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039F" w:rsidRPr="00D435B6" w:rsidRDefault="00F0039F" w:rsidP="00823C87">
      <w:pPr>
        <w:spacing w:line="360" w:lineRule="auto"/>
        <w:jc w:val="both"/>
        <w:rPr>
          <w:rFonts w:ascii="Times New Roman" w:hAnsi="Times New Roman" w:cs="Times New Roman"/>
          <w:color w:val="FF0000"/>
          <w:sz w:val="26"/>
          <w:szCs w:val="26"/>
        </w:rPr>
      </w:pPr>
      <w:r w:rsidRPr="00D435B6">
        <w:rPr>
          <w:rFonts w:ascii="Times New Roman" w:hAnsi="Times New Roman" w:cs="Times New Roman"/>
          <w:noProof/>
          <w:color w:val="FF0000"/>
          <w:sz w:val="26"/>
          <w:szCs w:val="26"/>
        </w:rPr>
        <w:drawing>
          <wp:inline distT="0" distB="0" distL="0" distR="0" wp14:anchorId="1939492E" wp14:editId="45B938D6">
            <wp:extent cx="2009775" cy="92736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MA-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5420" cy="934586"/>
                    </a:xfrm>
                    <a:prstGeom prst="rect">
                      <a:avLst/>
                    </a:prstGeom>
                  </pic:spPr>
                </pic:pic>
              </a:graphicData>
            </a:graphic>
          </wp:inline>
        </w:drawing>
      </w:r>
    </w:p>
    <w:p w:rsidR="00A21732" w:rsidRDefault="00A21732" w:rsidP="00622C62">
      <w:pPr>
        <w:spacing w:line="360" w:lineRule="auto"/>
        <w:jc w:val="center"/>
        <w:rPr>
          <w:rFonts w:ascii="Times New Roman" w:hAnsi="Times New Roman" w:cs="Times New Roman"/>
          <w:color w:val="FF0000"/>
          <w:sz w:val="26"/>
          <w:szCs w:val="26"/>
        </w:rPr>
      </w:pPr>
    </w:p>
    <w:p w:rsidR="00A21732" w:rsidRDefault="00A21732" w:rsidP="00622C62">
      <w:pPr>
        <w:spacing w:line="360" w:lineRule="auto"/>
        <w:jc w:val="center"/>
        <w:rPr>
          <w:rFonts w:ascii="Times New Roman" w:hAnsi="Times New Roman" w:cs="Times New Roman"/>
          <w:color w:val="FF0000"/>
          <w:sz w:val="26"/>
          <w:szCs w:val="26"/>
        </w:rPr>
      </w:pPr>
    </w:p>
    <w:p w:rsidR="00A21732" w:rsidRDefault="00A21732" w:rsidP="00622C62">
      <w:pPr>
        <w:spacing w:line="360" w:lineRule="auto"/>
        <w:jc w:val="center"/>
        <w:rPr>
          <w:rFonts w:ascii="Times New Roman" w:hAnsi="Times New Roman" w:cs="Times New Roman"/>
          <w:color w:val="FF0000"/>
          <w:sz w:val="26"/>
          <w:szCs w:val="26"/>
        </w:rPr>
      </w:pPr>
    </w:p>
    <w:p w:rsidR="00A21732" w:rsidRDefault="00A21732" w:rsidP="00622C62">
      <w:pPr>
        <w:spacing w:line="360" w:lineRule="auto"/>
        <w:jc w:val="center"/>
        <w:rPr>
          <w:rFonts w:ascii="Times New Roman" w:hAnsi="Times New Roman" w:cs="Times New Roman"/>
          <w:color w:val="FF0000"/>
          <w:sz w:val="26"/>
          <w:szCs w:val="26"/>
        </w:rPr>
      </w:pPr>
    </w:p>
    <w:p w:rsidR="00F0039F" w:rsidRPr="00D435B6" w:rsidRDefault="00F0039F" w:rsidP="00622C62">
      <w:pPr>
        <w:spacing w:line="360" w:lineRule="auto"/>
        <w:jc w:val="center"/>
        <w:rPr>
          <w:rFonts w:ascii="Times New Roman" w:hAnsi="Times New Roman" w:cs="Times New Roman"/>
          <w:color w:val="FF0000"/>
          <w:sz w:val="26"/>
          <w:szCs w:val="26"/>
        </w:rPr>
      </w:pPr>
      <w:r w:rsidRPr="00D435B6">
        <w:rPr>
          <w:rFonts w:ascii="Times New Roman" w:hAnsi="Times New Roman" w:cs="Times New Roman"/>
          <w:color w:val="FF0000"/>
          <w:sz w:val="26"/>
          <w:szCs w:val="26"/>
        </w:rPr>
        <w:t>TÀI LIỆU</w:t>
      </w:r>
    </w:p>
    <w:p w:rsidR="00F0039F" w:rsidRPr="00D435B6" w:rsidRDefault="00F0039F" w:rsidP="00622C62">
      <w:pPr>
        <w:spacing w:line="360" w:lineRule="auto"/>
        <w:jc w:val="center"/>
        <w:rPr>
          <w:rFonts w:ascii="Times New Roman" w:hAnsi="Times New Roman" w:cs="Times New Roman"/>
          <w:color w:val="FF0000"/>
          <w:sz w:val="26"/>
          <w:szCs w:val="26"/>
        </w:rPr>
      </w:pPr>
      <w:r w:rsidRPr="00D435B6">
        <w:rPr>
          <w:rFonts w:ascii="Times New Roman" w:hAnsi="Times New Roman" w:cs="Times New Roman"/>
          <w:color w:val="FF0000"/>
          <w:sz w:val="26"/>
          <w:szCs w:val="26"/>
        </w:rPr>
        <w:t>ĐẶC TẢ YÊU CẦU PHẦN MỀM</w:t>
      </w:r>
      <w:r w:rsidR="00893097">
        <w:rPr>
          <w:rFonts w:ascii="Times New Roman" w:hAnsi="Times New Roman" w:cs="Times New Roman"/>
          <w:color w:val="FF0000"/>
          <w:sz w:val="26"/>
          <w:szCs w:val="26"/>
        </w:rPr>
        <w:t xml:space="preserve"> CTS</w:t>
      </w:r>
    </w:p>
    <w:p w:rsidR="00F0039F" w:rsidRDefault="00D6210C" w:rsidP="00231D50">
      <w:pPr>
        <w:spacing w:line="360" w:lineRule="auto"/>
        <w:jc w:val="center"/>
        <w:rPr>
          <w:rFonts w:ascii="Times New Roman" w:hAnsi="Times New Roman" w:cs="Times New Roman"/>
          <w:color w:val="FF0000"/>
          <w:sz w:val="26"/>
          <w:szCs w:val="26"/>
        </w:rPr>
      </w:pPr>
      <w:r>
        <w:rPr>
          <w:rFonts w:ascii="Times New Roman" w:hAnsi="Times New Roman" w:cs="Times New Roman"/>
          <w:noProof/>
          <w:color w:val="FF0000"/>
          <w:sz w:val="26"/>
          <w:szCs w:val="26"/>
        </w:rPr>
        <w:drawing>
          <wp:anchor distT="0" distB="0" distL="114300" distR="114300" simplePos="0" relativeHeight="251656704" behindDoc="0" locked="0" layoutInCell="1" allowOverlap="1">
            <wp:simplePos x="0" y="0"/>
            <wp:positionH relativeFrom="column">
              <wp:posOffset>824865</wp:posOffset>
            </wp:positionH>
            <wp:positionV relativeFrom="margin">
              <wp:align>center</wp:align>
            </wp:positionV>
            <wp:extent cx="4204353" cy="21082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png"/>
                    <pic:cNvPicPr/>
                  </pic:nvPicPr>
                  <pic:blipFill>
                    <a:blip r:embed="rId9">
                      <a:extLst>
                        <a:ext uri="{28A0092B-C50C-407E-A947-70E740481C1C}">
                          <a14:useLocalDpi xmlns:a14="http://schemas.microsoft.com/office/drawing/2010/main" val="0"/>
                        </a:ext>
                      </a:extLst>
                    </a:blip>
                    <a:stretch>
                      <a:fillRect/>
                    </a:stretch>
                  </pic:blipFill>
                  <pic:spPr>
                    <a:xfrm>
                      <a:off x="0" y="0"/>
                      <a:ext cx="4204353" cy="2108200"/>
                    </a:xfrm>
                    <a:prstGeom prst="rect">
                      <a:avLst/>
                    </a:prstGeom>
                  </pic:spPr>
                </pic:pic>
              </a:graphicData>
            </a:graphic>
          </wp:anchor>
        </w:drawing>
      </w:r>
    </w:p>
    <w:p w:rsidR="00D6210C" w:rsidRPr="00D435B6" w:rsidRDefault="00D6210C" w:rsidP="00231D50">
      <w:pPr>
        <w:spacing w:line="360" w:lineRule="auto"/>
        <w:jc w:val="center"/>
        <w:rPr>
          <w:rFonts w:ascii="Times New Roman" w:hAnsi="Times New Roman" w:cs="Times New Roman"/>
          <w:color w:val="FF0000"/>
          <w:sz w:val="26"/>
          <w:szCs w:val="26"/>
        </w:rPr>
      </w:pPr>
    </w:p>
    <w:p w:rsidR="006E3EE9" w:rsidRPr="00D6210C" w:rsidRDefault="00F0039F" w:rsidP="00823C87">
      <w:pPr>
        <w:spacing w:line="360" w:lineRule="auto"/>
        <w:jc w:val="both"/>
      </w:pPr>
      <w:r w:rsidRPr="00D6210C">
        <w:br w:type="page"/>
      </w:r>
    </w:p>
    <w:sdt>
      <w:sdtPr>
        <w:rPr>
          <w:rFonts w:ascii="Times New Roman" w:hAnsi="Times New Roman" w:cs="Times New Roman"/>
          <w:b/>
          <w:color w:val="000000" w:themeColor="text1"/>
          <w:sz w:val="26"/>
          <w:szCs w:val="26"/>
        </w:rPr>
        <w:id w:val="-1033957300"/>
        <w:docPartObj>
          <w:docPartGallery w:val="Table of Contents"/>
          <w:docPartUnique/>
        </w:docPartObj>
      </w:sdtPr>
      <w:sdtEndPr>
        <w:rPr>
          <w:bCs/>
          <w:noProof/>
        </w:rPr>
      </w:sdtEndPr>
      <w:sdtContent>
        <w:p w:rsidR="00893097" w:rsidRPr="0058434B" w:rsidRDefault="00893097" w:rsidP="00661208">
          <w:pPr>
            <w:spacing w:line="360" w:lineRule="auto"/>
            <w:jc w:val="center"/>
            <w:rPr>
              <w:rFonts w:ascii="Times New Roman" w:hAnsi="Times New Roman" w:cs="Times New Roman"/>
              <w:b/>
              <w:color w:val="000000" w:themeColor="text1"/>
              <w:sz w:val="26"/>
              <w:szCs w:val="26"/>
              <w:rPrChange w:id="0" w:author="Vo Cuong" w:date="2020-04-01T21:33:00Z">
                <w:rPr>
                  <w:b/>
                </w:rPr>
              </w:rPrChange>
            </w:rPr>
          </w:pPr>
          <w:r w:rsidRPr="0058434B">
            <w:rPr>
              <w:rFonts w:ascii="Times New Roman" w:hAnsi="Times New Roman" w:cs="Times New Roman"/>
              <w:b/>
              <w:color w:val="000000" w:themeColor="text1"/>
              <w:sz w:val="26"/>
              <w:szCs w:val="26"/>
              <w:rPrChange w:id="1" w:author="Vo Cuong" w:date="2020-04-01T21:33:00Z">
                <w:rPr>
                  <w:b/>
                </w:rPr>
              </w:rPrChange>
            </w:rPr>
            <w:t>MỤC LỤC</w:t>
          </w:r>
        </w:p>
        <w:p w:rsidR="0058434B" w:rsidRPr="0058434B" w:rsidRDefault="00893097">
          <w:pPr>
            <w:pStyle w:val="TOC1"/>
            <w:tabs>
              <w:tab w:val="left" w:pos="440"/>
              <w:tab w:val="right" w:leader="dot" w:pos="9064"/>
            </w:tabs>
            <w:rPr>
              <w:ins w:id="2" w:author="Vo Cuong" w:date="2020-04-01T21:32:00Z"/>
              <w:rFonts w:ascii="Times New Roman" w:eastAsiaTheme="minorEastAsia" w:hAnsi="Times New Roman" w:cs="Times New Roman"/>
              <w:b/>
              <w:noProof/>
              <w:sz w:val="26"/>
              <w:szCs w:val="26"/>
              <w:rPrChange w:id="3" w:author="Vo Cuong" w:date="2020-04-01T21:33:00Z">
                <w:rPr>
                  <w:ins w:id="4" w:author="Vo Cuong" w:date="2020-04-01T21:32:00Z"/>
                  <w:rFonts w:eastAsiaTheme="minorEastAsia"/>
                  <w:noProof/>
                </w:rPr>
              </w:rPrChange>
            </w:rPr>
          </w:pPr>
          <w:r w:rsidRPr="0058434B">
            <w:rPr>
              <w:rFonts w:ascii="Times New Roman" w:hAnsi="Times New Roman" w:cs="Times New Roman"/>
              <w:b/>
              <w:color w:val="000000" w:themeColor="text1"/>
              <w:sz w:val="26"/>
              <w:szCs w:val="26"/>
              <w:rPrChange w:id="5" w:author="Vo Cuong" w:date="2020-04-01T21:33:00Z">
                <w:rPr/>
              </w:rPrChange>
            </w:rPr>
            <w:fldChar w:fldCharType="begin"/>
          </w:r>
          <w:r w:rsidRPr="0058434B">
            <w:rPr>
              <w:rFonts w:ascii="Times New Roman" w:hAnsi="Times New Roman" w:cs="Times New Roman"/>
              <w:b/>
              <w:color w:val="000000" w:themeColor="text1"/>
              <w:sz w:val="26"/>
              <w:szCs w:val="26"/>
              <w:rPrChange w:id="6" w:author="Vo Cuong" w:date="2020-04-01T21:33:00Z">
                <w:rPr/>
              </w:rPrChange>
            </w:rPr>
            <w:instrText xml:space="preserve"> TOC \o "1-3" \h \z \u </w:instrText>
          </w:r>
          <w:r w:rsidRPr="0058434B">
            <w:rPr>
              <w:rFonts w:ascii="Times New Roman" w:hAnsi="Times New Roman" w:cs="Times New Roman"/>
              <w:b/>
              <w:color w:val="000000" w:themeColor="text1"/>
              <w:sz w:val="26"/>
              <w:szCs w:val="26"/>
              <w:rPrChange w:id="7" w:author="Vo Cuong" w:date="2020-04-01T21:33:00Z">
                <w:rPr>
                  <w:b/>
                  <w:bCs/>
                  <w:noProof/>
                </w:rPr>
              </w:rPrChange>
            </w:rPr>
            <w:fldChar w:fldCharType="separate"/>
          </w:r>
          <w:ins w:id="8" w:author="Vo Cuong" w:date="2020-04-01T21:32:00Z">
            <w:r w:rsidR="0058434B" w:rsidRPr="0058434B">
              <w:rPr>
                <w:rStyle w:val="Hyperlink"/>
                <w:rFonts w:ascii="Times New Roman" w:hAnsi="Times New Roman" w:cs="Times New Roman"/>
                <w:b/>
                <w:noProof/>
                <w:sz w:val="26"/>
                <w:szCs w:val="26"/>
                <w:rPrChange w:id="9" w:author="Vo Cuong" w:date="2020-04-01T21:33:00Z">
                  <w:rPr>
                    <w:rStyle w:val="Hyperlink"/>
                    <w:noProof/>
                  </w:rPr>
                </w:rPrChange>
              </w:rPr>
              <w:fldChar w:fldCharType="begin"/>
            </w:r>
            <w:r w:rsidR="0058434B" w:rsidRPr="0058434B">
              <w:rPr>
                <w:rStyle w:val="Hyperlink"/>
                <w:rFonts w:ascii="Times New Roman" w:hAnsi="Times New Roman" w:cs="Times New Roman"/>
                <w:b/>
                <w:noProof/>
                <w:sz w:val="26"/>
                <w:szCs w:val="26"/>
                <w:rPrChange w:id="10" w:author="Vo Cuong" w:date="2020-04-01T21:33:00Z">
                  <w:rPr>
                    <w:rStyle w:val="Hyperlink"/>
                    <w:noProof/>
                  </w:rPr>
                </w:rPrChange>
              </w:rPr>
              <w:instrText xml:space="preserve"> </w:instrText>
            </w:r>
            <w:r w:rsidR="0058434B" w:rsidRPr="0058434B">
              <w:rPr>
                <w:rFonts w:ascii="Times New Roman" w:hAnsi="Times New Roman" w:cs="Times New Roman"/>
                <w:b/>
                <w:noProof/>
                <w:sz w:val="26"/>
                <w:szCs w:val="26"/>
                <w:rPrChange w:id="11" w:author="Vo Cuong" w:date="2020-04-01T21:33:00Z">
                  <w:rPr>
                    <w:noProof/>
                  </w:rPr>
                </w:rPrChange>
              </w:rPr>
              <w:instrText>HYPERLINK \l "_Toc36669175"</w:instrText>
            </w:r>
            <w:r w:rsidR="0058434B" w:rsidRPr="0058434B">
              <w:rPr>
                <w:rStyle w:val="Hyperlink"/>
                <w:rFonts w:ascii="Times New Roman" w:hAnsi="Times New Roman" w:cs="Times New Roman"/>
                <w:b/>
                <w:noProof/>
                <w:sz w:val="26"/>
                <w:szCs w:val="26"/>
                <w:rPrChange w:id="12" w:author="Vo Cuong" w:date="2020-04-01T21:33:00Z">
                  <w:rPr>
                    <w:rStyle w:val="Hyperlink"/>
                    <w:noProof/>
                  </w:rPr>
                </w:rPrChange>
              </w:rPr>
              <w:instrText xml:space="preserve"> </w:instrText>
            </w:r>
            <w:r w:rsidR="0058434B" w:rsidRPr="0058434B">
              <w:rPr>
                <w:rStyle w:val="Hyperlink"/>
                <w:rFonts w:ascii="Times New Roman" w:hAnsi="Times New Roman" w:cs="Times New Roman"/>
                <w:b/>
                <w:noProof/>
                <w:sz w:val="26"/>
                <w:szCs w:val="26"/>
                <w:rPrChange w:id="13" w:author="Vo Cuong" w:date="2020-04-01T21:33:00Z">
                  <w:rPr>
                    <w:rStyle w:val="Hyperlink"/>
                    <w:noProof/>
                  </w:rPr>
                </w:rPrChange>
              </w:rPr>
              <w:fldChar w:fldCharType="separate"/>
            </w:r>
            <w:r w:rsidR="0058434B" w:rsidRPr="0058434B">
              <w:rPr>
                <w:rStyle w:val="Hyperlink"/>
                <w:rFonts w:ascii="Times New Roman" w:hAnsi="Times New Roman" w:cs="Times New Roman"/>
                <w:b/>
                <w:noProof/>
                <w:sz w:val="26"/>
                <w:szCs w:val="26"/>
                <w:rPrChange w:id="14" w:author="Vo Cuong" w:date="2020-04-01T21:33:00Z">
                  <w:rPr>
                    <w:rStyle w:val="Hyperlink"/>
                    <w:rFonts w:ascii="Times New Roman" w:hAnsi="Times New Roman" w:cs="Times New Roman"/>
                    <w:b/>
                    <w:noProof/>
                  </w:rPr>
                </w:rPrChange>
              </w:rPr>
              <w:t>I.</w:t>
            </w:r>
            <w:r w:rsidR="0058434B" w:rsidRPr="0058434B">
              <w:rPr>
                <w:rFonts w:ascii="Times New Roman" w:eastAsiaTheme="minorEastAsia" w:hAnsi="Times New Roman" w:cs="Times New Roman"/>
                <w:b/>
                <w:noProof/>
                <w:sz w:val="26"/>
                <w:szCs w:val="26"/>
                <w:rPrChange w:id="15" w:author="Vo Cuong" w:date="2020-04-01T21:33:00Z">
                  <w:rPr>
                    <w:rFonts w:eastAsiaTheme="minorEastAsia"/>
                    <w:noProof/>
                  </w:rPr>
                </w:rPrChange>
              </w:rPr>
              <w:tab/>
            </w:r>
            <w:r w:rsidR="0058434B" w:rsidRPr="0058434B">
              <w:rPr>
                <w:rStyle w:val="Hyperlink"/>
                <w:rFonts w:ascii="Times New Roman" w:hAnsi="Times New Roman" w:cs="Times New Roman"/>
                <w:b/>
                <w:noProof/>
                <w:sz w:val="26"/>
                <w:szCs w:val="26"/>
                <w:rPrChange w:id="16" w:author="Vo Cuong" w:date="2020-04-01T21:33:00Z">
                  <w:rPr>
                    <w:rStyle w:val="Hyperlink"/>
                    <w:rFonts w:ascii="Times New Roman" w:hAnsi="Times New Roman" w:cs="Times New Roman"/>
                    <w:b/>
                    <w:noProof/>
                  </w:rPr>
                </w:rPrChange>
              </w:rPr>
              <w:t>GIỚI THIỆU</w:t>
            </w:r>
            <w:r w:rsidR="0058434B" w:rsidRPr="0058434B">
              <w:rPr>
                <w:rFonts w:ascii="Times New Roman" w:hAnsi="Times New Roman" w:cs="Times New Roman"/>
                <w:b/>
                <w:noProof/>
                <w:webHidden/>
                <w:sz w:val="26"/>
                <w:szCs w:val="26"/>
                <w:rPrChange w:id="17" w:author="Vo Cuong" w:date="2020-04-01T21:33:00Z">
                  <w:rPr>
                    <w:noProof/>
                    <w:webHidden/>
                  </w:rPr>
                </w:rPrChange>
              </w:rPr>
              <w:tab/>
            </w:r>
            <w:r w:rsidR="0058434B" w:rsidRPr="0058434B">
              <w:rPr>
                <w:rFonts w:ascii="Times New Roman" w:hAnsi="Times New Roman" w:cs="Times New Roman"/>
                <w:b/>
                <w:noProof/>
                <w:webHidden/>
                <w:sz w:val="26"/>
                <w:szCs w:val="26"/>
                <w:rPrChange w:id="18" w:author="Vo Cuong" w:date="2020-04-01T21:33:00Z">
                  <w:rPr>
                    <w:noProof/>
                    <w:webHidden/>
                  </w:rPr>
                </w:rPrChange>
              </w:rPr>
              <w:fldChar w:fldCharType="begin"/>
            </w:r>
            <w:r w:rsidR="0058434B" w:rsidRPr="0058434B">
              <w:rPr>
                <w:rFonts w:ascii="Times New Roman" w:hAnsi="Times New Roman" w:cs="Times New Roman"/>
                <w:b/>
                <w:noProof/>
                <w:webHidden/>
                <w:sz w:val="26"/>
                <w:szCs w:val="26"/>
                <w:rPrChange w:id="19" w:author="Vo Cuong" w:date="2020-04-01T21:33:00Z">
                  <w:rPr>
                    <w:noProof/>
                    <w:webHidden/>
                  </w:rPr>
                </w:rPrChange>
              </w:rPr>
              <w:instrText xml:space="preserve"> PAGEREF _Toc36669175 \h </w:instrText>
            </w:r>
          </w:ins>
          <w:r w:rsidR="0058434B" w:rsidRPr="0058434B">
            <w:rPr>
              <w:rFonts w:ascii="Times New Roman" w:hAnsi="Times New Roman" w:cs="Times New Roman"/>
              <w:b/>
              <w:noProof/>
              <w:webHidden/>
              <w:sz w:val="26"/>
              <w:szCs w:val="26"/>
              <w:rPrChange w:id="20" w:author="Vo Cuong" w:date="2020-04-01T21:33:00Z">
                <w:rPr>
                  <w:rFonts w:ascii="Times New Roman" w:hAnsi="Times New Roman" w:cs="Times New Roman"/>
                  <w:b/>
                  <w:noProof/>
                  <w:webHidden/>
                  <w:sz w:val="26"/>
                  <w:szCs w:val="26"/>
                </w:rPr>
              </w:rPrChange>
            </w:rPr>
          </w:r>
          <w:r w:rsidR="0058434B" w:rsidRPr="0058434B">
            <w:rPr>
              <w:rFonts w:ascii="Times New Roman" w:hAnsi="Times New Roman" w:cs="Times New Roman"/>
              <w:b/>
              <w:noProof/>
              <w:webHidden/>
              <w:sz w:val="26"/>
              <w:szCs w:val="26"/>
              <w:rPrChange w:id="21" w:author="Vo Cuong" w:date="2020-04-01T21:33:00Z">
                <w:rPr>
                  <w:noProof/>
                  <w:webHidden/>
                </w:rPr>
              </w:rPrChange>
            </w:rPr>
            <w:fldChar w:fldCharType="separate"/>
          </w:r>
          <w:ins w:id="22" w:author="Vo Cuong" w:date="2020-04-04T15:30:00Z">
            <w:r w:rsidR="00611150">
              <w:rPr>
                <w:rFonts w:ascii="Times New Roman" w:hAnsi="Times New Roman" w:cs="Times New Roman"/>
                <w:b/>
                <w:noProof/>
                <w:webHidden/>
                <w:sz w:val="26"/>
                <w:szCs w:val="26"/>
              </w:rPr>
              <w:t>4</w:t>
            </w:r>
          </w:ins>
          <w:ins w:id="23" w:author="Vo Cuong" w:date="2020-04-01T21:32:00Z">
            <w:r w:rsidR="0058434B" w:rsidRPr="0058434B">
              <w:rPr>
                <w:rFonts w:ascii="Times New Roman" w:hAnsi="Times New Roman" w:cs="Times New Roman"/>
                <w:b/>
                <w:noProof/>
                <w:webHidden/>
                <w:sz w:val="26"/>
                <w:szCs w:val="26"/>
                <w:rPrChange w:id="24" w:author="Vo Cuong" w:date="2020-04-01T21:33:00Z">
                  <w:rPr>
                    <w:noProof/>
                    <w:webHidden/>
                  </w:rPr>
                </w:rPrChange>
              </w:rPr>
              <w:fldChar w:fldCharType="end"/>
            </w:r>
            <w:r w:rsidR="0058434B" w:rsidRPr="0058434B">
              <w:rPr>
                <w:rStyle w:val="Hyperlink"/>
                <w:rFonts w:ascii="Times New Roman" w:hAnsi="Times New Roman" w:cs="Times New Roman"/>
                <w:b/>
                <w:noProof/>
                <w:sz w:val="26"/>
                <w:szCs w:val="26"/>
                <w:rPrChange w:id="25" w:author="Vo Cuong" w:date="2020-04-01T21:33:00Z">
                  <w:rPr>
                    <w:rStyle w:val="Hyperlink"/>
                    <w:noProof/>
                  </w:rPr>
                </w:rPrChange>
              </w:rPr>
              <w:fldChar w:fldCharType="end"/>
            </w:r>
          </w:ins>
        </w:p>
        <w:p w:rsidR="0058434B" w:rsidRPr="0058434B" w:rsidRDefault="0058434B">
          <w:pPr>
            <w:pStyle w:val="TOC1"/>
            <w:tabs>
              <w:tab w:val="left" w:pos="660"/>
              <w:tab w:val="right" w:leader="dot" w:pos="9064"/>
            </w:tabs>
            <w:rPr>
              <w:ins w:id="26" w:author="Vo Cuong" w:date="2020-04-01T21:32:00Z"/>
              <w:rFonts w:ascii="Times New Roman" w:eastAsiaTheme="minorEastAsia" w:hAnsi="Times New Roman" w:cs="Times New Roman"/>
              <w:b/>
              <w:noProof/>
              <w:sz w:val="26"/>
              <w:szCs w:val="26"/>
              <w:rPrChange w:id="27" w:author="Vo Cuong" w:date="2020-04-01T21:33:00Z">
                <w:rPr>
                  <w:ins w:id="28" w:author="Vo Cuong" w:date="2020-04-01T21:32:00Z"/>
                  <w:rFonts w:eastAsiaTheme="minorEastAsia"/>
                  <w:noProof/>
                </w:rPr>
              </w:rPrChange>
            </w:rPr>
          </w:pPr>
          <w:ins w:id="29" w:author="Vo Cuong" w:date="2020-04-01T21:32:00Z">
            <w:r w:rsidRPr="0058434B">
              <w:rPr>
                <w:rStyle w:val="Hyperlink"/>
                <w:rFonts w:ascii="Times New Roman" w:hAnsi="Times New Roman" w:cs="Times New Roman"/>
                <w:b/>
                <w:noProof/>
                <w:sz w:val="26"/>
                <w:szCs w:val="26"/>
                <w:rPrChange w:id="30" w:author="Vo Cuong" w:date="2020-04-01T21:33:00Z">
                  <w:rPr>
                    <w:rStyle w:val="Hyperlink"/>
                    <w:noProof/>
                  </w:rPr>
                </w:rPrChange>
              </w:rPr>
              <w:fldChar w:fldCharType="begin"/>
            </w:r>
            <w:r w:rsidRPr="0058434B">
              <w:rPr>
                <w:rStyle w:val="Hyperlink"/>
                <w:rFonts w:ascii="Times New Roman" w:hAnsi="Times New Roman" w:cs="Times New Roman"/>
                <w:b/>
                <w:noProof/>
                <w:sz w:val="26"/>
                <w:szCs w:val="26"/>
                <w:rPrChange w:id="31" w:author="Vo Cuong" w:date="2020-04-01T21:33:00Z">
                  <w:rPr>
                    <w:rStyle w:val="Hyperlink"/>
                    <w:noProof/>
                  </w:rPr>
                </w:rPrChange>
              </w:rPr>
              <w:instrText xml:space="preserve"> </w:instrText>
            </w:r>
            <w:r w:rsidRPr="0058434B">
              <w:rPr>
                <w:rFonts w:ascii="Times New Roman" w:hAnsi="Times New Roman" w:cs="Times New Roman"/>
                <w:b/>
                <w:noProof/>
                <w:sz w:val="26"/>
                <w:szCs w:val="26"/>
                <w:rPrChange w:id="32" w:author="Vo Cuong" w:date="2020-04-01T21:33:00Z">
                  <w:rPr>
                    <w:noProof/>
                  </w:rPr>
                </w:rPrChange>
              </w:rPr>
              <w:instrText>HYPERLINK \l "_Toc36669176"</w:instrText>
            </w:r>
            <w:r w:rsidRPr="0058434B">
              <w:rPr>
                <w:rStyle w:val="Hyperlink"/>
                <w:rFonts w:ascii="Times New Roman" w:hAnsi="Times New Roman" w:cs="Times New Roman"/>
                <w:b/>
                <w:noProof/>
                <w:sz w:val="26"/>
                <w:szCs w:val="26"/>
                <w:rPrChange w:id="33" w:author="Vo Cuong" w:date="2020-04-01T21:33:00Z">
                  <w:rPr>
                    <w:rStyle w:val="Hyperlink"/>
                    <w:noProof/>
                  </w:rPr>
                </w:rPrChange>
              </w:rPr>
              <w:instrText xml:space="preserve"> </w:instrText>
            </w:r>
            <w:r w:rsidRPr="0058434B">
              <w:rPr>
                <w:rStyle w:val="Hyperlink"/>
                <w:rFonts w:ascii="Times New Roman" w:hAnsi="Times New Roman" w:cs="Times New Roman"/>
                <w:b/>
                <w:noProof/>
                <w:sz w:val="26"/>
                <w:szCs w:val="26"/>
                <w:rPrChange w:id="34" w:author="Vo Cuong" w:date="2020-04-01T21:33:00Z">
                  <w:rPr>
                    <w:rStyle w:val="Hyperlink"/>
                    <w:noProof/>
                  </w:rPr>
                </w:rPrChange>
              </w:rPr>
              <w:fldChar w:fldCharType="separate"/>
            </w:r>
            <w:r w:rsidRPr="0058434B">
              <w:rPr>
                <w:rStyle w:val="Hyperlink"/>
                <w:rFonts w:ascii="Times New Roman" w:hAnsi="Times New Roman" w:cs="Times New Roman"/>
                <w:b/>
                <w:noProof/>
                <w:sz w:val="26"/>
                <w:szCs w:val="26"/>
                <w:rPrChange w:id="35" w:author="Vo Cuong" w:date="2020-04-01T21:33:00Z">
                  <w:rPr>
                    <w:rStyle w:val="Hyperlink"/>
                    <w:rFonts w:ascii="Times New Roman" w:hAnsi="Times New Roman" w:cs="Times New Roman"/>
                    <w:b/>
                    <w:noProof/>
                  </w:rPr>
                </w:rPrChange>
              </w:rPr>
              <w:t>II.</w:t>
            </w:r>
            <w:r w:rsidRPr="0058434B">
              <w:rPr>
                <w:rFonts w:ascii="Times New Roman" w:eastAsiaTheme="minorEastAsia" w:hAnsi="Times New Roman" w:cs="Times New Roman"/>
                <w:b/>
                <w:noProof/>
                <w:sz w:val="26"/>
                <w:szCs w:val="26"/>
                <w:rPrChange w:id="36" w:author="Vo Cuong" w:date="2020-04-01T21:33:00Z">
                  <w:rPr>
                    <w:rFonts w:eastAsiaTheme="minorEastAsia"/>
                    <w:noProof/>
                  </w:rPr>
                </w:rPrChange>
              </w:rPr>
              <w:tab/>
            </w:r>
            <w:r w:rsidRPr="0058434B">
              <w:rPr>
                <w:rStyle w:val="Hyperlink"/>
                <w:rFonts w:ascii="Times New Roman" w:hAnsi="Times New Roman" w:cs="Times New Roman"/>
                <w:b/>
                <w:noProof/>
                <w:sz w:val="26"/>
                <w:szCs w:val="26"/>
                <w:rPrChange w:id="37" w:author="Vo Cuong" w:date="2020-04-01T21:33:00Z">
                  <w:rPr>
                    <w:rStyle w:val="Hyperlink"/>
                    <w:rFonts w:ascii="Times New Roman" w:hAnsi="Times New Roman" w:cs="Times New Roman"/>
                    <w:b/>
                    <w:noProof/>
                  </w:rPr>
                </w:rPrChange>
              </w:rPr>
              <w:t>TỔNG QUAN VỀ HỆ THỐNG</w:t>
            </w:r>
            <w:r w:rsidRPr="0058434B">
              <w:rPr>
                <w:rFonts w:ascii="Times New Roman" w:hAnsi="Times New Roman" w:cs="Times New Roman"/>
                <w:b/>
                <w:noProof/>
                <w:webHidden/>
                <w:sz w:val="26"/>
                <w:szCs w:val="26"/>
                <w:rPrChange w:id="38" w:author="Vo Cuong" w:date="2020-04-01T21:33:00Z">
                  <w:rPr>
                    <w:noProof/>
                    <w:webHidden/>
                  </w:rPr>
                </w:rPrChange>
              </w:rPr>
              <w:tab/>
            </w:r>
            <w:r w:rsidRPr="0058434B">
              <w:rPr>
                <w:rFonts w:ascii="Times New Roman" w:hAnsi="Times New Roman" w:cs="Times New Roman"/>
                <w:b/>
                <w:noProof/>
                <w:webHidden/>
                <w:sz w:val="26"/>
                <w:szCs w:val="26"/>
                <w:rPrChange w:id="39" w:author="Vo Cuong" w:date="2020-04-01T21:33:00Z">
                  <w:rPr>
                    <w:noProof/>
                    <w:webHidden/>
                  </w:rPr>
                </w:rPrChange>
              </w:rPr>
              <w:fldChar w:fldCharType="begin"/>
            </w:r>
            <w:r w:rsidRPr="0058434B">
              <w:rPr>
                <w:rFonts w:ascii="Times New Roman" w:hAnsi="Times New Roman" w:cs="Times New Roman"/>
                <w:b/>
                <w:noProof/>
                <w:webHidden/>
                <w:sz w:val="26"/>
                <w:szCs w:val="26"/>
                <w:rPrChange w:id="40" w:author="Vo Cuong" w:date="2020-04-01T21:33:00Z">
                  <w:rPr>
                    <w:noProof/>
                    <w:webHidden/>
                  </w:rPr>
                </w:rPrChange>
              </w:rPr>
              <w:instrText xml:space="preserve"> PAGEREF _Toc36669176 \h </w:instrText>
            </w:r>
          </w:ins>
          <w:r w:rsidRPr="0058434B">
            <w:rPr>
              <w:rFonts w:ascii="Times New Roman" w:hAnsi="Times New Roman" w:cs="Times New Roman"/>
              <w:b/>
              <w:noProof/>
              <w:webHidden/>
              <w:sz w:val="26"/>
              <w:szCs w:val="26"/>
              <w:rPrChange w:id="41" w:author="Vo Cuong" w:date="2020-04-01T21:33:00Z">
                <w:rPr>
                  <w:rFonts w:ascii="Times New Roman" w:hAnsi="Times New Roman" w:cs="Times New Roman"/>
                  <w:b/>
                  <w:noProof/>
                  <w:webHidden/>
                  <w:sz w:val="26"/>
                  <w:szCs w:val="26"/>
                </w:rPr>
              </w:rPrChange>
            </w:rPr>
          </w:r>
          <w:r w:rsidRPr="0058434B">
            <w:rPr>
              <w:rFonts w:ascii="Times New Roman" w:hAnsi="Times New Roman" w:cs="Times New Roman"/>
              <w:b/>
              <w:noProof/>
              <w:webHidden/>
              <w:sz w:val="26"/>
              <w:szCs w:val="26"/>
              <w:rPrChange w:id="42" w:author="Vo Cuong" w:date="2020-04-01T21:33:00Z">
                <w:rPr>
                  <w:noProof/>
                  <w:webHidden/>
                </w:rPr>
              </w:rPrChange>
            </w:rPr>
            <w:fldChar w:fldCharType="separate"/>
          </w:r>
          <w:ins w:id="43" w:author="Vo Cuong" w:date="2020-04-04T15:30:00Z">
            <w:r w:rsidR="00611150">
              <w:rPr>
                <w:rFonts w:ascii="Times New Roman" w:hAnsi="Times New Roman" w:cs="Times New Roman"/>
                <w:b/>
                <w:noProof/>
                <w:webHidden/>
                <w:sz w:val="26"/>
                <w:szCs w:val="26"/>
              </w:rPr>
              <w:t>4</w:t>
            </w:r>
          </w:ins>
          <w:ins w:id="44" w:author="Vo Cuong" w:date="2020-04-01T21:32:00Z">
            <w:r w:rsidRPr="0058434B">
              <w:rPr>
                <w:rFonts w:ascii="Times New Roman" w:hAnsi="Times New Roman" w:cs="Times New Roman"/>
                <w:b/>
                <w:noProof/>
                <w:webHidden/>
                <w:sz w:val="26"/>
                <w:szCs w:val="26"/>
                <w:rPrChange w:id="45" w:author="Vo Cuong" w:date="2020-04-01T21:33:00Z">
                  <w:rPr>
                    <w:noProof/>
                    <w:webHidden/>
                  </w:rPr>
                </w:rPrChange>
              </w:rPr>
              <w:fldChar w:fldCharType="end"/>
            </w:r>
            <w:r w:rsidRPr="0058434B">
              <w:rPr>
                <w:rStyle w:val="Hyperlink"/>
                <w:rFonts w:ascii="Times New Roman" w:hAnsi="Times New Roman" w:cs="Times New Roman"/>
                <w:b/>
                <w:noProof/>
                <w:sz w:val="26"/>
                <w:szCs w:val="26"/>
                <w:rPrChange w:id="46" w:author="Vo Cuong" w:date="2020-04-01T21:33:00Z">
                  <w:rPr>
                    <w:rStyle w:val="Hyperlink"/>
                    <w:noProof/>
                  </w:rPr>
                </w:rPrChange>
              </w:rPr>
              <w:fldChar w:fldCharType="end"/>
            </w:r>
          </w:ins>
        </w:p>
        <w:p w:rsidR="0058434B" w:rsidRPr="0058434B" w:rsidRDefault="0058434B">
          <w:pPr>
            <w:pStyle w:val="TOC2"/>
            <w:tabs>
              <w:tab w:val="left" w:pos="660"/>
              <w:tab w:val="right" w:leader="dot" w:pos="9064"/>
            </w:tabs>
            <w:rPr>
              <w:ins w:id="47" w:author="Vo Cuong" w:date="2020-04-01T21:32:00Z"/>
              <w:rFonts w:ascii="Times New Roman" w:eastAsiaTheme="minorEastAsia" w:hAnsi="Times New Roman" w:cs="Times New Roman"/>
              <w:b/>
              <w:noProof/>
              <w:sz w:val="26"/>
              <w:szCs w:val="26"/>
              <w:rPrChange w:id="48" w:author="Vo Cuong" w:date="2020-04-01T21:33:00Z">
                <w:rPr>
                  <w:ins w:id="49" w:author="Vo Cuong" w:date="2020-04-01T21:32:00Z"/>
                  <w:rFonts w:eastAsiaTheme="minorEastAsia"/>
                  <w:noProof/>
                </w:rPr>
              </w:rPrChange>
            </w:rPr>
          </w:pPr>
          <w:ins w:id="50" w:author="Vo Cuong" w:date="2020-04-01T21:32:00Z">
            <w:r w:rsidRPr="0058434B">
              <w:rPr>
                <w:rStyle w:val="Hyperlink"/>
                <w:rFonts w:ascii="Times New Roman" w:hAnsi="Times New Roman" w:cs="Times New Roman"/>
                <w:b/>
                <w:noProof/>
                <w:sz w:val="26"/>
                <w:szCs w:val="26"/>
                <w:rPrChange w:id="51" w:author="Vo Cuong" w:date="2020-04-01T21:33:00Z">
                  <w:rPr>
                    <w:rStyle w:val="Hyperlink"/>
                    <w:noProof/>
                  </w:rPr>
                </w:rPrChange>
              </w:rPr>
              <w:fldChar w:fldCharType="begin"/>
            </w:r>
            <w:r w:rsidRPr="0058434B">
              <w:rPr>
                <w:rStyle w:val="Hyperlink"/>
                <w:rFonts w:ascii="Times New Roman" w:hAnsi="Times New Roman" w:cs="Times New Roman"/>
                <w:b/>
                <w:noProof/>
                <w:sz w:val="26"/>
                <w:szCs w:val="26"/>
                <w:rPrChange w:id="52" w:author="Vo Cuong" w:date="2020-04-01T21:33:00Z">
                  <w:rPr>
                    <w:rStyle w:val="Hyperlink"/>
                    <w:noProof/>
                  </w:rPr>
                </w:rPrChange>
              </w:rPr>
              <w:instrText xml:space="preserve"> </w:instrText>
            </w:r>
            <w:r w:rsidRPr="0058434B">
              <w:rPr>
                <w:rFonts w:ascii="Times New Roman" w:hAnsi="Times New Roman" w:cs="Times New Roman"/>
                <w:b/>
                <w:noProof/>
                <w:sz w:val="26"/>
                <w:szCs w:val="26"/>
                <w:rPrChange w:id="53" w:author="Vo Cuong" w:date="2020-04-01T21:33:00Z">
                  <w:rPr>
                    <w:noProof/>
                  </w:rPr>
                </w:rPrChange>
              </w:rPr>
              <w:instrText>HYPERLINK \l "_Toc36669177"</w:instrText>
            </w:r>
            <w:r w:rsidRPr="0058434B">
              <w:rPr>
                <w:rStyle w:val="Hyperlink"/>
                <w:rFonts w:ascii="Times New Roman" w:hAnsi="Times New Roman" w:cs="Times New Roman"/>
                <w:b/>
                <w:noProof/>
                <w:sz w:val="26"/>
                <w:szCs w:val="26"/>
                <w:rPrChange w:id="54" w:author="Vo Cuong" w:date="2020-04-01T21:33:00Z">
                  <w:rPr>
                    <w:rStyle w:val="Hyperlink"/>
                    <w:noProof/>
                  </w:rPr>
                </w:rPrChange>
              </w:rPr>
              <w:instrText xml:space="preserve"> </w:instrText>
            </w:r>
            <w:r w:rsidRPr="0058434B">
              <w:rPr>
                <w:rStyle w:val="Hyperlink"/>
                <w:rFonts w:ascii="Times New Roman" w:hAnsi="Times New Roman" w:cs="Times New Roman"/>
                <w:b/>
                <w:noProof/>
                <w:sz w:val="26"/>
                <w:szCs w:val="26"/>
                <w:rPrChange w:id="55" w:author="Vo Cuong" w:date="2020-04-01T21:33:00Z">
                  <w:rPr>
                    <w:rStyle w:val="Hyperlink"/>
                    <w:noProof/>
                  </w:rPr>
                </w:rPrChange>
              </w:rPr>
              <w:fldChar w:fldCharType="separate"/>
            </w:r>
            <w:r w:rsidRPr="0058434B">
              <w:rPr>
                <w:rStyle w:val="Hyperlink"/>
                <w:rFonts w:ascii="Times New Roman" w:hAnsi="Times New Roman" w:cs="Times New Roman"/>
                <w:b/>
                <w:noProof/>
                <w:sz w:val="26"/>
                <w:szCs w:val="26"/>
                <w:rPrChange w:id="56" w:author="Vo Cuong" w:date="2020-04-01T21:33:00Z">
                  <w:rPr>
                    <w:rStyle w:val="Hyperlink"/>
                    <w:rFonts w:ascii="Times New Roman" w:hAnsi="Times New Roman" w:cs="Times New Roman"/>
                    <w:b/>
                    <w:noProof/>
                  </w:rPr>
                </w:rPrChange>
              </w:rPr>
              <w:t>1.</w:t>
            </w:r>
            <w:r w:rsidRPr="0058434B">
              <w:rPr>
                <w:rFonts w:ascii="Times New Roman" w:eastAsiaTheme="minorEastAsia" w:hAnsi="Times New Roman" w:cs="Times New Roman"/>
                <w:b/>
                <w:noProof/>
                <w:sz w:val="26"/>
                <w:szCs w:val="26"/>
                <w:rPrChange w:id="57" w:author="Vo Cuong" w:date="2020-04-01T21:33:00Z">
                  <w:rPr>
                    <w:rFonts w:eastAsiaTheme="minorEastAsia"/>
                    <w:noProof/>
                  </w:rPr>
                </w:rPrChange>
              </w:rPr>
              <w:tab/>
            </w:r>
            <w:r w:rsidRPr="0058434B">
              <w:rPr>
                <w:rStyle w:val="Hyperlink"/>
                <w:rFonts w:ascii="Times New Roman" w:hAnsi="Times New Roman" w:cs="Times New Roman"/>
                <w:b/>
                <w:noProof/>
                <w:sz w:val="26"/>
                <w:szCs w:val="26"/>
                <w:rPrChange w:id="58" w:author="Vo Cuong" w:date="2020-04-01T21:33:00Z">
                  <w:rPr>
                    <w:rStyle w:val="Hyperlink"/>
                    <w:rFonts w:ascii="Times New Roman" w:hAnsi="Times New Roman" w:cs="Times New Roman"/>
                    <w:b/>
                    <w:noProof/>
                  </w:rPr>
                </w:rPrChange>
              </w:rPr>
              <w:t>Chức năng chính của hệ thống</w:t>
            </w:r>
            <w:r w:rsidRPr="0058434B">
              <w:rPr>
                <w:rFonts w:ascii="Times New Roman" w:hAnsi="Times New Roman" w:cs="Times New Roman"/>
                <w:b/>
                <w:noProof/>
                <w:webHidden/>
                <w:sz w:val="26"/>
                <w:szCs w:val="26"/>
                <w:rPrChange w:id="59" w:author="Vo Cuong" w:date="2020-04-01T21:33:00Z">
                  <w:rPr>
                    <w:noProof/>
                    <w:webHidden/>
                  </w:rPr>
                </w:rPrChange>
              </w:rPr>
              <w:tab/>
            </w:r>
            <w:r w:rsidRPr="0058434B">
              <w:rPr>
                <w:rFonts w:ascii="Times New Roman" w:hAnsi="Times New Roman" w:cs="Times New Roman"/>
                <w:b/>
                <w:noProof/>
                <w:webHidden/>
                <w:sz w:val="26"/>
                <w:szCs w:val="26"/>
                <w:rPrChange w:id="60" w:author="Vo Cuong" w:date="2020-04-01T21:33:00Z">
                  <w:rPr>
                    <w:noProof/>
                    <w:webHidden/>
                  </w:rPr>
                </w:rPrChange>
              </w:rPr>
              <w:fldChar w:fldCharType="begin"/>
            </w:r>
            <w:r w:rsidRPr="0058434B">
              <w:rPr>
                <w:rFonts w:ascii="Times New Roman" w:hAnsi="Times New Roman" w:cs="Times New Roman"/>
                <w:b/>
                <w:noProof/>
                <w:webHidden/>
                <w:sz w:val="26"/>
                <w:szCs w:val="26"/>
                <w:rPrChange w:id="61" w:author="Vo Cuong" w:date="2020-04-01T21:33:00Z">
                  <w:rPr>
                    <w:noProof/>
                    <w:webHidden/>
                  </w:rPr>
                </w:rPrChange>
              </w:rPr>
              <w:instrText xml:space="preserve"> PAGEREF _Toc36669177 \h </w:instrText>
            </w:r>
          </w:ins>
          <w:r w:rsidRPr="0058434B">
            <w:rPr>
              <w:rFonts w:ascii="Times New Roman" w:hAnsi="Times New Roman" w:cs="Times New Roman"/>
              <w:b/>
              <w:noProof/>
              <w:webHidden/>
              <w:sz w:val="26"/>
              <w:szCs w:val="26"/>
              <w:rPrChange w:id="62" w:author="Vo Cuong" w:date="2020-04-01T21:33:00Z">
                <w:rPr>
                  <w:rFonts w:ascii="Times New Roman" w:hAnsi="Times New Roman" w:cs="Times New Roman"/>
                  <w:b/>
                  <w:noProof/>
                  <w:webHidden/>
                  <w:sz w:val="26"/>
                  <w:szCs w:val="26"/>
                </w:rPr>
              </w:rPrChange>
            </w:rPr>
          </w:r>
          <w:r w:rsidRPr="0058434B">
            <w:rPr>
              <w:rFonts w:ascii="Times New Roman" w:hAnsi="Times New Roman" w:cs="Times New Roman"/>
              <w:b/>
              <w:noProof/>
              <w:webHidden/>
              <w:sz w:val="26"/>
              <w:szCs w:val="26"/>
              <w:rPrChange w:id="63" w:author="Vo Cuong" w:date="2020-04-01T21:33:00Z">
                <w:rPr>
                  <w:noProof/>
                  <w:webHidden/>
                </w:rPr>
              </w:rPrChange>
            </w:rPr>
            <w:fldChar w:fldCharType="separate"/>
          </w:r>
          <w:ins w:id="64" w:author="Vo Cuong" w:date="2020-04-04T15:30:00Z">
            <w:r w:rsidR="00611150">
              <w:rPr>
                <w:rFonts w:ascii="Times New Roman" w:hAnsi="Times New Roman" w:cs="Times New Roman"/>
                <w:b/>
                <w:noProof/>
                <w:webHidden/>
                <w:sz w:val="26"/>
                <w:szCs w:val="26"/>
              </w:rPr>
              <w:t>4</w:t>
            </w:r>
          </w:ins>
          <w:ins w:id="65" w:author="Vo Cuong" w:date="2020-04-01T21:32:00Z">
            <w:r w:rsidRPr="0058434B">
              <w:rPr>
                <w:rFonts w:ascii="Times New Roman" w:hAnsi="Times New Roman" w:cs="Times New Roman"/>
                <w:b/>
                <w:noProof/>
                <w:webHidden/>
                <w:sz w:val="26"/>
                <w:szCs w:val="26"/>
                <w:rPrChange w:id="66" w:author="Vo Cuong" w:date="2020-04-01T21:33:00Z">
                  <w:rPr>
                    <w:noProof/>
                    <w:webHidden/>
                  </w:rPr>
                </w:rPrChange>
              </w:rPr>
              <w:fldChar w:fldCharType="end"/>
            </w:r>
            <w:r w:rsidRPr="0058434B">
              <w:rPr>
                <w:rStyle w:val="Hyperlink"/>
                <w:rFonts w:ascii="Times New Roman" w:hAnsi="Times New Roman" w:cs="Times New Roman"/>
                <w:b/>
                <w:noProof/>
                <w:sz w:val="26"/>
                <w:szCs w:val="26"/>
                <w:rPrChange w:id="67" w:author="Vo Cuong" w:date="2020-04-01T21:33:00Z">
                  <w:rPr>
                    <w:rStyle w:val="Hyperlink"/>
                    <w:noProof/>
                  </w:rPr>
                </w:rPrChange>
              </w:rPr>
              <w:fldChar w:fldCharType="end"/>
            </w:r>
          </w:ins>
        </w:p>
        <w:p w:rsidR="0058434B" w:rsidRPr="0058434B" w:rsidRDefault="0058434B">
          <w:pPr>
            <w:pStyle w:val="TOC2"/>
            <w:tabs>
              <w:tab w:val="left" w:pos="660"/>
              <w:tab w:val="right" w:leader="dot" w:pos="9064"/>
            </w:tabs>
            <w:rPr>
              <w:ins w:id="68" w:author="Vo Cuong" w:date="2020-04-01T21:32:00Z"/>
              <w:rFonts w:ascii="Times New Roman" w:eastAsiaTheme="minorEastAsia" w:hAnsi="Times New Roman" w:cs="Times New Roman"/>
              <w:b/>
              <w:noProof/>
              <w:sz w:val="26"/>
              <w:szCs w:val="26"/>
              <w:rPrChange w:id="69" w:author="Vo Cuong" w:date="2020-04-01T21:33:00Z">
                <w:rPr>
                  <w:ins w:id="70" w:author="Vo Cuong" w:date="2020-04-01T21:32:00Z"/>
                  <w:rFonts w:eastAsiaTheme="minorEastAsia"/>
                  <w:noProof/>
                </w:rPr>
              </w:rPrChange>
            </w:rPr>
          </w:pPr>
          <w:ins w:id="71" w:author="Vo Cuong" w:date="2020-04-01T21:32:00Z">
            <w:r w:rsidRPr="0058434B">
              <w:rPr>
                <w:rStyle w:val="Hyperlink"/>
                <w:rFonts w:ascii="Times New Roman" w:hAnsi="Times New Roman" w:cs="Times New Roman"/>
                <w:b/>
                <w:noProof/>
                <w:sz w:val="26"/>
                <w:szCs w:val="26"/>
                <w:rPrChange w:id="72" w:author="Vo Cuong" w:date="2020-04-01T21:33:00Z">
                  <w:rPr>
                    <w:rStyle w:val="Hyperlink"/>
                    <w:noProof/>
                  </w:rPr>
                </w:rPrChange>
              </w:rPr>
              <w:fldChar w:fldCharType="begin"/>
            </w:r>
            <w:r w:rsidRPr="0058434B">
              <w:rPr>
                <w:rStyle w:val="Hyperlink"/>
                <w:rFonts w:ascii="Times New Roman" w:hAnsi="Times New Roman" w:cs="Times New Roman"/>
                <w:b/>
                <w:noProof/>
                <w:sz w:val="26"/>
                <w:szCs w:val="26"/>
                <w:rPrChange w:id="73" w:author="Vo Cuong" w:date="2020-04-01T21:33:00Z">
                  <w:rPr>
                    <w:rStyle w:val="Hyperlink"/>
                    <w:noProof/>
                  </w:rPr>
                </w:rPrChange>
              </w:rPr>
              <w:instrText xml:space="preserve"> </w:instrText>
            </w:r>
            <w:r w:rsidRPr="0058434B">
              <w:rPr>
                <w:rFonts w:ascii="Times New Roman" w:hAnsi="Times New Roman" w:cs="Times New Roman"/>
                <w:b/>
                <w:noProof/>
                <w:sz w:val="26"/>
                <w:szCs w:val="26"/>
                <w:rPrChange w:id="74" w:author="Vo Cuong" w:date="2020-04-01T21:33:00Z">
                  <w:rPr>
                    <w:noProof/>
                  </w:rPr>
                </w:rPrChange>
              </w:rPr>
              <w:instrText>HYPERLINK \l "_Toc36669178"</w:instrText>
            </w:r>
            <w:r w:rsidRPr="0058434B">
              <w:rPr>
                <w:rStyle w:val="Hyperlink"/>
                <w:rFonts w:ascii="Times New Roman" w:hAnsi="Times New Roman" w:cs="Times New Roman"/>
                <w:b/>
                <w:noProof/>
                <w:sz w:val="26"/>
                <w:szCs w:val="26"/>
                <w:rPrChange w:id="75" w:author="Vo Cuong" w:date="2020-04-01T21:33:00Z">
                  <w:rPr>
                    <w:rStyle w:val="Hyperlink"/>
                    <w:noProof/>
                  </w:rPr>
                </w:rPrChange>
              </w:rPr>
              <w:instrText xml:space="preserve"> </w:instrText>
            </w:r>
            <w:r w:rsidRPr="0058434B">
              <w:rPr>
                <w:rStyle w:val="Hyperlink"/>
                <w:rFonts w:ascii="Times New Roman" w:hAnsi="Times New Roman" w:cs="Times New Roman"/>
                <w:b/>
                <w:noProof/>
                <w:sz w:val="26"/>
                <w:szCs w:val="26"/>
                <w:rPrChange w:id="76" w:author="Vo Cuong" w:date="2020-04-01T21:33:00Z">
                  <w:rPr>
                    <w:rStyle w:val="Hyperlink"/>
                    <w:noProof/>
                  </w:rPr>
                </w:rPrChange>
              </w:rPr>
              <w:fldChar w:fldCharType="separate"/>
            </w:r>
            <w:r w:rsidRPr="0058434B">
              <w:rPr>
                <w:rStyle w:val="Hyperlink"/>
                <w:rFonts w:ascii="Times New Roman" w:hAnsi="Times New Roman" w:cs="Times New Roman"/>
                <w:b/>
                <w:noProof/>
                <w:sz w:val="26"/>
                <w:szCs w:val="26"/>
                <w:rPrChange w:id="77" w:author="Vo Cuong" w:date="2020-04-01T21:33:00Z">
                  <w:rPr>
                    <w:rStyle w:val="Hyperlink"/>
                    <w:rFonts w:ascii="Times New Roman" w:hAnsi="Times New Roman" w:cs="Times New Roman"/>
                    <w:b/>
                    <w:noProof/>
                  </w:rPr>
                </w:rPrChange>
              </w:rPr>
              <w:t>2.</w:t>
            </w:r>
            <w:r w:rsidRPr="0058434B">
              <w:rPr>
                <w:rFonts w:ascii="Times New Roman" w:eastAsiaTheme="minorEastAsia" w:hAnsi="Times New Roman" w:cs="Times New Roman"/>
                <w:b/>
                <w:noProof/>
                <w:sz w:val="26"/>
                <w:szCs w:val="26"/>
                <w:rPrChange w:id="78" w:author="Vo Cuong" w:date="2020-04-01T21:33:00Z">
                  <w:rPr>
                    <w:rFonts w:eastAsiaTheme="minorEastAsia"/>
                    <w:noProof/>
                  </w:rPr>
                </w:rPrChange>
              </w:rPr>
              <w:tab/>
            </w:r>
            <w:r w:rsidRPr="0058434B">
              <w:rPr>
                <w:rStyle w:val="Hyperlink"/>
                <w:rFonts w:ascii="Times New Roman" w:hAnsi="Times New Roman" w:cs="Times New Roman"/>
                <w:b/>
                <w:noProof/>
                <w:sz w:val="26"/>
                <w:szCs w:val="26"/>
                <w:rPrChange w:id="79" w:author="Vo Cuong" w:date="2020-04-01T21:33:00Z">
                  <w:rPr>
                    <w:rStyle w:val="Hyperlink"/>
                    <w:rFonts w:ascii="Times New Roman" w:hAnsi="Times New Roman" w:cs="Times New Roman"/>
                    <w:b/>
                    <w:noProof/>
                  </w:rPr>
                </w:rPrChange>
              </w:rPr>
              <w:t>Mô tả người dùng</w:t>
            </w:r>
            <w:r w:rsidRPr="0058434B">
              <w:rPr>
                <w:rFonts w:ascii="Times New Roman" w:hAnsi="Times New Roman" w:cs="Times New Roman"/>
                <w:b/>
                <w:noProof/>
                <w:webHidden/>
                <w:sz w:val="26"/>
                <w:szCs w:val="26"/>
                <w:rPrChange w:id="80" w:author="Vo Cuong" w:date="2020-04-01T21:33:00Z">
                  <w:rPr>
                    <w:noProof/>
                    <w:webHidden/>
                  </w:rPr>
                </w:rPrChange>
              </w:rPr>
              <w:tab/>
            </w:r>
            <w:r w:rsidRPr="0058434B">
              <w:rPr>
                <w:rFonts w:ascii="Times New Roman" w:hAnsi="Times New Roman" w:cs="Times New Roman"/>
                <w:b/>
                <w:noProof/>
                <w:webHidden/>
                <w:sz w:val="26"/>
                <w:szCs w:val="26"/>
                <w:rPrChange w:id="81" w:author="Vo Cuong" w:date="2020-04-01T21:33:00Z">
                  <w:rPr>
                    <w:noProof/>
                    <w:webHidden/>
                  </w:rPr>
                </w:rPrChange>
              </w:rPr>
              <w:fldChar w:fldCharType="begin"/>
            </w:r>
            <w:r w:rsidRPr="0058434B">
              <w:rPr>
                <w:rFonts w:ascii="Times New Roman" w:hAnsi="Times New Roman" w:cs="Times New Roman"/>
                <w:b/>
                <w:noProof/>
                <w:webHidden/>
                <w:sz w:val="26"/>
                <w:szCs w:val="26"/>
                <w:rPrChange w:id="82" w:author="Vo Cuong" w:date="2020-04-01T21:33:00Z">
                  <w:rPr>
                    <w:noProof/>
                    <w:webHidden/>
                  </w:rPr>
                </w:rPrChange>
              </w:rPr>
              <w:instrText xml:space="preserve"> PAGEREF _Toc36669178 \h </w:instrText>
            </w:r>
          </w:ins>
          <w:r w:rsidRPr="0058434B">
            <w:rPr>
              <w:rFonts w:ascii="Times New Roman" w:hAnsi="Times New Roman" w:cs="Times New Roman"/>
              <w:b/>
              <w:noProof/>
              <w:webHidden/>
              <w:sz w:val="26"/>
              <w:szCs w:val="26"/>
              <w:rPrChange w:id="83" w:author="Vo Cuong" w:date="2020-04-01T21:33:00Z">
                <w:rPr>
                  <w:rFonts w:ascii="Times New Roman" w:hAnsi="Times New Roman" w:cs="Times New Roman"/>
                  <w:b/>
                  <w:noProof/>
                  <w:webHidden/>
                  <w:sz w:val="26"/>
                  <w:szCs w:val="26"/>
                </w:rPr>
              </w:rPrChange>
            </w:rPr>
          </w:r>
          <w:r w:rsidRPr="0058434B">
            <w:rPr>
              <w:rFonts w:ascii="Times New Roman" w:hAnsi="Times New Roman" w:cs="Times New Roman"/>
              <w:b/>
              <w:noProof/>
              <w:webHidden/>
              <w:sz w:val="26"/>
              <w:szCs w:val="26"/>
              <w:rPrChange w:id="84" w:author="Vo Cuong" w:date="2020-04-01T21:33:00Z">
                <w:rPr>
                  <w:noProof/>
                  <w:webHidden/>
                </w:rPr>
              </w:rPrChange>
            </w:rPr>
            <w:fldChar w:fldCharType="separate"/>
          </w:r>
          <w:ins w:id="85" w:author="Vo Cuong" w:date="2020-04-04T15:30:00Z">
            <w:r w:rsidR="00611150">
              <w:rPr>
                <w:rFonts w:ascii="Times New Roman" w:hAnsi="Times New Roman" w:cs="Times New Roman"/>
                <w:b/>
                <w:noProof/>
                <w:webHidden/>
                <w:sz w:val="26"/>
                <w:szCs w:val="26"/>
              </w:rPr>
              <w:t>4</w:t>
            </w:r>
          </w:ins>
          <w:ins w:id="86" w:author="Vo Cuong" w:date="2020-04-01T21:32:00Z">
            <w:r w:rsidRPr="0058434B">
              <w:rPr>
                <w:rFonts w:ascii="Times New Roman" w:hAnsi="Times New Roman" w:cs="Times New Roman"/>
                <w:b/>
                <w:noProof/>
                <w:webHidden/>
                <w:sz w:val="26"/>
                <w:szCs w:val="26"/>
                <w:rPrChange w:id="87" w:author="Vo Cuong" w:date="2020-04-01T21:33:00Z">
                  <w:rPr>
                    <w:noProof/>
                    <w:webHidden/>
                  </w:rPr>
                </w:rPrChange>
              </w:rPr>
              <w:fldChar w:fldCharType="end"/>
            </w:r>
            <w:r w:rsidRPr="0058434B">
              <w:rPr>
                <w:rStyle w:val="Hyperlink"/>
                <w:rFonts w:ascii="Times New Roman" w:hAnsi="Times New Roman" w:cs="Times New Roman"/>
                <w:b/>
                <w:noProof/>
                <w:sz w:val="26"/>
                <w:szCs w:val="26"/>
                <w:rPrChange w:id="88" w:author="Vo Cuong" w:date="2020-04-01T21:33:00Z">
                  <w:rPr>
                    <w:rStyle w:val="Hyperlink"/>
                    <w:noProof/>
                  </w:rPr>
                </w:rPrChange>
              </w:rPr>
              <w:fldChar w:fldCharType="end"/>
            </w:r>
          </w:ins>
        </w:p>
        <w:p w:rsidR="0058434B" w:rsidRPr="0058434B" w:rsidRDefault="0058434B">
          <w:pPr>
            <w:pStyle w:val="TOC1"/>
            <w:tabs>
              <w:tab w:val="left" w:pos="660"/>
              <w:tab w:val="right" w:leader="dot" w:pos="9064"/>
            </w:tabs>
            <w:rPr>
              <w:ins w:id="89" w:author="Vo Cuong" w:date="2020-04-01T21:32:00Z"/>
              <w:rFonts w:ascii="Times New Roman" w:eastAsiaTheme="minorEastAsia" w:hAnsi="Times New Roman" w:cs="Times New Roman"/>
              <w:b/>
              <w:noProof/>
              <w:sz w:val="26"/>
              <w:szCs w:val="26"/>
              <w:rPrChange w:id="90" w:author="Vo Cuong" w:date="2020-04-01T21:33:00Z">
                <w:rPr>
                  <w:ins w:id="91" w:author="Vo Cuong" w:date="2020-04-01T21:32:00Z"/>
                  <w:rFonts w:eastAsiaTheme="minorEastAsia"/>
                  <w:noProof/>
                </w:rPr>
              </w:rPrChange>
            </w:rPr>
          </w:pPr>
          <w:ins w:id="92" w:author="Vo Cuong" w:date="2020-04-01T21:32:00Z">
            <w:r w:rsidRPr="0058434B">
              <w:rPr>
                <w:rStyle w:val="Hyperlink"/>
                <w:rFonts w:ascii="Times New Roman" w:hAnsi="Times New Roman" w:cs="Times New Roman"/>
                <w:b/>
                <w:noProof/>
                <w:sz w:val="26"/>
                <w:szCs w:val="26"/>
                <w:rPrChange w:id="93" w:author="Vo Cuong" w:date="2020-04-01T21:33:00Z">
                  <w:rPr>
                    <w:rStyle w:val="Hyperlink"/>
                    <w:noProof/>
                  </w:rPr>
                </w:rPrChange>
              </w:rPr>
              <w:fldChar w:fldCharType="begin"/>
            </w:r>
            <w:r w:rsidRPr="0058434B">
              <w:rPr>
                <w:rStyle w:val="Hyperlink"/>
                <w:rFonts w:ascii="Times New Roman" w:hAnsi="Times New Roman" w:cs="Times New Roman"/>
                <w:b/>
                <w:noProof/>
                <w:sz w:val="26"/>
                <w:szCs w:val="26"/>
                <w:rPrChange w:id="94" w:author="Vo Cuong" w:date="2020-04-01T21:33:00Z">
                  <w:rPr>
                    <w:rStyle w:val="Hyperlink"/>
                    <w:noProof/>
                  </w:rPr>
                </w:rPrChange>
              </w:rPr>
              <w:instrText xml:space="preserve"> </w:instrText>
            </w:r>
            <w:r w:rsidRPr="0058434B">
              <w:rPr>
                <w:rFonts w:ascii="Times New Roman" w:hAnsi="Times New Roman" w:cs="Times New Roman"/>
                <w:b/>
                <w:noProof/>
                <w:sz w:val="26"/>
                <w:szCs w:val="26"/>
                <w:rPrChange w:id="95" w:author="Vo Cuong" w:date="2020-04-01T21:33:00Z">
                  <w:rPr>
                    <w:noProof/>
                  </w:rPr>
                </w:rPrChange>
              </w:rPr>
              <w:instrText>HYPERLINK \l "_Toc36669179"</w:instrText>
            </w:r>
            <w:r w:rsidRPr="0058434B">
              <w:rPr>
                <w:rStyle w:val="Hyperlink"/>
                <w:rFonts w:ascii="Times New Roman" w:hAnsi="Times New Roman" w:cs="Times New Roman"/>
                <w:b/>
                <w:noProof/>
                <w:sz w:val="26"/>
                <w:szCs w:val="26"/>
                <w:rPrChange w:id="96" w:author="Vo Cuong" w:date="2020-04-01T21:33:00Z">
                  <w:rPr>
                    <w:rStyle w:val="Hyperlink"/>
                    <w:noProof/>
                  </w:rPr>
                </w:rPrChange>
              </w:rPr>
              <w:instrText xml:space="preserve"> </w:instrText>
            </w:r>
            <w:r w:rsidRPr="0058434B">
              <w:rPr>
                <w:rStyle w:val="Hyperlink"/>
                <w:rFonts w:ascii="Times New Roman" w:hAnsi="Times New Roman" w:cs="Times New Roman"/>
                <w:b/>
                <w:noProof/>
                <w:sz w:val="26"/>
                <w:szCs w:val="26"/>
                <w:rPrChange w:id="97" w:author="Vo Cuong" w:date="2020-04-01T21:33:00Z">
                  <w:rPr>
                    <w:rStyle w:val="Hyperlink"/>
                    <w:noProof/>
                  </w:rPr>
                </w:rPrChange>
              </w:rPr>
              <w:fldChar w:fldCharType="separate"/>
            </w:r>
            <w:r w:rsidRPr="0058434B">
              <w:rPr>
                <w:rStyle w:val="Hyperlink"/>
                <w:rFonts w:ascii="Times New Roman" w:hAnsi="Times New Roman" w:cs="Times New Roman"/>
                <w:b/>
                <w:noProof/>
                <w:sz w:val="26"/>
                <w:szCs w:val="26"/>
                <w:rPrChange w:id="98" w:author="Vo Cuong" w:date="2020-04-01T21:33:00Z">
                  <w:rPr>
                    <w:rStyle w:val="Hyperlink"/>
                    <w:rFonts w:ascii="Times New Roman" w:hAnsi="Times New Roman" w:cs="Times New Roman"/>
                    <w:b/>
                    <w:noProof/>
                  </w:rPr>
                </w:rPrChange>
              </w:rPr>
              <w:t>III.</w:t>
            </w:r>
            <w:r w:rsidRPr="0058434B">
              <w:rPr>
                <w:rFonts w:ascii="Times New Roman" w:eastAsiaTheme="minorEastAsia" w:hAnsi="Times New Roman" w:cs="Times New Roman"/>
                <w:b/>
                <w:noProof/>
                <w:sz w:val="26"/>
                <w:szCs w:val="26"/>
                <w:rPrChange w:id="99" w:author="Vo Cuong" w:date="2020-04-01T21:33:00Z">
                  <w:rPr>
                    <w:rFonts w:eastAsiaTheme="minorEastAsia"/>
                    <w:noProof/>
                  </w:rPr>
                </w:rPrChange>
              </w:rPr>
              <w:tab/>
            </w:r>
            <w:r w:rsidRPr="0058434B">
              <w:rPr>
                <w:rStyle w:val="Hyperlink"/>
                <w:rFonts w:ascii="Times New Roman" w:hAnsi="Times New Roman" w:cs="Times New Roman"/>
                <w:b/>
                <w:noProof/>
                <w:sz w:val="26"/>
                <w:szCs w:val="26"/>
                <w:rPrChange w:id="100" w:author="Vo Cuong" w:date="2020-04-01T21:33:00Z">
                  <w:rPr>
                    <w:rStyle w:val="Hyperlink"/>
                    <w:rFonts w:ascii="Times New Roman" w:hAnsi="Times New Roman" w:cs="Times New Roman"/>
                    <w:b/>
                    <w:noProof/>
                  </w:rPr>
                </w:rPrChange>
              </w:rPr>
              <w:t>ĐẶC TẢ YÊU CẦU</w:t>
            </w:r>
            <w:r w:rsidRPr="0058434B">
              <w:rPr>
                <w:rFonts w:ascii="Times New Roman" w:hAnsi="Times New Roman" w:cs="Times New Roman"/>
                <w:b/>
                <w:noProof/>
                <w:webHidden/>
                <w:sz w:val="26"/>
                <w:szCs w:val="26"/>
                <w:rPrChange w:id="101" w:author="Vo Cuong" w:date="2020-04-01T21:33:00Z">
                  <w:rPr>
                    <w:noProof/>
                    <w:webHidden/>
                  </w:rPr>
                </w:rPrChange>
              </w:rPr>
              <w:tab/>
            </w:r>
            <w:r w:rsidRPr="0058434B">
              <w:rPr>
                <w:rFonts w:ascii="Times New Roman" w:hAnsi="Times New Roman" w:cs="Times New Roman"/>
                <w:b/>
                <w:noProof/>
                <w:webHidden/>
                <w:sz w:val="26"/>
                <w:szCs w:val="26"/>
                <w:rPrChange w:id="102" w:author="Vo Cuong" w:date="2020-04-01T21:33:00Z">
                  <w:rPr>
                    <w:noProof/>
                    <w:webHidden/>
                  </w:rPr>
                </w:rPrChange>
              </w:rPr>
              <w:fldChar w:fldCharType="begin"/>
            </w:r>
            <w:r w:rsidRPr="0058434B">
              <w:rPr>
                <w:rFonts w:ascii="Times New Roman" w:hAnsi="Times New Roman" w:cs="Times New Roman"/>
                <w:b/>
                <w:noProof/>
                <w:webHidden/>
                <w:sz w:val="26"/>
                <w:szCs w:val="26"/>
                <w:rPrChange w:id="103" w:author="Vo Cuong" w:date="2020-04-01T21:33:00Z">
                  <w:rPr>
                    <w:noProof/>
                    <w:webHidden/>
                  </w:rPr>
                </w:rPrChange>
              </w:rPr>
              <w:instrText xml:space="preserve"> PAGEREF _Toc36669179 \h </w:instrText>
            </w:r>
          </w:ins>
          <w:r w:rsidRPr="0058434B">
            <w:rPr>
              <w:rFonts w:ascii="Times New Roman" w:hAnsi="Times New Roman" w:cs="Times New Roman"/>
              <w:b/>
              <w:noProof/>
              <w:webHidden/>
              <w:sz w:val="26"/>
              <w:szCs w:val="26"/>
              <w:rPrChange w:id="104" w:author="Vo Cuong" w:date="2020-04-01T21:33:00Z">
                <w:rPr>
                  <w:rFonts w:ascii="Times New Roman" w:hAnsi="Times New Roman" w:cs="Times New Roman"/>
                  <w:b/>
                  <w:noProof/>
                  <w:webHidden/>
                  <w:sz w:val="26"/>
                  <w:szCs w:val="26"/>
                </w:rPr>
              </w:rPrChange>
            </w:rPr>
          </w:r>
          <w:r w:rsidRPr="0058434B">
            <w:rPr>
              <w:rFonts w:ascii="Times New Roman" w:hAnsi="Times New Roman" w:cs="Times New Roman"/>
              <w:b/>
              <w:noProof/>
              <w:webHidden/>
              <w:sz w:val="26"/>
              <w:szCs w:val="26"/>
              <w:rPrChange w:id="105" w:author="Vo Cuong" w:date="2020-04-01T21:33:00Z">
                <w:rPr>
                  <w:noProof/>
                  <w:webHidden/>
                </w:rPr>
              </w:rPrChange>
            </w:rPr>
            <w:fldChar w:fldCharType="separate"/>
          </w:r>
          <w:ins w:id="106" w:author="Vo Cuong" w:date="2020-04-04T15:30:00Z">
            <w:r w:rsidR="00611150">
              <w:rPr>
                <w:rFonts w:ascii="Times New Roman" w:hAnsi="Times New Roman" w:cs="Times New Roman"/>
                <w:b/>
                <w:noProof/>
                <w:webHidden/>
                <w:sz w:val="26"/>
                <w:szCs w:val="26"/>
              </w:rPr>
              <w:t>4</w:t>
            </w:r>
          </w:ins>
          <w:ins w:id="107" w:author="Vo Cuong" w:date="2020-04-01T21:32:00Z">
            <w:r w:rsidRPr="0058434B">
              <w:rPr>
                <w:rFonts w:ascii="Times New Roman" w:hAnsi="Times New Roman" w:cs="Times New Roman"/>
                <w:b/>
                <w:noProof/>
                <w:webHidden/>
                <w:sz w:val="26"/>
                <w:szCs w:val="26"/>
                <w:rPrChange w:id="108" w:author="Vo Cuong" w:date="2020-04-01T21:33:00Z">
                  <w:rPr>
                    <w:noProof/>
                    <w:webHidden/>
                  </w:rPr>
                </w:rPrChange>
              </w:rPr>
              <w:fldChar w:fldCharType="end"/>
            </w:r>
            <w:r w:rsidRPr="0058434B">
              <w:rPr>
                <w:rStyle w:val="Hyperlink"/>
                <w:rFonts w:ascii="Times New Roman" w:hAnsi="Times New Roman" w:cs="Times New Roman"/>
                <w:b/>
                <w:noProof/>
                <w:sz w:val="26"/>
                <w:szCs w:val="26"/>
                <w:rPrChange w:id="109" w:author="Vo Cuong" w:date="2020-04-01T21:33:00Z">
                  <w:rPr>
                    <w:rStyle w:val="Hyperlink"/>
                    <w:noProof/>
                  </w:rPr>
                </w:rPrChange>
              </w:rPr>
              <w:fldChar w:fldCharType="end"/>
            </w:r>
          </w:ins>
        </w:p>
        <w:p w:rsidR="0058434B" w:rsidRPr="0058434B" w:rsidRDefault="0058434B">
          <w:pPr>
            <w:pStyle w:val="TOC1"/>
            <w:tabs>
              <w:tab w:val="left" w:pos="660"/>
              <w:tab w:val="right" w:leader="dot" w:pos="9064"/>
            </w:tabs>
            <w:rPr>
              <w:ins w:id="110" w:author="Vo Cuong" w:date="2020-04-01T21:32:00Z"/>
              <w:rFonts w:ascii="Times New Roman" w:eastAsiaTheme="minorEastAsia" w:hAnsi="Times New Roman" w:cs="Times New Roman"/>
              <w:b/>
              <w:noProof/>
              <w:sz w:val="26"/>
              <w:szCs w:val="26"/>
              <w:rPrChange w:id="111" w:author="Vo Cuong" w:date="2020-04-01T21:33:00Z">
                <w:rPr>
                  <w:ins w:id="112" w:author="Vo Cuong" w:date="2020-04-01T21:32:00Z"/>
                  <w:rFonts w:eastAsiaTheme="minorEastAsia"/>
                  <w:noProof/>
                </w:rPr>
              </w:rPrChange>
            </w:rPr>
          </w:pPr>
          <w:ins w:id="113" w:author="Vo Cuong" w:date="2020-04-01T21:32:00Z">
            <w:r w:rsidRPr="0058434B">
              <w:rPr>
                <w:rStyle w:val="Hyperlink"/>
                <w:rFonts w:ascii="Times New Roman" w:hAnsi="Times New Roman" w:cs="Times New Roman"/>
                <w:b/>
                <w:noProof/>
                <w:sz w:val="26"/>
                <w:szCs w:val="26"/>
                <w:rPrChange w:id="114" w:author="Vo Cuong" w:date="2020-04-01T21:33:00Z">
                  <w:rPr>
                    <w:rStyle w:val="Hyperlink"/>
                    <w:noProof/>
                  </w:rPr>
                </w:rPrChange>
              </w:rPr>
              <w:fldChar w:fldCharType="begin"/>
            </w:r>
            <w:r w:rsidRPr="0058434B">
              <w:rPr>
                <w:rStyle w:val="Hyperlink"/>
                <w:rFonts w:ascii="Times New Roman" w:hAnsi="Times New Roman" w:cs="Times New Roman"/>
                <w:b/>
                <w:noProof/>
                <w:sz w:val="26"/>
                <w:szCs w:val="26"/>
                <w:rPrChange w:id="115" w:author="Vo Cuong" w:date="2020-04-01T21:33:00Z">
                  <w:rPr>
                    <w:rStyle w:val="Hyperlink"/>
                    <w:noProof/>
                  </w:rPr>
                </w:rPrChange>
              </w:rPr>
              <w:instrText xml:space="preserve"> </w:instrText>
            </w:r>
            <w:r w:rsidRPr="0058434B">
              <w:rPr>
                <w:rFonts w:ascii="Times New Roman" w:hAnsi="Times New Roman" w:cs="Times New Roman"/>
                <w:b/>
                <w:noProof/>
                <w:sz w:val="26"/>
                <w:szCs w:val="26"/>
                <w:rPrChange w:id="116" w:author="Vo Cuong" w:date="2020-04-01T21:33:00Z">
                  <w:rPr>
                    <w:noProof/>
                  </w:rPr>
                </w:rPrChange>
              </w:rPr>
              <w:instrText>HYPERLINK \l "_Toc36669180"</w:instrText>
            </w:r>
            <w:r w:rsidRPr="0058434B">
              <w:rPr>
                <w:rStyle w:val="Hyperlink"/>
                <w:rFonts w:ascii="Times New Roman" w:hAnsi="Times New Roman" w:cs="Times New Roman"/>
                <w:b/>
                <w:noProof/>
                <w:sz w:val="26"/>
                <w:szCs w:val="26"/>
                <w:rPrChange w:id="117" w:author="Vo Cuong" w:date="2020-04-01T21:33:00Z">
                  <w:rPr>
                    <w:rStyle w:val="Hyperlink"/>
                    <w:noProof/>
                  </w:rPr>
                </w:rPrChange>
              </w:rPr>
              <w:instrText xml:space="preserve"> </w:instrText>
            </w:r>
            <w:r w:rsidRPr="0058434B">
              <w:rPr>
                <w:rStyle w:val="Hyperlink"/>
                <w:rFonts w:ascii="Times New Roman" w:hAnsi="Times New Roman" w:cs="Times New Roman"/>
                <w:b/>
                <w:noProof/>
                <w:sz w:val="26"/>
                <w:szCs w:val="26"/>
                <w:rPrChange w:id="118" w:author="Vo Cuong" w:date="2020-04-01T21:33:00Z">
                  <w:rPr>
                    <w:rStyle w:val="Hyperlink"/>
                    <w:noProof/>
                  </w:rPr>
                </w:rPrChange>
              </w:rPr>
              <w:fldChar w:fldCharType="separate"/>
            </w:r>
            <w:r w:rsidRPr="0058434B">
              <w:rPr>
                <w:rStyle w:val="Hyperlink"/>
                <w:rFonts w:ascii="Times New Roman" w:hAnsi="Times New Roman" w:cs="Times New Roman"/>
                <w:b/>
                <w:noProof/>
                <w:sz w:val="26"/>
                <w:szCs w:val="26"/>
                <w:rPrChange w:id="119" w:author="Vo Cuong" w:date="2020-04-01T21:33:00Z">
                  <w:rPr>
                    <w:rStyle w:val="Hyperlink"/>
                    <w:rFonts w:ascii="Times New Roman" w:hAnsi="Times New Roman" w:cs="Times New Roman"/>
                    <w:b/>
                    <w:noProof/>
                  </w:rPr>
                </w:rPrChange>
              </w:rPr>
              <w:t>IV.</w:t>
            </w:r>
            <w:r w:rsidRPr="0058434B">
              <w:rPr>
                <w:rFonts w:ascii="Times New Roman" w:eastAsiaTheme="minorEastAsia" w:hAnsi="Times New Roman" w:cs="Times New Roman"/>
                <w:b/>
                <w:noProof/>
                <w:sz w:val="26"/>
                <w:szCs w:val="26"/>
                <w:rPrChange w:id="120" w:author="Vo Cuong" w:date="2020-04-01T21:33:00Z">
                  <w:rPr>
                    <w:rFonts w:eastAsiaTheme="minorEastAsia"/>
                    <w:noProof/>
                  </w:rPr>
                </w:rPrChange>
              </w:rPr>
              <w:tab/>
            </w:r>
            <w:r w:rsidRPr="0058434B">
              <w:rPr>
                <w:rStyle w:val="Hyperlink"/>
                <w:rFonts w:ascii="Times New Roman" w:hAnsi="Times New Roman" w:cs="Times New Roman"/>
                <w:b/>
                <w:noProof/>
                <w:sz w:val="26"/>
                <w:szCs w:val="26"/>
                <w:rPrChange w:id="121" w:author="Vo Cuong" w:date="2020-04-01T21:33:00Z">
                  <w:rPr>
                    <w:rStyle w:val="Hyperlink"/>
                    <w:rFonts w:ascii="Times New Roman" w:hAnsi="Times New Roman" w:cs="Times New Roman"/>
                    <w:b/>
                    <w:noProof/>
                  </w:rPr>
                </w:rPrChange>
              </w:rPr>
              <w:t>SƠ ĐỒ TOÀN BỘ HỆ THỐNG USE – CASE</w:t>
            </w:r>
            <w:r w:rsidRPr="0058434B">
              <w:rPr>
                <w:rFonts w:ascii="Times New Roman" w:hAnsi="Times New Roman" w:cs="Times New Roman"/>
                <w:b/>
                <w:noProof/>
                <w:webHidden/>
                <w:sz w:val="26"/>
                <w:szCs w:val="26"/>
                <w:rPrChange w:id="122" w:author="Vo Cuong" w:date="2020-04-01T21:33:00Z">
                  <w:rPr>
                    <w:noProof/>
                    <w:webHidden/>
                  </w:rPr>
                </w:rPrChange>
              </w:rPr>
              <w:tab/>
            </w:r>
            <w:r w:rsidRPr="0058434B">
              <w:rPr>
                <w:rFonts w:ascii="Times New Roman" w:hAnsi="Times New Roman" w:cs="Times New Roman"/>
                <w:b/>
                <w:noProof/>
                <w:webHidden/>
                <w:sz w:val="26"/>
                <w:szCs w:val="26"/>
                <w:rPrChange w:id="123" w:author="Vo Cuong" w:date="2020-04-01T21:33:00Z">
                  <w:rPr>
                    <w:noProof/>
                    <w:webHidden/>
                  </w:rPr>
                </w:rPrChange>
              </w:rPr>
              <w:fldChar w:fldCharType="begin"/>
            </w:r>
            <w:r w:rsidRPr="0058434B">
              <w:rPr>
                <w:rFonts w:ascii="Times New Roman" w:hAnsi="Times New Roman" w:cs="Times New Roman"/>
                <w:b/>
                <w:noProof/>
                <w:webHidden/>
                <w:sz w:val="26"/>
                <w:szCs w:val="26"/>
                <w:rPrChange w:id="124" w:author="Vo Cuong" w:date="2020-04-01T21:33:00Z">
                  <w:rPr>
                    <w:noProof/>
                    <w:webHidden/>
                  </w:rPr>
                </w:rPrChange>
              </w:rPr>
              <w:instrText xml:space="preserve"> PAGEREF _Toc36669180 \h </w:instrText>
            </w:r>
          </w:ins>
          <w:r w:rsidRPr="0058434B">
            <w:rPr>
              <w:rFonts w:ascii="Times New Roman" w:hAnsi="Times New Roman" w:cs="Times New Roman"/>
              <w:b/>
              <w:noProof/>
              <w:webHidden/>
              <w:sz w:val="26"/>
              <w:szCs w:val="26"/>
              <w:rPrChange w:id="125" w:author="Vo Cuong" w:date="2020-04-01T21:33:00Z">
                <w:rPr>
                  <w:rFonts w:ascii="Times New Roman" w:hAnsi="Times New Roman" w:cs="Times New Roman"/>
                  <w:b/>
                  <w:noProof/>
                  <w:webHidden/>
                  <w:sz w:val="26"/>
                  <w:szCs w:val="26"/>
                </w:rPr>
              </w:rPrChange>
            </w:rPr>
          </w:r>
          <w:r w:rsidRPr="0058434B">
            <w:rPr>
              <w:rFonts w:ascii="Times New Roman" w:hAnsi="Times New Roman" w:cs="Times New Roman"/>
              <w:b/>
              <w:noProof/>
              <w:webHidden/>
              <w:sz w:val="26"/>
              <w:szCs w:val="26"/>
              <w:rPrChange w:id="126" w:author="Vo Cuong" w:date="2020-04-01T21:33:00Z">
                <w:rPr>
                  <w:noProof/>
                  <w:webHidden/>
                </w:rPr>
              </w:rPrChange>
            </w:rPr>
            <w:fldChar w:fldCharType="separate"/>
          </w:r>
          <w:ins w:id="127" w:author="Vo Cuong" w:date="2020-04-04T15:30:00Z">
            <w:r w:rsidR="00611150">
              <w:rPr>
                <w:rFonts w:ascii="Times New Roman" w:hAnsi="Times New Roman" w:cs="Times New Roman"/>
                <w:b/>
                <w:noProof/>
                <w:webHidden/>
                <w:sz w:val="26"/>
                <w:szCs w:val="26"/>
              </w:rPr>
              <w:t>7</w:t>
            </w:r>
          </w:ins>
          <w:ins w:id="128" w:author="Vo Cuong" w:date="2020-04-01T21:32:00Z">
            <w:r w:rsidRPr="0058434B">
              <w:rPr>
                <w:rFonts w:ascii="Times New Roman" w:hAnsi="Times New Roman" w:cs="Times New Roman"/>
                <w:b/>
                <w:noProof/>
                <w:webHidden/>
                <w:sz w:val="26"/>
                <w:szCs w:val="26"/>
                <w:rPrChange w:id="129" w:author="Vo Cuong" w:date="2020-04-01T21:33:00Z">
                  <w:rPr>
                    <w:noProof/>
                    <w:webHidden/>
                  </w:rPr>
                </w:rPrChange>
              </w:rPr>
              <w:fldChar w:fldCharType="end"/>
            </w:r>
            <w:r w:rsidRPr="0058434B">
              <w:rPr>
                <w:rStyle w:val="Hyperlink"/>
                <w:rFonts w:ascii="Times New Roman" w:hAnsi="Times New Roman" w:cs="Times New Roman"/>
                <w:b/>
                <w:noProof/>
                <w:sz w:val="26"/>
                <w:szCs w:val="26"/>
                <w:rPrChange w:id="130" w:author="Vo Cuong" w:date="2020-04-01T21:33:00Z">
                  <w:rPr>
                    <w:rStyle w:val="Hyperlink"/>
                    <w:noProof/>
                  </w:rPr>
                </w:rPrChange>
              </w:rPr>
              <w:fldChar w:fldCharType="end"/>
            </w:r>
          </w:ins>
        </w:p>
        <w:p w:rsidR="0058434B" w:rsidRPr="0058434B" w:rsidRDefault="0058434B">
          <w:pPr>
            <w:pStyle w:val="TOC1"/>
            <w:tabs>
              <w:tab w:val="left" w:pos="440"/>
              <w:tab w:val="right" w:leader="dot" w:pos="9064"/>
            </w:tabs>
            <w:rPr>
              <w:ins w:id="131" w:author="Vo Cuong" w:date="2020-04-01T21:32:00Z"/>
              <w:rFonts w:ascii="Times New Roman" w:eastAsiaTheme="minorEastAsia" w:hAnsi="Times New Roman" w:cs="Times New Roman"/>
              <w:b/>
              <w:noProof/>
              <w:sz w:val="26"/>
              <w:szCs w:val="26"/>
              <w:rPrChange w:id="132" w:author="Vo Cuong" w:date="2020-04-01T21:33:00Z">
                <w:rPr>
                  <w:ins w:id="133" w:author="Vo Cuong" w:date="2020-04-01T21:32:00Z"/>
                  <w:rFonts w:eastAsiaTheme="minorEastAsia"/>
                  <w:noProof/>
                </w:rPr>
              </w:rPrChange>
            </w:rPr>
          </w:pPr>
          <w:ins w:id="134" w:author="Vo Cuong" w:date="2020-04-01T21:32:00Z">
            <w:r w:rsidRPr="0058434B">
              <w:rPr>
                <w:rStyle w:val="Hyperlink"/>
                <w:rFonts w:ascii="Times New Roman" w:hAnsi="Times New Roman" w:cs="Times New Roman"/>
                <w:b/>
                <w:noProof/>
                <w:sz w:val="26"/>
                <w:szCs w:val="26"/>
                <w:rPrChange w:id="135" w:author="Vo Cuong" w:date="2020-04-01T21:33:00Z">
                  <w:rPr>
                    <w:rStyle w:val="Hyperlink"/>
                    <w:noProof/>
                  </w:rPr>
                </w:rPrChange>
              </w:rPr>
              <w:fldChar w:fldCharType="begin"/>
            </w:r>
            <w:r w:rsidRPr="0058434B">
              <w:rPr>
                <w:rStyle w:val="Hyperlink"/>
                <w:rFonts w:ascii="Times New Roman" w:hAnsi="Times New Roman" w:cs="Times New Roman"/>
                <w:b/>
                <w:noProof/>
                <w:sz w:val="26"/>
                <w:szCs w:val="26"/>
                <w:rPrChange w:id="136" w:author="Vo Cuong" w:date="2020-04-01T21:33:00Z">
                  <w:rPr>
                    <w:rStyle w:val="Hyperlink"/>
                    <w:noProof/>
                  </w:rPr>
                </w:rPrChange>
              </w:rPr>
              <w:instrText xml:space="preserve"> </w:instrText>
            </w:r>
            <w:r w:rsidRPr="0058434B">
              <w:rPr>
                <w:rFonts w:ascii="Times New Roman" w:hAnsi="Times New Roman" w:cs="Times New Roman"/>
                <w:b/>
                <w:noProof/>
                <w:sz w:val="26"/>
                <w:szCs w:val="26"/>
                <w:rPrChange w:id="137" w:author="Vo Cuong" w:date="2020-04-01T21:33:00Z">
                  <w:rPr>
                    <w:noProof/>
                  </w:rPr>
                </w:rPrChange>
              </w:rPr>
              <w:instrText>HYPERLINK \l "_Toc36669181"</w:instrText>
            </w:r>
            <w:r w:rsidRPr="0058434B">
              <w:rPr>
                <w:rStyle w:val="Hyperlink"/>
                <w:rFonts w:ascii="Times New Roman" w:hAnsi="Times New Roman" w:cs="Times New Roman"/>
                <w:b/>
                <w:noProof/>
                <w:sz w:val="26"/>
                <w:szCs w:val="26"/>
                <w:rPrChange w:id="138" w:author="Vo Cuong" w:date="2020-04-01T21:33:00Z">
                  <w:rPr>
                    <w:rStyle w:val="Hyperlink"/>
                    <w:noProof/>
                  </w:rPr>
                </w:rPrChange>
              </w:rPr>
              <w:instrText xml:space="preserve"> </w:instrText>
            </w:r>
            <w:r w:rsidRPr="0058434B">
              <w:rPr>
                <w:rStyle w:val="Hyperlink"/>
                <w:rFonts w:ascii="Times New Roman" w:hAnsi="Times New Roman" w:cs="Times New Roman"/>
                <w:b/>
                <w:noProof/>
                <w:sz w:val="26"/>
                <w:szCs w:val="26"/>
                <w:rPrChange w:id="139" w:author="Vo Cuong" w:date="2020-04-01T21:33:00Z">
                  <w:rPr>
                    <w:rStyle w:val="Hyperlink"/>
                    <w:noProof/>
                  </w:rPr>
                </w:rPrChange>
              </w:rPr>
              <w:fldChar w:fldCharType="separate"/>
            </w:r>
            <w:r w:rsidRPr="0058434B">
              <w:rPr>
                <w:rStyle w:val="Hyperlink"/>
                <w:rFonts w:ascii="Times New Roman" w:hAnsi="Times New Roman" w:cs="Times New Roman"/>
                <w:b/>
                <w:noProof/>
                <w:sz w:val="26"/>
                <w:szCs w:val="26"/>
                <w:rPrChange w:id="140" w:author="Vo Cuong" w:date="2020-04-01T21:33:00Z">
                  <w:rPr>
                    <w:rStyle w:val="Hyperlink"/>
                    <w:rFonts w:ascii="Times New Roman" w:hAnsi="Times New Roman" w:cs="Times New Roman"/>
                    <w:b/>
                    <w:noProof/>
                  </w:rPr>
                </w:rPrChange>
              </w:rPr>
              <w:t>V.</w:t>
            </w:r>
            <w:r w:rsidRPr="0058434B">
              <w:rPr>
                <w:rFonts w:ascii="Times New Roman" w:eastAsiaTheme="minorEastAsia" w:hAnsi="Times New Roman" w:cs="Times New Roman"/>
                <w:b/>
                <w:noProof/>
                <w:sz w:val="26"/>
                <w:szCs w:val="26"/>
                <w:rPrChange w:id="141" w:author="Vo Cuong" w:date="2020-04-01T21:33:00Z">
                  <w:rPr>
                    <w:rFonts w:eastAsiaTheme="minorEastAsia"/>
                    <w:noProof/>
                  </w:rPr>
                </w:rPrChange>
              </w:rPr>
              <w:tab/>
            </w:r>
            <w:r w:rsidRPr="0058434B">
              <w:rPr>
                <w:rStyle w:val="Hyperlink"/>
                <w:rFonts w:ascii="Times New Roman" w:hAnsi="Times New Roman" w:cs="Times New Roman"/>
                <w:b/>
                <w:noProof/>
                <w:sz w:val="26"/>
                <w:szCs w:val="26"/>
                <w:rPrChange w:id="142" w:author="Vo Cuong" w:date="2020-04-01T21:33:00Z">
                  <w:rPr>
                    <w:rStyle w:val="Hyperlink"/>
                    <w:rFonts w:ascii="Times New Roman" w:hAnsi="Times New Roman" w:cs="Times New Roman"/>
                    <w:b/>
                    <w:noProof/>
                  </w:rPr>
                </w:rPrChange>
              </w:rPr>
              <w:t>ĐẶC TẢ GIAO DIỆN PHẦN MỀM</w:t>
            </w:r>
            <w:r w:rsidRPr="0058434B">
              <w:rPr>
                <w:rFonts w:ascii="Times New Roman" w:hAnsi="Times New Roman" w:cs="Times New Roman"/>
                <w:b/>
                <w:noProof/>
                <w:webHidden/>
                <w:sz w:val="26"/>
                <w:szCs w:val="26"/>
                <w:rPrChange w:id="143" w:author="Vo Cuong" w:date="2020-04-01T21:33:00Z">
                  <w:rPr>
                    <w:noProof/>
                    <w:webHidden/>
                  </w:rPr>
                </w:rPrChange>
              </w:rPr>
              <w:tab/>
            </w:r>
            <w:r w:rsidRPr="0058434B">
              <w:rPr>
                <w:rFonts w:ascii="Times New Roman" w:hAnsi="Times New Roman" w:cs="Times New Roman"/>
                <w:b/>
                <w:noProof/>
                <w:webHidden/>
                <w:sz w:val="26"/>
                <w:szCs w:val="26"/>
                <w:rPrChange w:id="144" w:author="Vo Cuong" w:date="2020-04-01T21:33:00Z">
                  <w:rPr>
                    <w:noProof/>
                    <w:webHidden/>
                  </w:rPr>
                </w:rPrChange>
              </w:rPr>
              <w:fldChar w:fldCharType="begin"/>
            </w:r>
            <w:r w:rsidRPr="0058434B">
              <w:rPr>
                <w:rFonts w:ascii="Times New Roman" w:hAnsi="Times New Roman" w:cs="Times New Roman"/>
                <w:b/>
                <w:noProof/>
                <w:webHidden/>
                <w:sz w:val="26"/>
                <w:szCs w:val="26"/>
                <w:rPrChange w:id="145" w:author="Vo Cuong" w:date="2020-04-01T21:33:00Z">
                  <w:rPr>
                    <w:noProof/>
                    <w:webHidden/>
                  </w:rPr>
                </w:rPrChange>
              </w:rPr>
              <w:instrText xml:space="preserve"> PAGEREF _Toc36669181 \h </w:instrText>
            </w:r>
          </w:ins>
          <w:r w:rsidRPr="0058434B">
            <w:rPr>
              <w:rFonts w:ascii="Times New Roman" w:hAnsi="Times New Roman" w:cs="Times New Roman"/>
              <w:b/>
              <w:noProof/>
              <w:webHidden/>
              <w:sz w:val="26"/>
              <w:szCs w:val="26"/>
              <w:rPrChange w:id="146" w:author="Vo Cuong" w:date="2020-04-01T21:33:00Z">
                <w:rPr>
                  <w:rFonts w:ascii="Times New Roman" w:hAnsi="Times New Roman" w:cs="Times New Roman"/>
                  <w:b/>
                  <w:noProof/>
                  <w:webHidden/>
                  <w:sz w:val="26"/>
                  <w:szCs w:val="26"/>
                </w:rPr>
              </w:rPrChange>
            </w:rPr>
          </w:r>
          <w:r w:rsidRPr="0058434B">
            <w:rPr>
              <w:rFonts w:ascii="Times New Roman" w:hAnsi="Times New Roman" w:cs="Times New Roman"/>
              <w:b/>
              <w:noProof/>
              <w:webHidden/>
              <w:sz w:val="26"/>
              <w:szCs w:val="26"/>
              <w:rPrChange w:id="147" w:author="Vo Cuong" w:date="2020-04-01T21:33:00Z">
                <w:rPr>
                  <w:noProof/>
                  <w:webHidden/>
                </w:rPr>
              </w:rPrChange>
            </w:rPr>
            <w:fldChar w:fldCharType="separate"/>
          </w:r>
          <w:ins w:id="148" w:author="Vo Cuong" w:date="2020-04-04T15:30:00Z">
            <w:r w:rsidR="00611150">
              <w:rPr>
                <w:rFonts w:ascii="Times New Roman" w:hAnsi="Times New Roman" w:cs="Times New Roman"/>
                <w:b/>
                <w:noProof/>
                <w:webHidden/>
                <w:sz w:val="26"/>
                <w:szCs w:val="26"/>
              </w:rPr>
              <w:t>8</w:t>
            </w:r>
          </w:ins>
          <w:ins w:id="149" w:author="Vo Cuong" w:date="2020-04-01T21:32:00Z">
            <w:r w:rsidRPr="0058434B">
              <w:rPr>
                <w:rFonts w:ascii="Times New Roman" w:hAnsi="Times New Roman" w:cs="Times New Roman"/>
                <w:b/>
                <w:noProof/>
                <w:webHidden/>
                <w:sz w:val="26"/>
                <w:szCs w:val="26"/>
                <w:rPrChange w:id="150" w:author="Vo Cuong" w:date="2020-04-01T21:33:00Z">
                  <w:rPr>
                    <w:noProof/>
                    <w:webHidden/>
                  </w:rPr>
                </w:rPrChange>
              </w:rPr>
              <w:fldChar w:fldCharType="end"/>
            </w:r>
            <w:r w:rsidRPr="0058434B">
              <w:rPr>
                <w:rStyle w:val="Hyperlink"/>
                <w:rFonts w:ascii="Times New Roman" w:hAnsi="Times New Roman" w:cs="Times New Roman"/>
                <w:b/>
                <w:noProof/>
                <w:sz w:val="26"/>
                <w:szCs w:val="26"/>
                <w:rPrChange w:id="151" w:author="Vo Cuong" w:date="2020-04-01T21:33:00Z">
                  <w:rPr>
                    <w:rStyle w:val="Hyperlink"/>
                    <w:noProof/>
                  </w:rPr>
                </w:rPrChange>
              </w:rPr>
              <w:fldChar w:fldCharType="end"/>
            </w:r>
          </w:ins>
        </w:p>
        <w:p w:rsidR="0058434B" w:rsidRPr="0058434B" w:rsidRDefault="0058434B">
          <w:pPr>
            <w:pStyle w:val="TOC2"/>
            <w:tabs>
              <w:tab w:val="left" w:pos="660"/>
              <w:tab w:val="right" w:leader="dot" w:pos="9064"/>
            </w:tabs>
            <w:rPr>
              <w:ins w:id="152" w:author="Vo Cuong" w:date="2020-04-01T21:32:00Z"/>
              <w:rFonts w:ascii="Times New Roman" w:eastAsiaTheme="minorEastAsia" w:hAnsi="Times New Roman" w:cs="Times New Roman"/>
              <w:b/>
              <w:noProof/>
              <w:sz w:val="26"/>
              <w:szCs w:val="26"/>
              <w:rPrChange w:id="153" w:author="Vo Cuong" w:date="2020-04-01T21:33:00Z">
                <w:rPr>
                  <w:ins w:id="154" w:author="Vo Cuong" w:date="2020-04-01T21:32:00Z"/>
                  <w:rFonts w:eastAsiaTheme="minorEastAsia"/>
                  <w:noProof/>
                </w:rPr>
              </w:rPrChange>
            </w:rPr>
          </w:pPr>
          <w:ins w:id="155" w:author="Vo Cuong" w:date="2020-04-01T21:32:00Z">
            <w:r w:rsidRPr="0058434B">
              <w:rPr>
                <w:rStyle w:val="Hyperlink"/>
                <w:rFonts w:ascii="Times New Roman" w:hAnsi="Times New Roman" w:cs="Times New Roman"/>
                <w:b/>
                <w:noProof/>
                <w:sz w:val="26"/>
                <w:szCs w:val="26"/>
                <w:rPrChange w:id="156" w:author="Vo Cuong" w:date="2020-04-01T21:33:00Z">
                  <w:rPr>
                    <w:rStyle w:val="Hyperlink"/>
                    <w:noProof/>
                  </w:rPr>
                </w:rPrChange>
              </w:rPr>
              <w:fldChar w:fldCharType="begin"/>
            </w:r>
            <w:r w:rsidRPr="0058434B">
              <w:rPr>
                <w:rStyle w:val="Hyperlink"/>
                <w:rFonts w:ascii="Times New Roman" w:hAnsi="Times New Roman" w:cs="Times New Roman"/>
                <w:b/>
                <w:noProof/>
                <w:sz w:val="26"/>
                <w:szCs w:val="26"/>
                <w:rPrChange w:id="157" w:author="Vo Cuong" w:date="2020-04-01T21:33:00Z">
                  <w:rPr>
                    <w:rStyle w:val="Hyperlink"/>
                    <w:noProof/>
                  </w:rPr>
                </w:rPrChange>
              </w:rPr>
              <w:instrText xml:space="preserve"> </w:instrText>
            </w:r>
            <w:r w:rsidRPr="0058434B">
              <w:rPr>
                <w:rFonts w:ascii="Times New Roman" w:hAnsi="Times New Roman" w:cs="Times New Roman"/>
                <w:b/>
                <w:noProof/>
                <w:sz w:val="26"/>
                <w:szCs w:val="26"/>
                <w:rPrChange w:id="158" w:author="Vo Cuong" w:date="2020-04-01T21:33:00Z">
                  <w:rPr>
                    <w:noProof/>
                  </w:rPr>
                </w:rPrChange>
              </w:rPr>
              <w:instrText>HYPERLINK \l "_Toc36669182"</w:instrText>
            </w:r>
            <w:r w:rsidRPr="0058434B">
              <w:rPr>
                <w:rStyle w:val="Hyperlink"/>
                <w:rFonts w:ascii="Times New Roman" w:hAnsi="Times New Roman" w:cs="Times New Roman"/>
                <w:b/>
                <w:noProof/>
                <w:sz w:val="26"/>
                <w:szCs w:val="26"/>
                <w:rPrChange w:id="159" w:author="Vo Cuong" w:date="2020-04-01T21:33:00Z">
                  <w:rPr>
                    <w:rStyle w:val="Hyperlink"/>
                    <w:noProof/>
                  </w:rPr>
                </w:rPrChange>
              </w:rPr>
              <w:instrText xml:space="preserve"> </w:instrText>
            </w:r>
            <w:r w:rsidRPr="0058434B">
              <w:rPr>
                <w:rStyle w:val="Hyperlink"/>
                <w:rFonts w:ascii="Times New Roman" w:hAnsi="Times New Roman" w:cs="Times New Roman"/>
                <w:b/>
                <w:noProof/>
                <w:sz w:val="26"/>
                <w:szCs w:val="26"/>
                <w:rPrChange w:id="160" w:author="Vo Cuong" w:date="2020-04-01T21:33:00Z">
                  <w:rPr>
                    <w:rStyle w:val="Hyperlink"/>
                    <w:noProof/>
                  </w:rPr>
                </w:rPrChange>
              </w:rPr>
              <w:fldChar w:fldCharType="separate"/>
            </w:r>
            <w:r w:rsidRPr="0058434B">
              <w:rPr>
                <w:rStyle w:val="Hyperlink"/>
                <w:rFonts w:ascii="Times New Roman" w:hAnsi="Times New Roman" w:cs="Times New Roman"/>
                <w:b/>
                <w:noProof/>
                <w:sz w:val="26"/>
                <w:szCs w:val="26"/>
                <w:rPrChange w:id="161" w:author="Vo Cuong" w:date="2020-04-01T21:33:00Z">
                  <w:rPr>
                    <w:rStyle w:val="Hyperlink"/>
                    <w:rFonts w:ascii="Times New Roman" w:hAnsi="Times New Roman" w:cs="Times New Roman"/>
                    <w:b/>
                    <w:noProof/>
                  </w:rPr>
                </w:rPrChange>
              </w:rPr>
              <w:t>1.</w:t>
            </w:r>
            <w:r w:rsidRPr="0058434B">
              <w:rPr>
                <w:rFonts w:ascii="Times New Roman" w:eastAsiaTheme="minorEastAsia" w:hAnsi="Times New Roman" w:cs="Times New Roman"/>
                <w:b/>
                <w:noProof/>
                <w:sz w:val="26"/>
                <w:szCs w:val="26"/>
                <w:rPrChange w:id="162" w:author="Vo Cuong" w:date="2020-04-01T21:33:00Z">
                  <w:rPr>
                    <w:rFonts w:eastAsiaTheme="minorEastAsia"/>
                    <w:noProof/>
                  </w:rPr>
                </w:rPrChange>
              </w:rPr>
              <w:tab/>
            </w:r>
            <w:r w:rsidRPr="0058434B">
              <w:rPr>
                <w:rStyle w:val="Hyperlink"/>
                <w:rFonts w:ascii="Times New Roman" w:hAnsi="Times New Roman" w:cs="Times New Roman"/>
                <w:b/>
                <w:noProof/>
                <w:sz w:val="26"/>
                <w:szCs w:val="26"/>
                <w:rPrChange w:id="163" w:author="Vo Cuong" w:date="2020-04-01T21:33:00Z">
                  <w:rPr>
                    <w:rStyle w:val="Hyperlink"/>
                    <w:rFonts w:ascii="Times New Roman" w:hAnsi="Times New Roman" w:cs="Times New Roman"/>
                    <w:b/>
                    <w:noProof/>
                  </w:rPr>
                </w:rPrChange>
              </w:rPr>
              <w:t>Giao diện người dùng</w:t>
            </w:r>
            <w:r w:rsidRPr="0058434B">
              <w:rPr>
                <w:rFonts w:ascii="Times New Roman" w:hAnsi="Times New Roman" w:cs="Times New Roman"/>
                <w:b/>
                <w:noProof/>
                <w:webHidden/>
                <w:sz w:val="26"/>
                <w:szCs w:val="26"/>
                <w:rPrChange w:id="164" w:author="Vo Cuong" w:date="2020-04-01T21:33:00Z">
                  <w:rPr>
                    <w:noProof/>
                    <w:webHidden/>
                  </w:rPr>
                </w:rPrChange>
              </w:rPr>
              <w:tab/>
            </w:r>
            <w:r w:rsidRPr="0058434B">
              <w:rPr>
                <w:rFonts w:ascii="Times New Roman" w:hAnsi="Times New Roman" w:cs="Times New Roman"/>
                <w:b/>
                <w:noProof/>
                <w:webHidden/>
                <w:sz w:val="26"/>
                <w:szCs w:val="26"/>
                <w:rPrChange w:id="165" w:author="Vo Cuong" w:date="2020-04-01T21:33:00Z">
                  <w:rPr>
                    <w:noProof/>
                    <w:webHidden/>
                  </w:rPr>
                </w:rPrChange>
              </w:rPr>
              <w:fldChar w:fldCharType="begin"/>
            </w:r>
            <w:r w:rsidRPr="0058434B">
              <w:rPr>
                <w:rFonts w:ascii="Times New Roman" w:hAnsi="Times New Roman" w:cs="Times New Roman"/>
                <w:b/>
                <w:noProof/>
                <w:webHidden/>
                <w:sz w:val="26"/>
                <w:szCs w:val="26"/>
                <w:rPrChange w:id="166" w:author="Vo Cuong" w:date="2020-04-01T21:33:00Z">
                  <w:rPr>
                    <w:noProof/>
                    <w:webHidden/>
                  </w:rPr>
                </w:rPrChange>
              </w:rPr>
              <w:instrText xml:space="preserve"> PAGEREF _Toc36669182 \h </w:instrText>
            </w:r>
          </w:ins>
          <w:r w:rsidRPr="0058434B">
            <w:rPr>
              <w:rFonts w:ascii="Times New Roman" w:hAnsi="Times New Roman" w:cs="Times New Roman"/>
              <w:b/>
              <w:noProof/>
              <w:webHidden/>
              <w:sz w:val="26"/>
              <w:szCs w:val="26"/>
              <w:rPrChange w:id="167" w:author="Vo Cuong" w:date="2020-04-01T21:33:00Z">
                <w:rPr>
                  <w:rFonts w:ascii="Times New Roman" w:hAnsi="Times New Roman" w:cs="Times New Roman"/>
                  <w:b/>
                  <w:noProof/>
                  <w:webHidden/>
                  <w:sz w:val="26"/>
                  <w:szCs w:val="26"/>
                </w:rPr>
              </w:rPrChange>
            </w:rPr>
          </w:r>
          <w:r w:rsidRPr="0058434B">
            <w:rPr>
              <w:rFonts w:ascii="Times New Roman" w:hAnsi="Times New Roman" w:cs="Times New Roman"/>
              <w:b/>
              <w:noProof/>
              <w:webHidden/>
              <w:sz w:val="26"/>
              <w:szCs w:val="26"/>
              <w:rPrChange w:id="168" w:author="Vo Cuong" w:date="2020-04-01T21:33:00Z">
                <w:rPr>
                  <w:noProof/>
                  <w:webHidden/>
                </w:rPr>
              </w:rPrChange>
            </w:rPr>
            <w:fldChar w:fldCharType="separate"/>
          </w:r>
          <w:ins w:id="169" w:author="Vo Cuong" w:date="2020-04-04T15:30:00Z">
            <w:r w:rsidR="00611150">
              <w:rPr>
                <w:rFonts w:ascii="Times New Roman" w:hAnsi="Times New Roman" w:cs="Times New Roman"/>
                <w:b/>
                <w:noProof/>
                <w:webHidden/>
                <w:sz w:val="26"/>
                <w:szCs w:val="26"/>
              </w:rPr>
              <w:t>8</w:t>
            </w:r>
          </w:ins>
          <w:ins w:id="170" w:author="Vo Cuong" w:date="2020-04-01T21:32:00Z">
            <w:r w:rsidRPr="0058434B">
              <w:rPr>
                <w:rFonts w:ascii="Times New Roman" w:hAnsi="Times New Roman" w:cs="Times New Roman"/>
                <w:b/>
                <w:noProof/>
                <w:webHidden/>
                <w:sz w:val="26"/>
                <w:szCs w:val="26"/>
                <w:rPrChange w:id="171" w:author="Vo Cuong" w:date="2020-04-01T21:33:00Z">
                  <w:rPr>
                    <w:noProof/>
                    <w:webHidden/>
                  </w:rPr>
                </w:rPrChange>
              </w:rPr>
              <w:fldChar w:fldCharType="end"/>
            </w:r>
            <w:r w:rsidRPr="0058434B">
              <w:rPr>
                <w:rStyle w:val="Hyperlink"/>
                <w:rFonts w:ascii="Times New Roman" w:hAnsi="Times New Roman" w:cs="Times New Roman"/>
                <w:b/>
                <w:noProof/>
                <w:sz w:val="26"/>
                <w:szCs w:val="26"/>
                <w:rPrChange w:id="172" w:author="Vo Cuong" w:date="2020-04-01T21:33:00Z">
                  <w:rPr>
                    <w:rStyle w:val="Hyperlink"/>
                    <w:noProof/>
                  </w:rPr>
                </w:rPrChange>
              </w:rPr>
              <w:fldChar w:fldCharType="end"/>
            </w:r>
          </w:ins>
        </w:p>
        <w:p w:rsidR="0058434B" w:rsidRPr="0058434B" w:rsidRDefault="0058434B">
          <w:pPr>
            <w:pStyle w:val="TOC3"/>
            <w:tabs>
              <w:tab w:val="left" w:pos="1100"/>
              <w:tab w:val="right" w:leader="dot" w:pos="9064"/>
            </w:tabs>
            <w:rPr>
              <w:ins w:id="173" w:author="Vo Cuong" w:date="2020-04-01T21:32:00Z"/>
              <w:rFonts w:ascii="Times New Roman" w:eastAsiaTheme="minorEastAsia" w:hAnsi="Times New Roman" w:cs="Times New Roman"/>
              <w:b/>
              <w:noProof/>
              <w:sz w:val="26"/>
              <w:szCs w:val="26"/>
              <w:rPrChange w:id="174" w:author="Vo Cuong" w:date="2020-04-01T21:33:00Z">
                <w:rPr>
                  <w:ins w:id="175" w:author="Vo Cuong" w:date="2020-04-01T21:32:00Z"/>
                  <w:rFonts w:eastAsiaTheme="minorEastAsia"/>
                  <w:noProof/>
                </w:rPr>
              </w:rPrChange>
            </w:rPr>
          </w:pPr>
          <w:ins w:id="176" w:author="Vo Cuong" w:date="2020-04-01T21:32:00Z">
            <w:r w:rsidRPr="0058434B">
              <w:rPr>
                <w:rStyle w:val="Hyperlink"/>
                <w:rFonts w:ascii="Times New Roman" w:hAnsi="Times New Roman" w:cs="Times New Roman"/>
                <w:b/>
                <w:noProof/>
                <w:sz w:val="26"/>
                <w:szCs w:val="26"/>
                <w:rPrChange w:id="177" w:author="Vo Cuong" w:date="2020-04-01T21:33:00Z">
                  <w:rPr>
                    <w:rStyle w:val="Hyperlink"/>
                    <w:noProof/>
                  </w:rPr>
                </w:rPrChange>
              </w:rPr>
              <w:fldChar w:fldCharType="begin"/>
            </w:r>
            <w:r w:rsidRPr="0058434B">
              <w:rPr>
                <w:rStyle w:val="Hyperlink"/>
                <w:rFonts w:ascii="Times New Roman" w:hAnsi="Times New Roman" w:cs="Times New Roman"/>
                <w:b/>
                <w:noProof/>
                <w:sz w:val="26"/>
                <w:szCs w:val="26"/>
                <w:rPrChange w:id="178" w:author="Vo Cuong" w:date="2020-04-01T21:33:00Z">
                  <w:rPr>
                    <w:rStyle w:val="Hyperlink"/>
                    <w:noProof/>
                  </w:rPr>
                </w:rPrChange>
              </w:rPr>
              <w:instrText xml:space="preserve"> </w:instrText>
            </w:r>
            <w:r w:rsidRPr="0058434B">
              <w:rPr>
                <w:rFonts w:ascii="Times New Roman" w:hAnsi="Times New Roman" w:cs="Times New Roman"/>
                <w:b/>
                <w:noProof/>
                <w:sz w:val="26"/>
                <w:szCs w:val="26"/>
                <w:rPrChange w:id="179" w:author="Vo Cuong" w:date="2020-04-01T21:33:00Z">
                  <w:rPr>
                    <w:noProof/>
                  </w:rPr>
                </w:rPrChange>
              </w:rPr>
              <w:instrText>HYPERLINK \l "_Toc36669183"</w:instrText>
            </w:r>
            <w:r w:rsidRPr="0058434B">
              <w:rPr>
                <w:rStyle w:val="Hyperlink"/>
                <w:rFonts w:ascii="Times New Roman" w:hAnsi="Times New Roman" w:cs="Times New Roman"/>
                <w:b/>
                <w:noProof/>
                <w:sz w:val="26"/>
                <w:szCs w:val="26"/>
                <w:rPrChange w:id="180" w:author="Vo Cuong" w:date="2020-04-01T21:33:00Z">
                  <w:rPr>
                    <w:rStyle w:val="Hyperlink"/>
                    <w:noProof/>
                  </w:rPr>
                </w:rPrChange>
              </w:rPr>
              <w:instrText xml:space="preserve"> </w:instrText>
            </w:r>
            <w:r w:rsidRPr="0058434B">
              <w:rPr>
                <w:rStyle w:val="Hyperlink"/>
                <w:rFonts w:ascii="Times New Roman" w:hAnsi="Times New Roman" w:cs="Times New Roman"/>
                <w:b/>
                <w:noProof/>
                <w:sz w:val="26"/>
                <w:szCs w:val="26"/>
                <w:rPrChange w:id="181" w:author="Vo Cuong" w:date="2020-04-01T21:33:00Z">
                  <w:rPr>
                    <w:rStyle w:val="Hyperlink"/>
                    <w:noProof/>
                  </w:rPr>
                </w:rPrChange>
              </w:rPr>
              <w:fldChar w:fldCharType="separate"/>
            </w:r>
            <w:r w:rsidRPr="0058434B">
              <w:rPr>
                <w:rStyle w:val="Hyperlink"/>
                <w:rFonts w:ascii="Times New Roman" w:hAnsi="Times New Roman" w:cs="Times New Roman"/>
                <w:b/>
                <w:noProof/>
                <w:sz w:val="26"/>
                <w:szCs w:val="26"/>
                <w:rPrChange w:id="182" w:author="Vo Cuong" w:date="2020-04-01T21:33:00Z">
                  <w:rPr>
                    <w:rStyle w:val="Hyperlink"/>
                    <w:rFonts w:ascii="Times New Roman" w:hAnsi="Times New Roman" w:cs="Times New Roman"/>
                    <w:b/>
                    <w:noProof/>
                  </w:rPr>
                </w:rPrChange>
              </w:rPr>
              <w:t>1.1</w:t>
            </w:r>
            <w:r w:rsidRPr="0058434B">
              <w:rPr>
                <w:rFonts w:ascii="Times New Roman" w:eastAsiaTheme="minorEastAsia" w:hAnsi="Times New Roman" w:cs="Times New Roman"/>
                <w:b/>
                <w:noProof/>
                <w:sz w:val="26"/>
                <w:szCs w:val="26"/>
                <w:rPrChange w:id="183" w:author="Vo Cuong" w:date="2020-04-01T21:33:00Z">
                  <w:rPr>
                    <w:rFonts w:eastAsiaTheme="minorEastAsia"/>
                    <w:noProof/>
                  </w:rPr>
                </w:rPrChange>
              </w:rPr>
              <w:tab/>
            </w:r>
            <w:r w:rsidRPr="0058434B">
              <w:rPr>
                <w:rStyle w:val="Hyperlink"/>
                <w:rFonts w:ascii="Times New Roman" w:hAnsi="Times New Roman" w:cs="Times New Roman"/>
                <w:b/>
                <w:noProof/>
                <w:sz w:val="26"/>
                <w:szCs w:val="26"/>
                <w:rPrChange w:id="184" w:author="Vo Cuong" w:date="2020-04-01T21:33:00Z">
                  <w:rPr>
                    <w:rStyle w:val="Hyperlink"/>
                    <w:rFonts w:ascii="Times New Roman" w:hAnsi="Times New Roman" w:cs="Times New Roman"/>
                    <w:b/>
                    <w:noProof/>
                  </w:rPr>
                </w:rPrChange>
              </w:rPr>
              <w:t>Giao diện đăng nhập</w:t>
            </w:r>
            <w:r w:rsidRPr="0058434B">
              <w:rPr>
                <w:rFonts w:ascii="Times New Roman" w:hAnsi="Times New Roman" w:cs="Times New Roman"/>
                <w:b/>
                <w:noProof/>
                <w:webHidden/>
                <w:sz w:val="26"/>
                <w:szCs w:val="26"/>
                <w:rPrChange w:id="185" w:author="Vo Cuong" w:date="2020-04-01T21:33:00Z">
                  <w:rPr>
                    <w:noProof/>
                    <w:webHidden/>
                  </w:rPr>
                </w:rPrChange>
              </w:rPr>
              <w:tab/>
            </w:r>
            <w:r w:rsidRPr="0058434B">
              <w:rPr>
                <w:rFonts w:ascii="Times New Roman" w:hAnsi="Times New Roman" w:cs="Times New Roman"/>
                <w:b/>
                <w:noProof/>
                <w:webHidden/>
                <w:sz w:val="26"/>
                <w:szCs w:val="26"/>
                <w:rPrChange w:id="186" w:author="Vo Cuong" w:date="2020-04-01T21:33:00Z">
                  <w:rPr>
                    <w:noProof/>
                    <w:webHidden/>
                  </w:rPr>
                </w:rPrChange>
              </w:rPr>
              <w:fldChar w:fldCharType="begin"/>
            </w:r>
            <w:r w:rsidRPr="0058434B">
              <w:rPr>
                <w:rFonts w:ascii="Times New Roman" w:hAnsi="Times New Roman" w:cs="Times New Roman"/>
                <w:b/>
                <w:noProof/>
                <w:webHidden/>
                <w:sz w:val="26"/>
                <w:szCs w:val="26"/>
                <w:rPrChange w:id="187" w:author="Vo Cuong" w:date="2020-04-01T21:33:00Z">
                  <w:rPr>
                    <w:noProof/>
                    <w:webHidden/>
                  </w:rPr>
                </w:rPrChange>
              </w:rPr>
              <w:instrText xml:space="preserve"> PAGEREF _Toc36669183 \h </w:instrText>
            </w:r>
          </w:ins>
          <w:r w:rsidRPr="0058434B">
            <w:rPr>
              <w:rFonts w:ascii="Times New Roman" w:hAnsi="Times New Roman" w:cs="Times New Roman"/>
              <w:b/>
              <w:noProof/>
              <w:webHidden/>
              <w:sz w:val="26"/>
              <w:szCs w:val="26"/>
              <w:rPrChange w:id="188" w:author="Vo Cuong" w:date="2020-04-01T21:33:00Z">
                <w:rPr>
                  <w:rFonts w:ascii="Times New Roman" w:hAnsi="Times New Roman" w:cs="Times New Roman"/>
                  <w:b/>
                  <w:noProof/>
                  <w:webHidden/>
                  <w:sz w:val="26"/>
                  <w:szCs w:val="26"/>
                </w:rPr>
              </w:rPrChange>
            </w:rPr>
          </w:r>
          <w:r w:rsidRPr="0058434B">
            <w:rPr>
              <w:rFonts w:ascii="Times New Roman" w:hAnsi="Times New Roman" w:cs="Times New Roman"/>
              <w:b/>
              <w:noProof/>
              <w:webHidden/>
              <w:sz w:val="26"/>
              <w:szCs w:val="26"/>
              <w:rPrChange w:id="189" w:author="Vo Cuong" w:date="2020-04-01T21:33:00Z">
                <w:rPr>
                  <w:noProof/>
                  <w:webHidden/>
                </w:rPr>
              </w:rPrChange>
            </w:rPr>
            <w:fldChar w:fldCharType="separate"/>
          </w:r>
          <w:ins w:id="190" w:author="Vo Cuong" w:date="2020-04-04T15:30:00Z">
            <w:r w:rsidR="00611150">
              <w:rPr>
                <w:rFonts w:ascii="Times New Roman" w:hAnsi="Times New Roman" w:cs="Times New Roman"/>
                <w:b/>
                <w:noProof/>
                <w:webHidden/>
                <w:sz w:val="26"/>
                <w:szCs w:val="26"/>
              </w:rPr>
              <w:t>8</w:t>
            </w:r>
          </w:ins>
          <w:ins w:id="191" w:author="Vo Cuong" w:date="2020-04-01T21:32:00Z">
            <w:r w:rsidRPr="0058434B">
              <w:rPr>
                <w:rFonts w:ascii="Times New Roman" w:hAnsi="Times New Roman" w:cs="Times New Roman"/>
                <w:b/>
                <w:noProof/>
                <w:webHidden/>
                <w:sz w:val="26"/>
                <w:szCs w:val="26"/>
                <w:rPrChange w:id="192" w:author="Vo Cuong" w:date="2020-04-01T21:33:00Z">
                  <w:rPr>
                    <w:noProof/>
                    <w:webHidden/>
                  </w:rPr>
                </w:rPrChange>
              </w:rPr>
              <w:fldChar w:fldCharType="end"/>
            </w:r>
            <w:r w:rsidRPr="0058434B">
              <w:rPr>
                <w:rStyle w:val="Hyperlink"/>
                <w:rFonts w:ascii="Times New Roman" w:hAnsi="Times New Roman" w:cs="Times New Roman"/>
                <w:b/>
                <w:noProof/>
                <w:sz w:val="26"/>
                <w:szCs w:val="26"/>
                <w:rPrChange w:id="193" w:author="Vo Cuong" w:date="2020-04-01T21:33:00Z">
                  <w:rPr>
                    <w:rStyle w:val="Hyperlink"/>
                    <w:noProof/>
                  </w:rPr>
                </w:rPrChange>
              </w:rPr>
              <w:fldChar w:fldCharType="end"/>
            </w:r>
          </w:ins>
        </w:p>
        <w:p w:rsidR="0058434B" w:rsidRPr="0058434B" w:rsidRDefault="0058434B">
          <w:pPr>
            <w:pStyle w:val="TOC3"/>
            <w:tabs>
              <w:tab w:val="left" w:pos="1100"/>
              <w:tab w:val="right" w:leader="dot" w:pos="9064"/>
            </w:tabs>
            <w:rPr>
              <w:ins w:id="194" w:author="Vo Cuong" w:date="2020-04-01T21:32:00Z"/>
              <w:rFonts w:ascii="Times New Roman" w:eastAsiaTheme="minorEastAsia" w:hAnsi="Times New Roman" w:cs="Times New Roman"/>
              <w:b/>
              <w:noProof/>
              <w:sz w:val="26"/>
              <w:szCs w:val="26"/>
              <w:rPrChange w:id="195" w:author="Vo Cuong" w:date="2020-04-01T21:33:00Z">
                <w:rPr>
                  <w:ins w:id="196" w:author="Vo Cuong" w:date="2020-04-01T21:32:00Z"/>
                  <w:rFonts w:eastAsiaTheme="minorEastAsia"/>
                  <w:noProof/>
                </w:rPr>
              </w:rPrChange>
            </w:rPr>
          </w:pPr>
          <w:ins w:id="197" w:author="Vo Cuong" w:date="2020-04-01T21:32:00Z">
            <w:r w:rsidRPr="0058434B">
              <w:rPr>
                <w:rStyle w:val="Hyperlink"/>
                <w:rFonts w:ascii="Times New Roman" w:hAnsi="Times New Roman" w:cs="Times New Roman"/>
                <w:b/>
                <w:noProof/>
                <w:sz w:val="26"/>
                <w:szCs w:val="26"/>
                <w:rPrChange w:id="198" w:author="Vo Cuong" w:date="2020-04-01T21:33:00Z">
                  <w:rPr>
                    <w:rStyle w:val="Hyperlink"/>
                    <w:noProof/>
                  </w:rPr>
                </w:rPrChange>
              </w:rPr>
              <w:fldChar w:fldCharType="begin"/>
            </w:r>
            <w:r w:rsidRPr="0058434B">
              <w:rPr>
                <w:rStyle w:val="Hyperlink"/>
                <w:rFonts w:ascii="Times New Roman" w:hAnsi="Times New Roman" w:cs="Times New Roman"/>
                <w:b/>
                <w:noProof/>
                <w:sz w:val="26"/>
                <w:szCs w:val="26"/>
                <w:rPrChange w:id="199" w:author="Vo Cuong" w:date="2020-04-01T21:33:00Z">
                  <w:rPr>
                    <w:rStyle w:val="Hyperlink"/>
                    <w:noProof/>
                  </w:rPr>
                </w:rPrChange>
              </w:rPr>
              <w:instrText xml:space="preserve"> </w:instrText>
            </w:r>
            <w:r w:rsidRPr="0058434B">
              <w:rPr>
                <w:rFonts w:ascii="Times New Roman" w:hAnsi="Times New Roman" w:cs="Times New Roman"/>
                <w:b/>
                <w:noProof/>
                <w:sz w:val="26"/>
                <w:szCs w:val="26"/>
                <w:rPrChange w:id="200" w:author="Vo Cuong" w:date="2020-04-01T21:33:00Z">
                  <w:rPr>
                    <w:noProof/>
                  </w:rPr>
                </w:rPrChange>
              </w:rPr>
              <w:instrText>HYPERLINK \l "_Toc36669184"</w:instrText>
            </w:r>
            <w:r w:rsidRPr="0058434B">
              <w:rPr>
                <w:rStyle w:val="Hyperlink"/>
                <w:rFonts w:ascii="Times New Roman" w:hAnsi="Times New Roman" w:cs="Times New Roman"/>
                <w:b/>
                <w:noProof/>
                <w:sz w:val="26"/>
                <w:szCs w:val="26"/>
                <w:rPrChange w:id="201" w:author="Vo Cuong" w:date="2020-04-01T21:33:00Z">
                  <w:rPr>
                    <w:rStyle w:val="Hyperlink"/>
                    <w:noProof/>
                  </w:rPr>
                </w:rPrChange>
              </w:rPr>
              <w:instrText xml:space="preserve"> </w:instrText>
            </w:r>
            <w:r w:rsidRPr="0058434B">
              <w:rPr>
                <w:rStyle w:val="Hyperlink"/>
                <w:rFonts w:ascii="Times New Roman" w:hAnsi="Times New Roman" w:cs="Times New Roman"/>
                <w:b/>
                <w:noProof/>
                <w:sz w:val="26"/>
                <w:szCs w:val="26"/>
                <w:rPrChange w:id="202" w:author="Vo Cuong" w:date="2020-04-01T21:33:00Z">
                  <w:rPr>
                    <w:rStyle w:val="Hyperlink"/>
                    <w:noProof/>
                  </w:rPr>
                </w:rPrChange>
              </w:rPr>
              <w:fldChar w:fldCharType="separate"/>
            </w:r>
            <w:r w:rsidRPr="0058434B">
              <w:rPr>
                <w:rStyle w:val="Hyperlink"/>
                <w:rFonts w:ascii="Times New Roman" w:hAnsi="Times New Roman" w:cs="Times New Roman"/>
                <w:b/>
                <w:noProof/>
                <w:sz w:val="26"/>
                <w:szCs w:val="26"/>
                <w:rPrChange w:id="203" w:author="Vo Cuong" w:date="2020-04-01T21:33:00Z">
                  <w:rPr>
                    <w:rStyle w:val="Hyperlink"/>
                    <w:rFonts w:ascii="Times New Roman" w:hAnsi="Times New Roman" w:cs="Times New Roman"/>
                    <w:b/>
                    <w:noProof/>
                  </w:rPr>
                </w:rPrChange>
              </w:rPr>
              <w:t>1.2</w:t>
            </w:r>
            <w:r w:rsidRPr="0058434B">
              <w:rPr>
                <w:rFonts w:ascii="Times New Roman" w:eastAsiaTheme="minorEastAsia" w:hAnsi="Times New Roman" w:cs="Times New Roman"/>
                <w:b/>
                <w:noProof/>
                <w:sz w:val="26"/>
                <w:szCs w:val="26"/>
                <w:rPrChange w:id="204" w:author="Vo Cuong" w:date="2020-04-01T21:33:00Z">
                  <w:rPr>
                    <w:rFonts w:eastAsiaTheme="minorEastAsia"/>
                    <w:noProof/>
                  </w:rPr>
                </w:rPrChange>
              </w:rPr>
              <w:tab/>
            </w:r>
            <w:r w:rsidRPr="0058434B">
              <w:rPr>
                <w:rStyle w:val="Hyperlink"/>
                <w:rFonts w:ascii="Times New Roman" w:hAnsi="Times New Roman" w:cs="Times New Roman"/>
                <w:b/>
                <w:noProof/>
                <w:sz w:val="26"/>
                <w:szCs w:val="26"/>
                <w:rPrChange w:id="205" w:author="Vo Cuong" w:date="2020-04-01T21:33:00Z">
                  <w:rPr>
                    <w:rStyle w:val="Hyperlink"/>
                    <w:rFonts w:ascii="Times New Roman" w:hAnsi="Times New Roman" w:cs="Times New Roman"/>
                    <w:b/>
                    <w:noProof/>
                  </w:rPr>
                </w:rPrChange>
              </w:rPr>
              <w:t>Giao diện danh sách nhiệm vụ</w:t>
            </w:r>
            <w:r w:rsidRPr="0058434B">
              <w:rPr>
                <w:rFonts w:ascii="Times New Roman" w:hAnsi="Times New Roman" w:cs="Times New Roman"/>
                <w:b/>
                <w:noProof/>
                <w:webHidden/>
                <w:sz w:val="26"/>
                <w:szCs w:val="26"/>
                <w:rPrChange w:id="206" w:author="Vo Cuong" w:date="2020-04-01T21:33:00Z">
                  <w:rPr>
                    <w:noProof/>
                    <w:webHidden/>
                  </w:rPr>
                </w:rPrChange>
              </w:rPr>
              <w:tab/>
            </w:r>
            <w:r w:rsidRPr="0058434B">
              <w:rPr>
                <w:rFonts w:ascii="Times New Roman" w:hAnsi="Times New Roman" w:cs="Times New Roman"/>
                <w:b/>
                <w:noProof/>
                <w:webHidden/>
                <w:sz w:val="26"/>
                <w:szCs w:val="26"/>
                <w:rPrChange w:id="207" w:author="Vo Cuong" w:date="2020-04-01T21:33:00Z">
                  <w:rPr>
                    <w:noProof/>
                    <w:webHidden/>
                  </w:rPr>
                </w:rPrChange>
              </w:rPr>
              <w:fldChar w:fldCharType="begin"/>
            </w:r>
            <w:r w:rsidRPr="0058434B">
              <w:rPr>
                <w:rFonts w:ascii="Times New Roman" w:hAnsi="Times New Roman" w:cs="Times New Roman"/>
                <w:b/>
                <w:noProof/>
                <w:webHidden/>
                <w:sz w:val="26"/>
                <w:szCs w:val="26"/>
                <w:rPrChange w:id="208" w:author="Vo Cuong" w:date="2020-04-01T21:33:00Z">
                  <w:rPr>
                    <w:noProof/>
                    <w:webHidden/>
                  </w:rPr>
                </w:rPrChange>
              </w:rPr>
              <w:instrText xml:space="preserve"> PAGEREF _Toc36669184 \h </w:instrText>
            </w:r>
          </w:ins>
          <w:r w:rsidRPr="0058434B">
            <w:rPr>
              <w:rFonts w:ascii="Times New Roman" w:hAnsi="Times New Roman" w:cs="Times New Roman"/>
              <w:b/>
              <w:noProof/>
              <w:webHidden/>
              <w:sz w:val="26"/>
              <w:szCs w:val="26"/>
              <w:rPrChange w:id="209" w:author="Vo Cuong" w:date="2020-04-01T21:33:00Z">
                <w:rPr>
                  <w:rFonts w:ascii="Times New Roman" w:hAnsi="Times New Roman" w:cs="Times New Roman"/>
                  <w:b/>
                  <w:noProof/>
                  <w:webHidden/>
                  <w:sz w:val="26"/>
                  <w:szCs w:val="26"/>
                </w:rPr>
              </w:rPrChange>
            </w:rPr>
          </w:r>
          <w:r w:rsidRPr="0058434B">
            <w:rPr>
              <w:rFonts w:ascii="Times New Roman" w:hAnsi="Times New Roman" w:cs="Times New Roman"/>
              <w:b/>
              <w:noProof/>
              <w:webHidden/>
              <w:sz w:val="26"/>
              <w:szCs w:val="26"/>
              <w:rPrChange w:id="210" w:author="Vo Cuong" w:date="2020-04-01T21:33:00Z">
                <w:rPr>
                  <w:noProof/>
                  <w:webHidden/>
                </w:rPr>
              </w:rPrChange>
            </w:rPr>
            <w:fldChar w:fldCharType="separate"/>
          </w:r>
          <w:ins w:id="211" w:author="Vo Cuong" w:date="2020-04-04T15:30:00Z">
            <w:r w:rsidR="00611150">
              <w:rPr>
                <w:rFonts w:ascii="Times New Roman" w:hAnsi="Times New Roman" w:cs="Times New Roman"/>
                <w:b/>
                <w:noProof/>
                <w:webHidden/>
                <w:sz w:val="26"/>
                <w:szCs w:val="26"/>
              </w:rPr>
              <w:t>10</w:t>
            </w:r>
          </w:ins>
          <w:ins w:id="212" w:author="Vo Cuong" w:date="2020-04-01T21:32:00Z">
            <w:r w:rsidRPr="0058434B">
              <w:rPr>
                <w:rFonts w:ascii="Times New Roman" w:hAnsi="Times New Roman" w:cs="Times New Roman"/>
                <w:b/>
                <w:noProof/>
                <w:webHidden/>
                <w:sz w:val="26"/>
                <w:szCs w:val="26"/>
                <w:rPrChange w:id="213" w:author="Vo Cuong" w:date="2020-04-01T21:33:00Z">
                  <w:rPr>
                    <w:noProof/>
                    <w:webHidden/>
                  </w:rPr>
                </w:rPrChange>
              </w:rPr>
              <w:fldChar w:fldCharType="end"/>
            </w:r>
            <w:r w:rsidRPr="0058434B">
              <w:rPr>
                <w:rStyle w:val="Hyperlink"/>
                <w:rFonts w:ascii="Times New Roman" w:hAnsi="Times New Roman" w:cs="Times New Roman"/>
                <w:b/>
                <w:noProof/>
                <w:sz w:val="26"/>
                <w:szCs w:val="26"/>
                <w:rPrChange w:id="214" w:author="Vo Cuong" w:date="2020-04-01T21:33:00Z">
                  <w:rPr>
                    <w:rStyle w:val="Hyperlink"/>
                    <w:noProof/>
                  </w:rPr>
                </w:rPrChange>
              </w:rPr>
              <w:fldChar w:fldCharType="end"/>
            </w:r>
          </w:ins>
        </w:p>
        <w:p w:rsidR="0058434B" w:rsidRPr="0058434B" w:rsidRDefault="0058434B">
          <w:pPr>
            <w:pStyle w:val="TOC3"/>
            <w:tabs>
              <w:tab w:val="left" w:pos="1100"/>
              <w:tab w:val="right" w:leader="dot" w:pos="9064"/>
            </w:tabs>
            <w:rPr>
              <w:ins w:id="215" w:author="Vo Cuong" w:date="2020-04-01T21:32:00Z"/>
              <w:rFonts w:ascii="Times New Roman" w:eastAsiaTheme="minorEastAsia" w:hAnsi="Times New Roman" w:cs="Times New Roman"/>
              <w:b/>
              <w:noProof/>
              <w:sz w:val="26"/>
              <w:szCs w:val="26"/>
              <w:rPrChange w:id="216" w:author="Vo Cuong" w:date="2020-04-01T21:33:00Z">
                <w:rPr>
                  <w:ins w:id="217" w:author="Vo Cuong" w:date="2020-04-01T21:32:00Z"/>
                  <w:rFonts w:eastAsiaTheme="minorEastAsia"/>
                  <w:noProof/>
                </w:rPr>
              </w:rPrChange>
            </w:rPr>
          </w:pPr>
          <w:ins w:id="218" w:author="Vo Cuong" w:date="2020-04-01T21:32:00Z">
            <w:r w:rsidRPr="0058434B">
              <w:rPr>
                <w:rStyle w:val="Hyperlink"/>
                <w:rFonts w:ascii="Times New Roman" w:hAnsi="Times New Roman" w:cs="Times New Roman"/>
                <w:b/>
                <w:noProof/>
                <w:sz w:val="26"/>
                <w:szCs w:val="26"/>
                <w:rPrChange w:id="219" w:author="Vo Cuong" w:date="2020-04-01T21:33:00Z">
                  <w:rPr>
                    <w:rStyle w:val="Hyperlink"/>
                    <w:noProof/>
                  </w:rPr>
                </w:rPrChange>
              </w:rPr>
              <w:fldChar w:fldCharType="begin"/>
            </w:r>
            <w:r w:rsidRPr="0058434B">
              <w:rPr>
                <w:rStyle w:val="Hyperlink"/>
                <w:rFonts w:ascii="Times New Roman" w:hAnsi="Times New Roman" w:cs="Times New Roman"/>
                <w:b/>
                <w:noProof/>
                <w:sz w:val="26"/>
                <w:szCs w:val="26"/>
                <w:rPrChange w:id="220" w:author="Vo Cuong" w:date="2020-04-01T21:33:00Z">
                  <w:rPr>
                    <w:rStyle w:val="Hyperlink"/>
                    <w:noProof/>
                  </w:rPr>
                </w:rPrChange>
              </w:rPr>
              <w:instrText xml:space="preserve"> </w:instrText>
            </w:r>
            <w:r w:rsidRPr="0058434B">
              <w:rPr>
                <w:rFonts w:ascii="Times New Roman" w:hAnsi="Times New Roman" w:cs="Times New Roman"/>
                <w:b/>
                <w:noProof/>
                <w:sz w:val="26"/>
                <w:szCs w:val="26"/>
                <w:rPrChange w:id="221" w:author="Vo Cuong" w:date="2020-04-01T21:33:00Z">
                  <w:rPr>
                    <w:noProof/>
                  </w:rPr>
                </w:rPrChange>
              </w:rPr>
              <w:instrText>HYPERLINK \l "_Toc36669223"</w:instrText>
            </w:r>
            <w:r w:rsidRPr="0058434B">
              <w:rPr>
                <w:rStyle w:val="Hyperlink"/>
                <w:rFonts w:ascii="Times New Roman" w:hAnsi="Times New Roman" w:cs="Times New Roman"/>
                <w:b/>
                <w:noProof/>
                <w:sz w:val="26"/>
                <w:szCs w:val="26"/>
                <w:rPrChange w:id="222" w:author="Vo Cuong" w:date="2020-04-01T21:33:00Z">
                  <w:rPr>
                    <w:rStyle w:val="Hyperlink"/>
                    <w:noProof/>
                  </w:rPr>
                </w:rPrChange>
              </w:rPr>
              <w:instrText xml:space="preserve"> </w:instrText>
            </w:r>
            <w:r w:rsidRPr="0058434B">
              <w:rPr>
                <w:rStyle w:val="Hyperlink"/>
                <w:rFonts w:ascii="Times New Roman" w:hAnsi="Times New Roman" w:cs="Times New Roman"/>
                <w:b/>
                <w:noProof/>
                <w:sz w:val="26"/>
                <w:szCs w:val="26"/>
                <w:rPrChange w:id="223" w:author="Vo Cuong" w:date="2020-04-01T21:33:00Z">
                  <w:rPr>
                    <w:rStyle w:val="Hyperlink"/>
                    <w:noProof/>
                  </w:rPr>
                </w:rPrChange>
              </w:rPr>
              <w:fldChar w:fldCharType="separate"/>
            </w:r>
            <w:r w:rsidRPr="0058434B">
              <w:rPr>
                <w:rStyle w:val="Hyperlink"/>
                <w:rFonts w:ascii="Times New Roman" w:hAnsi="Times New Roman" w:cs="Times New Roman"/>
                <w:b/>
                <w:noProof/>
                <w:sz w:val="26"/>
                <w:szCs w:val="26"/>
                <w:rPrChange w:id="224" w:author="Vo Cuong" w:date="2020-04-01T21:33:00Z">
                  <w:rPr>
                    <w:rStyle w:val="Hyperlink"/>
                    <w:rFonts w:ascii="Times New Roman" w:hAnsi="Times New Roman" w:cs="Times New Roman"/>
                    <w:b/>
                    <w:noProof/>
                  </w:rPr>
                </w:rPrChange>
              </w:rPr>
              <w:t>1.3</w:t>
            </w:r>
            <w:r w:rsidRPr="0058434B">
              <w:rPr>
                <w:rFonts w:ascii="Times New Roman" w:eastAsiaTheme="minorEastAsia" w:hAnsi="Times New Roman" w:cs="Times New Roman"/>
                <w:b/>
                <w:noProof/>
                <w:sz w:val="26"/>
                <w:szCs w:val="26"/>
                <w:rPrChange w:id="225" w:author="Vo Cuong" w:date="2020-04-01T21:33:00Z">
                  <w:rPr>
                    <w:rFonts w:eastAsiaTheme="minorEastAsia"/>
                    <w:noProof/>
                  </w:rPr>
                </w:rPrChange>
              </w:rPr>
              <w:tab/>
            </w:r>
            <w:r w:rsidRPr="0058434B">
              <w:rPr>
                <w:rStyle w:val="Hyperlink"/>
                <w:rFonts w:ascii="Times New Roman" w:hAnsi="Times New Roman" w:cs="Times New Roman"/>
                <w:b/>
                <w:noProof/>
                <w:sz w:val="26"/>
                <w:szCs w:val="26"/>
                <w:rPrChange w:id="226" w:author="Vo Cuong" w:date="2020-04-01T21:33:00Z">
                  <w:rPr>
                    <w:rStyle w:val="Hyperlink"/>
                    <w:rFonts w:ascii="Times New Roman" w:hAnsi="Times New Roman" w:cs="Times New Roman"/>
                    <w:b/>
                    <w:noProof/>
                  </w:rPr>
                </w:rPrChange>
              </w:rPr>
              <w:t>Giao diện đổi mật khẩu</w:t>
            </w:r>
            <w:r w:rsidRPr="0058434B">
              <w:rPr>
                <w:rFonts w:ascii="Times New Roman" w:hAnsi="Times New Roman" w:cs="Times New Roman"/>
                <w:b/>
                <w:noProof/>
                <w:webHidden/>
                <w:sz w:val="26"/>
                <w:szCs w:val="26"/>
                <w:rPrChange w:id="227" w:author="Vo Cuong" w:date="2020-04-01T21:33:00Z">
                  <w:rPr>
                    <w:noProof/>
                    <w:webHidden/>
                  </w:rPr>
                </w:rPrChange>
              </w:rPr>
              <w:tab/>
            </w:r>
            <w:r w:rsidRPr="0058434B">
              <w:rPr>
                <w:rFonts w:ascii="Times New Roman" w:hAnsi="Times New Roman" w:cs="Times New Roman"/>
                <w:b/>
                <w:noProof/>
                <w:webHidden/>
                <w:sz w:val="26"/>
                <w:szCs w:val="26"/>
                <w:rPrChange w:id="228" w:author="Vo Cuong" w:date="2020-04-01T21:33:00Z">
                  <w:rPr>
                    <w:noProof/>
                    <w:webHidden/>
                  </w:rPr>
                </w:rPrChange>
              </w:rPr>
              <w:fldChar w:fldCharType="begin"/>
            </w:r>
            <w:r w:rsidRPr="0058434B">
              <w:rPr>
                <w:rFonts w:ascii="Times New Roman" w:hAnsi="Times New Roman" w:cs="Times New Roman"/>
                <w:b/>
                <w:noProof/>
                <w:webHidden/>
                <w:sz w:val="26"/>
                <w:szCs w:val="26"/>
                <w:rPrChange w:id="229" w:author="Vo Cuong" w:date="2020-04-01T21:33:00Z">
                  <w:rPr>
                    <w:noProof/>
                    <w:webHidden/>
                  </w:rPr>
                </w:rPrChange>
              </w:rPr>
              <w:instrText xml:space="preserve"> PAGEREF _Toc36669223 \h </w:instrText>
            </w:r>
          </w:ins>
          <w:r w:rsidRPr="0058434B">
            <w:rPr>
              <w:rFonts w:ascii="Times New Roman" w:hAnsi="Times New Roman" w:cs="Times New Roman"/>
              <w:b/>
              <w:noProof/>
              <w:webHidden/>
              <w:sz w:val="26"/>
              <w:szCs w:val="26"/>
              <w:rPrChange w:id="230" w:author="Vo Cuong" w:date="2020-04-01T21:33:00Z">
                <w:rPr>
                  <w:rFonts w:ascii="Times New Roman" w:hAnsi="Times New Roman" w:cs="Times New Roman"/>
                  <w:b/>
                  <w:noProof/>
                  <w:webHidden/>
                  <w:sz w:val="26"/>
                  <w:szCs w:val="26"/>
                </w:rPr>
              </w:rPrChange>
            </w:rPr>
          </w:r>
          <w:r w:rsidRPr="0058434B">
            <w:rPr>
              <w:rFonts w:ascii="Times New Roman" w:hAnsi="Times New Roman" w:cs="Times New Roman"/>
              <w:b/>
              <w:noProof/>
              <w:webHidden/>
              <w:sz w:val="26"/>
              <w:szCs w:val="26"/>
              <w:rPrChange w:id="231" w:author="Vo Cuong" w:date="2020-04-01T21:33:00Z">
                <w:rPr>
                  <w:noProof/>
                  <w:webHidden/>
                </w:rPr>
              </w:rPrChange>
            </w:rPr>
            <w:fldChar w:fldCharType="separate"/>
          </w:r>
          <w:ins w:id="232" w:author="Vo Cuong" w:date="2020-04-04T15:30:00Z">
            <w:r w:rsidR="00611150">
              <w:rPr>
                <w:rFonts w:ascii="Times New Roman" w:hAnsi="Times New Roman" w:cs="Times New Roman"/>
                <w:b/>
                <w:noProof/>
                <w:webHidden/>
                <w:sz w:val="26"/>
                <w:szCs w:val="26"/>
              </w:rPr>
              <w:t>12</w:t>
            </w:r>
          </w:ins>
          <w:ins w:id="233" w:author="Vo Cuong" w:date="2020-04-01T21:32:00Z">
            <w:r w:rsidRPr="0058434B">
              <w:rPr>
                <w:rFonts w:ascii="Times New Roman" w:hAnsi="Times New Roman" w:cs="Times New Roman"/>
                <w:b/>
                <w:noProof/>
                <w:webHidden/>
                <w:sz w:val="26"/>
                <w:szCs w:val="26"/>
                <w:rPrChange w:id="234" w:author="Vo Cuong" w:date="2020-04-01T21:33:00Z">
                  <w:rPr>
                    <w:noProof/>
                    <w:webHidden/>
                  </w:rPr>
                </w:rPrChange>
              </w:rPr>
              <w:fldChar w:fldCharType="end"/>
            </w:r>
            <w:r w:rsidRPr="0058434B">
              <w:rPr>
                <w:rStyle w:val="Hyperlink"/>
                <w:rFonts w:ascii="Times New Roman" w:hAnsi="Times New Roman" w:cs="Times New Roman"/>
                <w:b/>
                <w:noProof/>
                <w:sz w:val="26"/>
                <w:szCs w:val="26"/>
                <w:rPrChange w:id="235" w:author="Vo Cuong" w:date="2020-04-01T21:33:00Z">
                  <w:rPr>
                    <w:rStyle w:val="Hyperlink"/>
                    <w:noProof/>
                  </w:rPr>
                </w:rPrChange>
              </w:rPr>
              <w:fldChar w:fldCharType="end"/>
            </w:r>
          </w:ins>
        </w:p>
        <w:p w:rsidR="0058434B" w:rsidRPr="0058434B" w:rsidRDefault="0058434B">
          <w:pPr>
            <w:pStyle w:val="TOC3"/>
            <w:tabs>
              <w:tab w:val="left" w:pos="1100"/>
              <w:tab w:val="right" w:leader="dot" w:pos="9064"/>
            </w:tabs>
            <w:rPr>
              <w:ins w:id="236" w:author="Vo Cuong" w:date="2020-04-01T21:32:00Z"/>
              <w:rFonts w:ascii="Times New Roman" w:eastAsiaTheme="minorEastAsia" w:hAnsi="Times New Roman" w:cs="Times New Roman"/>
              <w:b/>
              <w:noProof/>
              <w:sz w:val="26"/>
              <w:szCs w:val="26"/>
              <w:rPrChange w:id="237" w:author="Vo Cuong" w:date="2020-04-01T21:33:00Z">
                <w:rPr>
                  <w:ins w:id="238" w:author="Vo Cuong" w:date="2020-04-01T21:32:00Z"/>
                  <w:rFonts w:eastAsiaTheme="minorEastAsia"/>
                  <w:noProof/>
                </w:rPr>
              </w:rPrChange>
            </w:rPr>
          </w:pPr>
          <w:ins w:id="239" w:author="Vo Cuong" w:date="2020-04-01T21:32:00Z">
            <w:r w:rsidRPr="0058434B">
              <w:rPr>
                <w:rStyle w:val="Hyperlink"/>
                <w:rFonts w:ascii="Times New Roman" w:hAnsi="Times New Roman" w:cs="Times New Roman"/>
                <w:b/>
                <w:noProof/>
                <w:sz w:val="26"/>
                <w:szCs w:val="26"/>
                <w:rPrChange w:id="240" w:author="Vo Cuong" w:date="2020-04-01T21:33:00Z">
                  <w:rPr>
                    <w:rStyle w:val="Hyperlink"/>
                    <w:noProof/>
                  </w:rPr>
                </w:rPrChange>
              </w:rPr>
              <w:fldChar w:fldCharType="begin"/>
            </w:r>
            <w:r w:rsidRPr="0058434B">
              <w:rPr>
                <w:rStyle w:val="Hyperlink"/>
                <w:rFonts w:ascii="Times New Roman" w:hAnsi="Times New Roman" w:cs="Times New Roman"/>
                <w:b/>
                <w:noProof/>
                <w:sz w:val="26"/>
                <w:szCs w:val="26"/>
                <w:rPrChange w:id="241" w:author="Vo Cuong" w:date="2020-04-01T21:33:00Z">
                  <w:rPr>
                    <w:rStyle w:val="Hyperlink"/>
                    <w:noProof/>
                  </w:rPr>
                </w:rPrChange>
              </w:rPr>
              <w:instrText xml:space="preserve"> </w:instrText>
            </w:r>
            <w:r w:rsidRPr="0058434B">
              <w:rPr>
                <w:rFonts w:ascii="Times New Roman" w:hAnsi="Times New Roman" w:cs="Times New Roman"/>
                <w:b/>
                <w:noProof/>
                <w:sz w:val="26"/>
                <w:szCs w:val="26"/>
                <w:rPrChange w:id="242" w:author="Vo Cuong" w:date="2020-04-01T21:33:00Z">
                  <w:rPr>
                    <w:noProof/>
                  </w:rPr>
                </w:rPrChange>
              </w:rPr>
              <w:instrText>HYPERLINK \l "_Toc36669224"</w:instrText>
            </w:r>
            <w:r w:rsidRPr="0058434B">
              <w:rPr>
                <w:rStyle w:val="Hyperlink"/>
                <w:rFonts w:ascii="Times New Roman" w:hAnsi="Times New Roman" w:cs="Times New Roman"/>
                <w:b/>
                <w:noProof/>
                <w:sz w:val="26"/>
                <w:szCs w:val="26"/>
                <w:rPrChange w:id="243" w:author="Vo Cuong" w:date="2020-04-01T21:33:00Z">
                  <w:rPr>
                    <w:rStyle w:val="Hyperlink"/>
                    <w:noProof/>
                  </w:rPr>
                </w:rPrChange>
              </w:rPr>
              <w:instrText xml:space="preserve"> </w:instrText>
            </w:r>
            <w:r w:rsidRPr="0058434B">
              <w:rPr>
                <w:rStyle w:val="Hyperlink"/>
                <w:rFonts w:ascii="Times New Roman" w:hAnsi="Times New Roman" w:cs="Times New Roman"/>
                <w:b/>
                <w:noProof/>
                <w:sz w:val="26"/>
                <w:szCs w:val="26"/>
                <w:rPrChange w:id="244" w:author="Vo Cuong" w:date="2020-04-01T21:33:00Z">
                  <w:rPr>
                    <w:rStyle w:val="Hyperlink"/>
                    <w:noProof/>
                  </w:rPr>
                </w:rPrChange>
              </w:rPr>
              <w:fldChar w:fldCharType="separate"/>
            </w:r>
            <w:r w:rsidRPr="0058434B">
              <w:rPr>
                <w:rStyle w:val="Hyperlink"/>
                <w:rFonts w:ascii="Times New Roman" w:hAnsi="Times New Roman" w:cs="Times New Roman"/>
                <w:b/>
                <w:noProof/>
                <w:sz w:val="26"/>
                <w:szCs w:val="26"/>
                <w:rPrChange w:id="245" w:author="Vo Cuong" w:date="2020-04-01T21:33:00Z">
                  <w:rPr>
                    <w:rStyle w:val="Hyperlink"/>
                    <w:rFonts w:ascii="Times New Roman" w:hAnsi="Times New Roman" w:cs="Times New Roman"/>
                    <w:b/>
                    <w:noProof/>
                  </w:rPr>
                </w:rPrChange>
              </w:rPr>
              <w:t>1.4</w:t>
            </w:r>
            <w:r w:rsidRPr="0058434B">
              <w:rPr>
                <w:rFonts w:ascii="Times New Roman" w:eastAsiaTheme="minorEastAsia" w:hAnsi="Times New Roman" w:cs="Times New Roman"/>
                <w:b/>
                <w:noProof/>
                <w:sz w:val="26"/>
                <w:szCs w:val="26"/>
                <w:rPrChange w:id="246" w:author="Vo Cuong" w:date="2020-04-01T21:33:00Z">
                  <w:rPr>
                    <w:rFonts w:eastAsiaTheme="minorEastAsia"/>
                    <w:noProof/>
                  </w:rPr>
                </w:rPrChange>
              </w:rPr>
              <w:tab/>
            </w:r>
            <w:r w:rsidRPr="0058434B">
              <w:rPr>
                <w:rStyle w:val="Hyperlink"/>
                <w:rFonts w:ascii="Times New Roman" w:hAnsi="Times New Roman" w:cs="Times New Roman"/>
                <w:b/>
                <w:noProof/>
                <w:sz w:val="26"/>
                <w:szCs w:val="26"/>
                <w:rPrChange w:id="247" w:author="Vo Cuong" w:date="2020-04-01T21:33:00Z">
                  <w:rPr>
                    <w:rStyle w:val="Hyperlink"/>
                    <w:rFonts w:ascii="Times New Roman" w:hAnsi="Times New Roman" w:cs="Times New Roman"/>
                    <w:b/>
                    <w:noProof/>
                  </w:rPr>
                </w:rPrChange>
              </w:rPr>
              <w:t>Giao diện chi tiết nhiệm vụ</w:t>
            </w:r>
            <w:r w:rsidRPr="0058434B">
              <w:rPr>
                <w:rFonts w:ascii="Times New Roman" w:hAnsi="Times New Roman" w:cs="Times New Roman"/>
                <w:b/>
                <w:noProof/>
                <w:webHidden/>
                <w:sz w:val="26"/>
                <w:szCs w:val="26"/>
                <w:rPrChange w:id="248" w:author="Vo Cuong" w:date="2020-04-01T21:33:00Z">
                  <w:rPr>
                    <w:noProof/>
                    <w:webHidden/>
                  </w:rPr>
                </w:rPrChange>
              </w:rPr>
              <w:tab/>
            </w:r>
            <w:r w:rsidRPr="0058434B">
              <w:rPr>
                <w:rFonts w:ascii="Times New Roman" w:hAnsi="Times New Roman" w:cs="Times New Roman"/>
                <w:b/>
                <w:noProof/>
                <w:webHidden/>
                <w:sz w:val="26"/>
                <w:szCs w:val="26"/>
                <w:rPrChange w:id="249" w:author="Vo Cuong" w:date="2020-04-01T21:33:00Z">
                  <w:rPr>
                    <w:noProof/>
                    <w:webHidden/>
                  </w:rPr>
                </w:rPrChange>
              </w:rPr>
              <w:fldChar w:fldCharType="begin"/>
            </w:r>
            <w:r w:rsidRPr="0058434B">
              <w:rPr>
                <w:rFonts w:ascii="Times New Roman" w:hAnsi="Times New Roman" w:cs="Times New Roman"/>
                <w:b/>
                <w:noProof/>
                <w:webHidden/>
                <w:sz w:val="26"/>
                <w:szCs w:val="26"/>
                <w:rPrChange w:id="250" w:author="Vo Cuong" w:date="2020-04-01T21:33:00Z">
                  <w:rPr>
                    <w:noProof/>
                    <w:webHidden/>
                  </w:rPr>
                </w:rPrChange>
              </w:rPr>
              <w:instrText xml:space="preserve"> PAGEREF _Toc36669224 \h </w:instrText>
            </w:r>
          </w:ins>
          <w:r w:rsidRPr="0058434B">
            <w:rPr>
              <w:rFonts w:ascii="Times New Roman" w:hAnsi="Times New Roman" w:cs="Times New Roman"/>
              <w:b/>
              <w:noProof/>
              <w:webHidden/>
              <w:sz w:val="26"/>
              <w:szCs w:val="26"/>
              <w:rPrChange w:id="251" w:author="Vo Cuong" w:date="2020-04-01T21:33:00Z">
                <w:rPr>
                  <w:rFonts w:ascii="Times New Roman" w:hAnsi="Times New Roman" w:cs="Times New Roman"/>
                  <w:b/>
                  <w:noProof/>
                  <w:webHidden/>
                  <w:sz w:val="26"/>
                  <w:szCs w:val="26"/>
                </w:rPr>
              </w:rPrChange>
            </w:rPr>
          </w:r>
          <w:r w:rsidRPr="0058434B">
            <w:rPr>
              <w:rFonts w:ascii="Times New Roman" w:hAnsi="Times New Roman" w:cs="Times New Roman"/>
              <w:b/>
              <w:noProof/>
              <w:webHidden/>
              <w:sz w:val="26"/>
              <w:szCs w:val="26"/>
              <w:rPrChange w:id="252" w:author="Vo Cuong" w:date="2020-04-01T21:33:00Z">
                <w:rPr>
                  <w:noProof/>
                  <w:webHidden/>
                </w:rPr>
              </w:rPrChange>
            </w:rPr>
            <w:fldChar w:fldCharType="separate"/>
          </w:r>
          <w:ins w:id="253" w:author="Vo Cuong" w:date="2020-04-04T15:30:00Z">
            <w:r w:rsidR="00611150">
              <w:rPr>
                <w:rFonts w:ascii="Times New Roman" w:hAnsi="Times New Roman" w:cs="Times New Roman"/>
                <w:b/>
                <w:noProof/>
                <w:webHidden/>
                <w:sz w:val="26"/>
                <w:szCs w:val="26"/>
              </w:rPr>
              <w:t>15</w:t>
            </w:r>
          </w:ins>
          <w:ins w:id="254" w:author="Vo Cuong" w:date="2020-04-01T21:32:00Z">
            <w:r w:rsidRPr="0058434B">
              <w:rPr>
                <w:rFonts w:ascii="Times New Roman" w:hAnsi="Times New Roman" w:cs="Times New Roman"/>
                <w:b/>
                <w:noProof/>
                <w:webHidden/>
                <w:sz w:val="26"/>
                <w:szCs w:val="26"/>
                <w:rPrChange w:id="255" w:author="Vo Cuong" w:date="2020-04-01T21:33:00Z">
                  <w:rPr>
                    <w:noProof/>
                    <w:webHidden/>
                  </w:rPr>
                </w:rPrChange>
              </w:rPr>
              <w:fldChar w:fldCharType="end"/>
            </w:r>
            <w:r w:rsidRPr="0058434B">
              <w:rPr>
                <w:rStyle w:val="Hyperlink"/>
                <w:rFonts w:ascii="Times New Roman" w:hAnsi="Times New Roman" w:cs="Times New Roman"/>
                <w:b/>
                <w:noProof/>
                <w:sz w:val="26"/>
                <w:szCs w:val="26"/>
                <w:rPrChange w:id="256" w:author="Vo Cuong" w:date="2020-04-01T21:33:00Z">
                  <w:rPr>
                    <w:rStyle w:val="Hyperlink"/>
                    <w:noProof/>
                  </w:rPr>
                </w:rPrChange>
              </w:rPr>
              <w:fldChar w:fldCharType="end"/>
            </w:r>
          </w:ins>
        </w:p>
        <w:p w:rsidR="0058434B" w:rsidRPr="0058434B" w:rsidRDefault="0058434B">
          <w:pPr>
            <w:pStyle w:val="TOC3"/>
            <w:tabs>
              <w:tab w:val="left" w:pos="1100"/>
              <w:tab w:val="right" w:leader="dot" w:pos="9064"/>
            </w:tabs>
            <w:rPr>
              <w:ins w:id="257" w:author="Vo Cuong" w:date="2020-04-01T21:32:00Z"/>
              <w:rFonts w:ascii="Times New Roman" w:eastAsiaTheme="minorEastAsia" w:hAnsi="Times New Roman" w:cs="Times New Roman"/>
              <w:b/>
              <w:noProof/>
              <w:sz w:val="26"/>
              <w:szCs w:val="26"/>
              <w:rPrChange w:id="258" w:author="Vo Cuong" w:date="2020-04-01T21:33:00Z">
                <w:rPr>
                  <w:ins w:id="259" w:author="Vo Cuong" w:date="2020-04-01T21:32:00Z"/>
                  <w:rFonts w:eastAsiaTheme="minorEastAsia"/>
                  <w:noProof/>
                </w:rPr>
              </w:rPrChange>
            </w:rPr>
          </w:pPr>
          <w:ins w:id="260" w:author="Vo Cuong" w:date="2020-04-01T21:32:00Z">
            <w:r w:rsidRPr="0058434B">
              <w:rPr>
                <w:rStyle w:val="Hyperlink"/>
                <w:rFonts w:ascii="Times New Roman" w:hAnsi="Times New Roman" w:cs="Times New Roman"/>
                <w:b/>
                <w:noProof/>
                <w:sz w:val="26"/>
                <w:szCs w:val="26"/>
                <w:rPrChange w:id="261" w:author="Vo Cuong" w:date="2020-04-01T21:33:00Z">
                  <w:rPr>
                    <w:rStyle w:val="Hyperlink"/>
                    <w:noProof/>
                  </w:rPr>
                </w:rPrChange>
              </w:rPr>
              <w:fldChar w:fldCharType="begin"/>
            </w:r>
            <w:r w:rsidRPr="0058434B">
              <w:rPr>
                <w:rStyle w:val="Hyperlink"/>
                <w:rFonts w:ascii="Times New Roman" w:hAnsi="Times New Roman" w:cs="Times New Roman"/>
                <w:b/>
                <w:noProof/>
                <w:sz w:val="26"/>
                <w:szCs w:val="26"/>
                <w:rPrChange w:id="262" w:author="Vo Cuong" w:date="2020-04-01T21:33:00Z">
                  <w:rPr>
                    <w:rStyle w:val="Hyperlink"/>
                    <w:noProof/>
                  </w:rPr>
                </w:rPrChange>
              </w:rPr>
              <w:instrText xml:space="preserve"> </w:instrText>
            </w:r>
            <w:r w:rsidRPr="0058434B">
              <w:rPr>
                <w:rFonts w:ascii="Times New Roman" w:hAnsi="Times New Roman" w:cs="Times New Roman"/>
                <w:b/>
                <w:noProof/>
                <w:sz w:val="26"/>
                <w:szCs w:val="26"/>
                <w:rPrChange w:id="263" w:author="Vo Cuong" w:date="2020-04-01T21:33:00Z">
                  <w:rPr>
                    <w:noProof/>
                  </w:rPr>
                </w:rPrChange>
              </w:rPr>
              <w:instrText>HYPERLINK \l "_Toc36669225"</w:instrText>
            </w:r>
            <w:r w:rsidRPr="0058434B">
              <w:rPr>
                <w:rStyle w:val="Hyperlink"/>
                <w:rFonts w:ascii="Times New Roman" w:hAnsi="Times New Roman" w:cs="Times New Roman"/>
                <w:b/>
                <w:noProof/>
                <w:sz w:val="26"/>
                <w:szCs w:val="26"/>
                <w:rPrChange w:id="264" w:author="Vo Cuong" w:date="2020-04-01T21:33:00Z">
                  <w:rPr>
                    <w:rStyle w:val="Hyperlink"/>
                    <w:noProof/>
                  </w:rPr>
                </w:rPrChange>
              </w:rPr>
              <w:instrText xml:space="preserve"> </w:instrText>
            </w:r>
            <w:r w:rsidRPr="0058434B">
              <w:rPr>
                <w:rStyle w:val="Hyperlink"/>
                <w:rFonts w:ascii="Times New Roman" w:hAnsi="Times New Roman" w:cs="Times New Roman"/>
                <w:b/>
                <w:noProof/>
                <w:sz w:val="26"/>
                <w:szCs w:val="26"/>
                <w:rPrChange w:id="265" w:author="Vo Cuong" w:date="2020-04-01T21:33:00Z">
                  <w:rPr>
                    <w:rStyle w:val="Hyperlink"/>
                    <w:noProof/>
                  </w:rPr>
                </w:rPrChange>
              </w:rPr>
              <w:fldChar w:fldCharType="separate"/>
            </w:r>
            <w:r w:rsidRPr="0058434B">
              <w:rPr>
                <w:rStyle w:val="Hyperlink"/>
                <w:rFonts w:ascii="Times New Roman" w:hAnsi="Times New Roman" w:cs="Times New Roman"/>
                <w:b/>
                <w:noProof/>
                <w:sz w:val="26"/>
                <w:szCs w:val="26"/>
                <w:rPrChange w:id="266" w:author="Vo Cuong" w:date="2020-04-01T21:33:00Z">
                  <w:rPr>
                    <w:rStyle w:val="Hyperlink"/>
                    <w:rFonts w:ascii="Times New Roman" w:hAnsi="Times New Roman" w:cs="Times New Roman"/>
                    <w:b/>
                    <w:noProof/>
                  </w:rPr>
                </w:rPrChange>
              </w:rPr>
              <w:t>1.5</w:t>
            </w:r>
            <w:r w:rsidRPr="0058434B">
              <w:rPr>
                <w:rFonts w:ascii="Times New Roman" w:eastAsiaTheme="minorEastAsia" w:hAnsi="Times New Roman" w:cs="Times New Roman"/>
                <w:b/>
                <w:noProof/>
                <w:sz w:val="26"/>
                <w:szCs w:val="26"/>
                <w:rPrChange w:id="267" w:author="Vo Cuong" w:date="2020-04-01T21:33:00Z">
                  <w:rPr>
                    <w:rFonts w:eastAsiaTheme="minorEastAsia"/>
                    <w:noProof/>
                  </w:rPr>
                </w:rPrChange>
              </w:rPr>
              <w:tab/>
            </w:r>
            <w:r w:rsidRPr="0058434B">
              <w:rPr>
                <w:rStyle w:val="Hyperlink"/>
                <w:rFonts w:ascii="Times New Roman" w:hAnsi="Times New Roman" w:cs="Times New Roman"/>
                <w:b/>
                <w:noProof/>
                <w:sz w:val="26"/>
                <w:szCs w:val="26"/>
                <w:rPrChange w:id="268" w:author="Vo Cuong" w:date="2020-04-01T21:33:00Z">
                  <w:rPr>
                    <w:rStyle w:val="Hyperlink"/>
                    <w:rFonts w:ascii="Times New Roman" w:hAnsi="Times New Roman" w:cs="Times New Roman"/>
                    <w:b/>
                    <w:noProof/>
                  </w:rPr>
                </w:rPrChange>
              </w:rPr>
              <w:t>Giao diện nhiệm vụ đang làm</w:t>
            </w:r>
            <w:r w:rsidRPr="0058434B">
              <w:rPr>
                <w:rFonts w:ascii="Times New Roman" w:hAnsi="Times New Roman" w:cs="Times New Roman"/>
                <w:b/>
                <w:noProof/>
                <w:webHidden/>
                <w:sz w:val="26"/>
                <w:szCs w:val="26"/>
                <w:rPrChange w:id="269" w:author="Vo Cuong" w:date="2020-04-01T21:33:00Z">
                  <w:rPr>
                    <w:noProof/>
                    <w:webHidden/>
                  </w:rPr>
                </w:rPrChange>
              </w:rPr>
              <w:tab/>
            </w:r>
            <w:r w:rsidRPr="0058434B">
              <w:rPr>
                <w:rFonts w:ascii="Times New Roman" w:hAnsi="Times New Roman" w:cs="Times New Roman"/>
                <w:b/>
                <w:noProof/>
                <w:webHidden/>
                <w:sz w:val="26"/>
                <w:szCs w:val="26"/>
                <w:rPrChange w:id="270" w:author="Vo Cuong" w:date="2020-04-01T21:33:00Z">
                  <w:rPr>
                    <w:noProof/>
                    <w:webHidden/>
                  </w:rPr>
                </w:rPrChange>
              </w:rPr>
              <w:fldChar w:fldCharType="begin"/>
            </w:r>
            <w:r w:rsidRPr="0058434B">
              <w:rPr>
                <w:rFonts w:ascii="Times New Roman" w:hAnsi="Times New Roman" w:cs="Times New Roman"/>
                <w:b/>
                <w:noProof/>
                <w:webHidden/>
                <w:sz w:val="26"/>
                <w:szCs w:val="26"/>
                <w:rPrChange w:id="271" w:author="Vo Cuong" w:date="2020-04-01T21:33:00Z">
                  <w:rPr>
                    <w:noProof/>
                    <w:webHidden/>
                  </w:rPr>
                </w:rPrChange>
              </w:rPr>
              <w:instrText xml:space="preserve"> PAGEREF _Toc36669225 \h </w:instrText>
            </w:r>
          </w:ins>
          <w:r w:rsidRPr="0058434B">
            <w:rPr>
              <w:rFonts w:ascii="Times New Roman" w:hAnsi="Times New Roman" w:cs="Times New Roman"/>
              <w:b/>
              <w:noProof/>
              <w:webHidden/>
              <w:sz w:val="26"/>
              <w:szCs w:val="26"/>
              <w:rPrChange w:id="272" w:author="Vo Cuong" w:date="2020-04-01T21:33:00Z">
                <w:rPr>
                  <w:rFonts w:ascii="Times New Roman" w:hAnsi="Times New Roman" w:cs="Times New Roman"/>
                  <w:b/>
                  <w:noProof/>
                  <w:webHidden/>
                  <w:sz w:val="26"/>
                  <w:szCs w:val="26"/>
                </w:rPr>
              </w:rPrChange>
            </w:rPr>
          </w:r>
          <w:r w:rsidRPr="0058434B">
            <w:rPr>
              <w:rFonts w:ascii="Times New Roman" w:hAnsi="Times New Roman" w:cs="Times New Roman"/>
              <w:b/>
              <w:noProof/>
              <w:webHidden/>
              <w:sz w:val="26"/>
              <w:szCs w:val="26"/>
              <w:rPrChange w:id="273" w:author="Vo Cuong" w:date="2020-04-01T21:33:00Z">
                <w:rPr>
                  <w:noProof/>
                  <w:webHidden/>
                </w:rPr>
              </w:rPrChange>
            </w:rPr>
            <w:fldChar w:fldCharType="separate"/>
          </w:r>
          <w:ins w:id="274" w:author="Vo Cuong" w:date="2020-04-04T15:30:00Z">
            <w:r w:rsidR="00611150">
              <w:rPr>
                <w:rFonts w:ascii="Times New Roman" w:hAnsi="Times New Roman" w:cs="Times New Roman"/>
                <w:b/>
                <w:noProof/>
                <w:webHidden/>
                <w:sz w:val="26"/>
                <w:szCs w:val="26"/>
              </w:rPr>
              <w:t>18</w:t>
            </w:r>
          </w:ins>
          <w:ins w:id="275" w:author="Vo Cuong" w:date="2020-04-01T21:32:00Z">
            <w:r w:rsidRPr="0058434B">
              <w:rPr>
                <w:rFonts w:ascii="Times New Roman" w:hAnsi="Times New Roman" w:cs="Times New Roman"/>
                <w:b/>
                <w:noProof/>
                <w:webHidden/>
                <w:sz w:val="26"/>
                <w:szCs w:val="26"/>
                <w:rPrChange w:id="276" w:author="Vo Cuong" w:date="2020-04-01T21:33:00Z">
                  <w:rPr>
                    <w:noProof/>
                    <w:webHidden/>
                  </w:rPr>
                </w:rPrChange>
              </w:rPr>
              <w:fldChar w:fldCharType="end"/>
            </w:r>
            <w:r w:rsidRPr="0058434B">
              <w:rPr>
                <w:rStyle w:val="Hyperlink"/>
                <w:rFonts w:ascii="Times New Roman" w:hAnsi="Times New Roman" w:cs="Times New Roman"/>
                <w:b/>
                <w:noProof/>
                <w:sz w:val="26"/>
                <w:szCs w:val="26"/>
                <w:rPrChange w:id="277" w:author="Vo Cuong" w:date="2020-04-01T21:33:00Z">
                  <w:rPr>
                    <w:rStyle w:val="Hyperlink"/>
                    <w:noProof/>
                  </w:rPr>
                </w:rPrChange>
              </w:rPr>
              <w:fldChar w:fldCharType="end"/>
            </w:r>
          </w:ins>
        </w:p>
        <w:p w:rsidR="0058434B" w:rsidRPr="0058434B" w:rsidRDefault="0058434B">
          <w:pPr>
            <w:pStyle w:val="TOC3"/>
            <w:tabs>
              <w:tab w:val="left" w:pos="1100"/>
              <w:tab w:val="right" w:leader="dot" w:pos="9064"/>
            </w:tabs>
            <w:rPr>
              <w:ins w:id="278" w:author="Vo Cuong" w:date="2020-04-01T21:32:00Z"/>
              <w:rFonts w:ascii="Times New Roman" w:eastAsiaTheme="minorEastAsia" w:hAnsi="Times New Roman" w:cs="Times New Roman"/>
              <w:b/>
              <w:noProof/>
              <w:sz w:val="26"/>
              <w:szCs w:val="26"/>
              <w:rPrChange w:id="279" w:author="Vo Cuong" w:date="2020-04-01T21:33:00Z">
                <w:rPr>
                  <w:ins w:id="280" w:author="Vo Cuong" w:date="2020-04-01T21:32:00Z"/>
                  <w:rFonts w:eastAsiaTheme="minorEastAsia"/>
                  <w:noProof/>
                </w:rPr>
              </w:rPrChange>
            </w:rPr>
          </w:pPr>
          <w:ins w:id="281" w:author="Vo Cuong" w:date="2020-04-01T21:32:00Z">
            <w:r w:rsidRPr="0058434B">
              <w:rPr>
                <w:rStyle w:val="Hyperlink"/>
                <w:rFonts w:ascii="Times New Roman" w:hAnsi="Times New Roman" w:cs="Times New Roman"/>
                <w:b/>
                <w:noProof/>
                <w:sz w:val="26"/>
                <w:szCs w:val="26"/>
                <w:rPrChange w:id="282" w:author="Vo Cuong" w:date="2020-04-01T21:33:00Z">
                  <w:rPr>
                    <w:rStyle w:val="Hyperlink"/>
                    <w:noProof/>
                  </w:rPr>
                </w:rPrChange>
              </w:rPr>
              <w:fldChar w:fldCharType="begin"/>
            </w:r>
            <w:r w:rsidRPr="0058434B">
              <w:rPr>
                <w:rStyle w:val="Hyperlink"/>
                <w:rFonts w:ascii="Times New Roman" w:hAnsi="Times New Roman" w:cs="Times New Roman"/>
                <w:b/>
                <w:noProof/>
                <w:sz w:val="26"/>
                <w:szCs w:val="26"/>
                <w:rPrChange w:id="283" w:author="Vo Cuong" w:date="2020-04-01T21:33:00Z">
                  <w:rPr>
                    <w:rStyle w:val="Hyperlink"/>
                    <w:noProof/>
                  </w:rPr>
                </w:rPrChange>
              </w:rPr>
              <w:instrText xml:space="preserve"> </w:instrText>
            </w:r>
            <w:r w:rsidRPr="0058434B">
              <w:rPr>
                <w:rFonts w:ascii="Times New Roman" w:hAnsi="Times New Roman" w:cs="Times New Roman"/>
                <w:b/>
                <w:noProof/>
                <w:sz w:val="26"/>
                <w:szCs w:val="26"/>
                <w:rPrChange w:id="284" w:author="Vo Cuong" w:date="2020-04-01T21:33:00Z">
                  <w:rPr>
                    <w:noProof/>
                  </w:rPr>
                </w:rPrChange>
              </w:rPr>
              <w:instrText>HYPERLINK \l "_Toc36669260"</w:instrText>
            </w:r>
            <w:r w:rsidRPr="0058434B">
              <w:rPr>
                <w:rStyle w:val="Hyperlink"/>
                <w:rFonts w:ascii="Times New Roman" w:hAnsi="Times New Roman" w:cs="Times New Roman"/>
                <w:b/>
                <w:noProof/>
                <w:sz w:val="26"/>
                <w:szCs w:val="26"/>
                <w:rPrChange w:id="285" w:author="Vo Cuong" w:date="2020-04-01T21:33:00Z">
                  <w:rPr>
                    <w:rStyle w:val="Hyperlink"/>
                    <w:noProof/>
                  </w:rPr>
                </w:rPrChange>
              </w:rPr>
              <w:instrText xml:space="preserve"> </w:instrText>
            </w:r>
            <w:r w:rsidRPr="0058434B">
              <w:rPr>
                <w:rStyle w:val="Hyperlink"/>
                <w:rFonts w:ascii="Times New Roman" w:hAnsi="Times New Roman" w:cs="Times New Roman"/>
                <w:b/>
                <w:noProof/>
                <w:sz w:val="26"/>
                <w:szCs w:val="26"/>
                <w:rPrChange w:id="286" w:author="Vo Cuong" w:date="2020-04-01T21:33:00Z">
                  <w:rPr>
                    <w:rStyle w:val="Hyperlink"/>
                    <w:noProof/>
                  </w:rPr>
                </w:rPrChange>
              </w:rPr>
              <w:fldChar w:fldCharType="separate"/>
            </w:r>
            <w:r w:rsidRPr="0058434B">
              <w:rPr>
                <w:rStyle w:val="Hyperlink"/>
                <w:rFonts w:ascii="Times New Roman" w:hAnsi="Times New Roman" w:cs="Times New Roman"/>
                <w:b/>
                <w:noProof/>
                <w:sz w:val="26"/>
                <w:szCs w:val="26"/>
                <w:rPrChange w:id="287" w:author="Vo Cuong" w:date="2020-04-01T21:33:00Z">
                  <w:rPr>
                    <w:rStyle w:val="Hyperlink"/>
                    <w:rFonts w:ascii="Times New Roman" w:hAnsi="Times New Roman" w:cs="Times New Roman"/>
                    <w:b/>
                    <w:noProof/>
                  </w:rPr>
                </w:rPrChange>
              </w:rPr>
              <w:t>1.6</w:t>
            </w:r>
            <w:r w:rsidRPr="0058434B">
              <w:rPr>
                <w:rFonts w:ascii="Times New Roman" w:eastAsiaTheme="minorEastAsia" w:hAnsi="Times New Roman" w:cs="Times New Roman"/>
                <w:b/>
                <w:noProof/>
                <w:sz w:val="26"/>
                <w:szCs w:val="26"/>
                <w:rPrChange w:id="288" w:author="Vo Cuong" w:date="2020-04-01T21:33:00Z">
                  <w:rPr>
                    <w:rFonts w:eastAsiaTheme="minorEastAsia"/>
                    <w:noProof/>
                  </w:rPr>
                </w:rPrChange>
              </w:rPr>
              <w:tab/>
            </w:r>
            <w:r w:rsidRPr="0058434B">
              <w:rPr>
                <w:rStyle w:val="Hyperlink"/>
                <w:rFonts w:ascii="Times New Roman" w:hAnsi="Times New Roman" w:cs="Times New Roman"/>
                <w:b/>
                <w:noProof/>
                <w:sz w:val="26"/>
                <w:szCs w:val="26"/>
                <w:rPrChange w:id="289" w:author="Vo Cuong" w:date="2020-04-01T21:33:00Z">
                  <w:rPr>
                    <w:rStyle w:val="Hyperlink"/>
                    <w:rFonts w:ascii="Times New Roman" w:hAnsi="Times New Roman" w:cs="Times New Roman"/>
                    <w:b/>
                    <w:noProof/>
                  </w:rPr>
                </w:rPrChange>
              </w:rPr>
              <w:t>Giao diện nhiệm vụ hoàn thành</w:t>
            </w:r>
            <w:r w:rsidRPr="0058434B">
              <w:rPr>
                <w:rFonts w:ascii="Times New Roman" w:hAnsi="Times New Roman" w:cs="Times New Roman"/>
                <w:b/>
                <w:noProof/>
                <w:webHidden/>
                <w:sz w:val="26"/>
                <w:szCs w:val="26"/>
                <w:rPrChange w:id="290" w:author="Vo Cuong" w:date="2020-04-01T21:33:00Z">
                  <w:rPr>
                    <w:noProof/>
                    <w:webHidden/>
                  </w:rPr>
                </w:rPrChange>
              </w:rPr>
              <w:tab/>
            </w:r>
            <w:r w:rsidRPr="0058434B">
              <w:rPr>
                <w:rFonts w:ascii="Times New Roman" w:hAnsi="Times New Roman" w:cs="Times New Roman"/>
                <w:b/>
                <w:noProof/>
                <w:webHidden/>
                <w:sz w:val="26"/>
                <w:szCs w:val="26"/>
                <w:rPrChange w:id="291" w:author="Vo Cuong" w:date="2020-04-01T21:33:00Z">
                  <w:rPr>
                    <w:noProof/>
                    <w:webHidden/>
                  </w:rPr>
                </w:rPrChange>
              </w:rPr>
              <w:fldChar w:fldCharType="begin"/>
            </w:r>
            <w:r w:rsidRPr="0058434B">
              <w:rPr>
                <w:rFonts w:ascii="Times New Roman" w:hAnsi="Times New Roman" w:cs="Times New Roman"/>
                <w:b/>
                <w:noProof/>
                <w:webHidden/>
                <w:sz w:val="26"/>
                <w:szCs w:val="26"/>
                <w:rPrChange w:id="292" w:author="Vo Cuong" w:date="2020-04-01T21:33:00Z">
                  <w:rPr>
                    <w:noProof/>
                    <w:webHidden/>
                  </w:rPr>
                </w:rPrChange>
              </w:rPr>
              <w:instrText xml:space="preserve"> PAGEREF _Toc36669260 \h </w:instrText>
            </w:r>
          </w:ins>
          <w:r w:rsidRPr="0058434B">
            <w:rPr>
              <w:rFonts w:ascii="Times New Roman" w:hAnsi="Times New Roman" w:cs="Times New Roman"/>
              <w:b/>
              <w:noProof/>
              <w:webHidden/>
              <w:sz w:val="26"/>
              <w:szCs w:val="26"/>
              <w:rPrChange w:id="293" w:author="Vo Cuong" w:date="2020-04-01T21:33:00Z">
                <w:rPr>
                  <w:rFonts w:ascii="Times New Roman" w:hAnsi="Times New Roman" w:cs="Times New Roman"/>
                  <w:b/>
                  <w:noProof/>
                  <w:webHidden/>
                  <w:sz w:val="26"/>
                  <w:szCs w:val="26"/>
                </w:rPr>
              </w:rPrChange>
            </w:rPr>
          </w:r>
          <w:r w:rsidRPr="0058434B">
            <w:rPr>
              <w:rFonts w:ascii="Times New Roman" w:hAnsi="Times New Roman" w:cs="Times New Roman"/>
              <w:b/>
              <w:noProof/>
              <w:webHidden/>
              <w:sz w:val="26"/>
              <w:szCs w:val="26"/>
              <w:rPrChange w:id="294" w:author="Vo Cuong" w:date="2020-04-01T21:33:00Z">
                <w:rPr>
                  <w:noProof/>
                  <w:webHidden/>
                </w:rPr>
              </w:rPrChange>
            </w:rPr>
            <w:fldChar w:fldCharType="separate"/>
          </w:r>
          <w:ins w:id="295" w:author="Vo Cuong" w:date="2020-04-04T15:30:00Z">
            <w:r w:rsidR="00611150">
              <w:rPr>
                <w:rFonts w:ascii="Times New Roman" w:hAnsi="Times New Roman" w:cs="Times New Roman"/>
                <w:b/>
                <w:noProof/>
                <w:webHidden/>
                <w:sz w:val="26"/>
                <w:szCs w:val="26"/>
              </w:rPr>
              <w:t>20</w:t>
            </w:r>
          </w:ins>
          <w:ins w:id="296" w:author="Vo Cuong" w:date="2020-04-01T21:32:00Z">
            <w:r w:rsidRPr="0058434B">
              <w:rPr>
                <w:rFonts w:ascii="Times New Roman" w:hAnsi="Times New Roman" w:cs="Times New Roman"/>
                <w:b/>
                <w:noProof/>
                <w:webHidden/>
                <w:sz w:val="26"/>
                <w:szCs w:val="26"/>
                <w:rPrChange w:id="297" w:author="Vo Cuong" w:date="2020-04-01T21:33:00Z">
                  <w:rPr>
                    <w:noProof/>
                    <w:webHidden/>
                  </w:rPr>
                </w:rPrChange>
              </w:rPr>
              <w:fldChar w:fldCharType="end"/>
            </w:r>
            <w:r w:rsidRPr="0058434B">
              <w:rPr>
                <w:rStyle w:val="Hyperlink"/>
                <w:rFonts w:ascii="Times New Roman" w:hAnsi="Times New Roman" w:cs="Times New Roman"/>
                <w:b/>
                <w:noProof/>
                <w:sz w:val="26"/>
                <w:szCs w:val="26"/>
                <w:rPrChange w:id="298" w:author="Vo Cuong" w:date="2020-04-01T21:33:00Z">
                  <w:rPr>
                    <w:rStyle w:val="Hyperlink"/>
                    <w:noProof/>
                  </w:rPr>
                </w:rPrChange>
              </w:rPr>
              <w:fldChar w:fldCharType="end"/>
            </w:r>
          </w:ins>
        </w:p>
        <w:p w:rsidR="0058434B" w:rsidRPr="0058434B" w:rsidRDefault="0058434B">
          <w:pPr>
            <w:pStyle w:val="TOC3"/>
            <w:tabs>
              <w:tab w:val="left" w:pos="1100"/>
              <w:tab w:val="right" w:leader="dot" w:pos="9064"/>
            </w:tabs>
            <w:rPr>
              <w:ins w:id="299" w:author="Vo Cuong" w:date="2020-04-01T21:32:00Z"/>
              <w:rFonts w:ascii="Times New Roman" w:eastAsiaTheme="minorEastAsia" w:hAnsi="Times New Roman" w:cs="Times New Roman"/>
              <w:b/>
              <w:noProof/>
              <w:sz w:val="26"/>
              <w:szCs w:val="26"/>
              <w:rPrChange w:id="300" w:author="Vo Cuong" w:date="2020-04-01T21:33:00Z">
                <w:rPr>
                  <w:ins w:id="301" w:author="Vo Cuong" w:date="2020-04-01T21:32:00Z"/>
                  <w:rFonts w:eastAsiaTheme="minorEastAsia"/>
                  <w:noProof/>
                </w:rPr>
              </w:rPrChange>
            </w:rPr>
          </w:pPr>
          <w:ins w:id="302" w:author="Vo Cuong" w:date="2020-04-01T21:32:00Z">
            <w:r w:rsidRPr="0058434B">
              <w:rPr>
                <w:rStyle w:val="Hyperlink"/>
                <w:rFonts w:ascii="Times New Roman" w:hAnsi="Times New Roman" w:cs="Times New Roman"/>
                <w:b/>
                <w:noProof/>
                <w:sz w:val="26"/>
                <w:szCs w:val="26"/>
                <w:rPrChange w:id="303" w:author="Vo Cuong" w:date="2020-04-01T21:33:00Z">
                  <w:rPr>
                    <w:rStyle w:val="Hyperlink"/>
                    <w:noProof/>
                  </w:rPr>
                </w:rPrChange>
              </w:rPr>
              <w:fldChar w:fldCharType="begin"/>
            </w:r>
            <w:r w:rsidRPr="0058434B">
              <w:rPr>
                <w:rStyle w:val="Hyperlink"/>
                <w:rFonts w:ascii="Times New Roman" w:hAnsi="Times New Roman" w:cs="Times New Roman"/>
                <w:b/>
                <w:noProof/>
                <w:sz w:val="26"/>
                <w:szCs w:val="26"/>
                <w:rPrChange w:id="304" w:author="Vo Cuong" w:date="2020-04-01T21:33:00Z">
                  <w:rPr>
                    <w:rStyle w:val="Hyperlink"/>
                    <w:noProof/>
                  </w:rPr>
                </w:rPrChange>
              </w:rPr>
              <w:instrText xml:space="preserve"> </w:instrText>
            </w:r>
            <w:r w:rsidRPr="0058434B">
              <w:rPr>
                <w:rFonts w:ascii="Times New Roman" w:hAnsi="Times New Roman" w:cs="Times New Roman"/>
                <w:b/>
                <w:noProof/>
                <w:sz w:val="26"/>
                <w:szCs w:val="26"/>
                <w:rPrChange w:id="305" w:author="Vo Cuong" w:date="2020-04-01T21:33:00Z">
                  <w:rPr>
                    <w:noProof/>
                  </w:rPr>
                </w:rPrChange>
              </w:rPr>
              <w:instrText>HYPERLINK \l "_Toc36669294"</w:instrText>
            </w:r>
            <w:r w:rsidRPr="0058434B">
              <w:rPr>
                <w:rStyle w:val="Hyperlink"/>
                <w:rFonts w:ascii="Times New Roman" w:hAnsi="Times New Roman" w:cs="Times New Roman"/>
                <w:b/>
                <w:noProof/>
                <w:sz w:val="26"/>
                <w:szCs w:val="26"/>
                <w:rPrChange w:id="306" w:author="Vo Cuong" w:date="2020-04-01T21:33:00Z">
                  <w:rPr>
                    <w:rStyle w:val="Hyperlink"/>
                    <w:noProof/>
                  </w:rPr>
                </w:rPrChange>
              </w:rPr>
              <w:instrText xml:space="preserve"> </w:instrText>
            </w:r>
            <w:r w:rsidRPr="0058434B">
              <w:rPr>
                <w:rStyle w:val="Hyperlink"/>
                <w:rFonts w:ascii="Times New Roman" w:hAnsi="Times New Roman" w:cs="Times New Roman"/>
                <w:b/>
                <w:noProof/>
                <w:sz w:val="26"/>
                <w:szCs w:val="26"/>
                <w:rPrChange w:id="307" w:author="Vo Cuong" w:date="2020-04-01T21:33:00Z">
                  <w:rPr>
                    <w:rStyle w:val="Hyperlink"/>
                    <w:noProof/>
                  </w:rPr>
                </w:rPrChange>
              </w:rPr>
              <w:fldChar w:fldCharType="separate"/>
            </w:r>
            <w:r w:rsidRPr="0058434B">
              <w:rPr>
                <w:rStyle w:val="Hyperlink"/>
                <w:rFonts w:ascii="Times New Roman" w:hAnsi="Times New Roman" w:cs="Times New Roman"/>
                <w:b/>
                <w:noProof/>
                <w:sz w:val="26"/>
                <w:szCs w:val="26"/>
                <w:rPrChange w:id="308" w:author="Vo Cuong" w:date="2020-04-01T21:33:00Z">
                  <w:rPr>
                    <w:rStyle w:val="Hyperlink"/>
                    <w:rFonts w:ascii="Times New Roman" w:hAnsi="Times New Roman" w:cs="Times New Roman"/>
                    <w:b/>
                    <w:noProof/>
                  </w:rPr>
                </w:rPrChange>
              </w:rPr>
              <w:t>1.7</w:t>
            </w:r>
            <w:r w:rsidRPr="0058434B">
              <w:rPr>
                <w:rFonts w:ascii="Times New Roman" w:eastAsiaTheme="minorEastAsia" w:hAnsi="Times New Roman" w:cs="Times New Roman"/>
                <w:b/>
                <w:noProof/>
                <w:sz w:val="26"/>
                <w:szCs w:val="26"/>
                <w:rPrChange w:id="309" w:author="Vo Cuong" w:date="2020-04-01T21:33:00Z">
                  <w:rPr>
                    <w:rFonts w:eastAsiaTheme="minorEastAsia"/>
                    <w:noProof/>
                  </w:rPr>
                </w:rPrChange>
              </w:rPr>
              <w:tab/>
            </w:r>
            <w:r w:rsidRPr="0058434B">
              <w:rPr>
                <w:rStyle w:val="Hyperlink"/>
                <w:rFonts w:ascii="Times New Roman" w:hAnsi="Times New Roman" w:cs="Times New Roman"/>
                <w:b/>
                <w:noProof/>
                <w:sz w:val="26"/>
                <w:szCs w:val="26"/>
                <w:rPrChange w:id="310" w:author="Vo Cuong" w:date="2020-04-01T21:33:00Z">
                  <w:rPr>
                    <w:rStyle w:val="Hyperlink"/>
                    <w:rFonts w:ascii="Times New Roman" w:hAnsi="Times New Roman" w:cs="Times New Roman"/>
                    <w:b/>
                    <w:noProof/>
                  </w:rPr>
                </w:rPrChange>
              </w:rPr>
              <w:t>Giao diện lấy lại mật khẩu</w:t>
            </w:r>
            <w:r w:rsidRPr="0058434B">
              <w:rPr>
                <w:rFonts w:ascii="Times New Roman" w:hAnsi="Times New Roman" w:cs="Times New Roman"/>
                <w:b/>
                <w:noProof/>
                <w:webHidden/>
                <w:sz w:val="26"/>
                <w:szCs w:val="26"/>
                <w:rPrChange w:id="311" w:author="Vo Cuong" w:date="2020-04-01T21:33:00Z">
                  <w:rPr>
                    <w:noProof/>
                    <w:webHidden/>
                  </w:rPr>
                </w:rPrChange>
              </w:rPr>
              <w:tab/>
            </w:r>
            <w:r w:rsidRPr="0058434B">
              <w:rPr>
                <w:rFonts w:ascii="Times New Roman" w:hAnsi="Times New Roman" w:cs="Times New Roman"/>
                <w:b/>
                <w:noProof/>
                <w:webHidden/>
                <w:sz w:val="26"/>
                <w:szCs w:val="26"/>
                <w:rPrChange w:id="312" w:author="Vo Cuong" w:date="2020-04-01T21:33:00Z">
                  <w:rPr>
                    <w:noProof/>
                    <w:webHidden/>
                  </w:rPr>
                </w:rPrChange>
              </w:rPr>
              <w:fldChar w:fldCharType="begin"/>
            </w:r>
            <w:r w:rsidRPr="0058434B">
              <w:rPr>
                <w:rFonts w:ascii="Times New Roman" w:hAnsi="Times New Roman" w:cs="Times New Roman"/>
                <w:b/>
                <w:noProof/>
                <w:webHidden/>
                <w:sz w:val="26"/>
                <w:szCs w:val="26"/>
                <w:rPrChange w:id="313" w:author="Vo Cuong" w:date="2020-04-01T21:33:00Z">
                  <w:rPr>
                    <w:noProof/>
                    <w:webHidden/>
                  </w:rPr>
                </w:rPrChange>
              </w:rPr>
              <w:instrText xml:space="preserve"> PAGEREF _Toc36669294 \h </w:instrText>
            </w:r>
          </w:ins>
          <w:r w:rsidRPr="0058434B">
            <w:rPr>
              <w:rFonts w:ascii="Times New Roman" w:hAnsi="Times New Roman" w:cs="Times New Roman"/>
              <w:b/>
              <w:noProof/>
              <w:webHidden/>
              <w:sz w:val="26"/>
              <w:szCs w:val="26"/>
              <w:rPrChange w:id="314" w:author="Vo Cuong" w:date="2020-04-01T21:33:00Z">
                <w:rPr>
                  <w:rFonts w:ascii="Times New Roman" w:hAnsi="Times New Roman" w:cs="Times New Roman"/>
                  <w:b/>
                  <w:noProof/>
                  <w:webHidden/>
                  <w:sz w:val="26"/>
                  <w:szCs w:val="26"/>
                </w:rPr>
              </w:rPrChange>
            </w:rPr>
          </w:r>
          <w:r w:rsidRPr="0058434B">
            <w:rPr>
              <w:rFonts w:ascii="Times New Roman" w:hAnsi="Times New Roman" w:cs="Times New Roman"/>
              <w:b/>
              <w:noProof/>
              <w:webHidden/>
              <w:sz w:val="26"/>
              <w:szCs w:val="26"/>
              <w:rPrChange w:id="315" w:author="Vo Cuong" w:date="2020-04-01T21:33:00Z">
                <w:rPr>
                  <w:noProof/>
                  <w:webHidden/>
                </w:rPr>
              </w:rPrChange>
            </w:rPr>
            <w:fldChar w:fldCharType="separate"/>
          </w:r>
          <w:ins w:id="316" w:author="Vo Cuong" w:date="2020-04-04T15:30:00Z">
            <w:r w:rsidR="00611150">
              <w:rPr>
                <w:rFonts w:ascii="Times New Roman" w:hAnsi="Times New Roman" w:cs="Times New Roman"/>
                <w:b/>
                <w:noProof/>
                <w:webHidden/>
                <w:sz w:val="26"/>
                <w:szCs w:val="26"/>
              </w:rPr>
              <w:t>23</w:t>
            </w:r>
          </w:ins>
          <w:ins w:id="317" w:author="Vo Cuong" w:date="2020-04-01T21:32:00Z">
            <w:r w:rsidRPr="0058434B">
              <w:rPr>
                <w:rFonts w:ascii="Times New Roman" w:hAnsi="Times New Roman" w:cs="Times New Roman"/>
                <w:b/>
                <w:noProof/>
                <w:webHidden/>
                <w:sz w:val="26"/>
                <w:szCs w:val="26"/>
                <w:rPrChange w:id="318" w:author="Vo Cuong" w:date="2020-04-01T21:33:00Z">
                  <w:rPr>
                    <w:noProof/>
                    <w:webHidden/>
                  </w:rPr>
                </w:rPrChange>
              </w:rPr>
              <w:fldChar w:fldCharType="end"/>
            </w:r>
            <w:r w:rsidRPr="0058434B">
              <w:rPr>
                <w:rStyle w:val="Hyperlink"/>
                <w:rFonts w:ascii="Times New Roman" w:hAnsi="Times New Roman" w:cs="Times New Roman"/>
                <w:b/>
                <w:noProof/>
                <w:sz w:val="26"/>
                <w:szCs w:val="26"/>
                <w:rPrChange w:id="319" w:author="Vo Cuong" w:date="2020-04-01T21:33:00Z">
                  <w:rPr>
                    <w:rStyle w:val="Hyperlink"/>
                    <w:noProof/>
                  </w:rPr>
                </w:rPrChange>
              </w:rPr>
              <w:fldChar w:fldCharType="end"/>
            </w:r>
          </w:ins>
        </w:p>
        <w:p w:rsidR="0058434B" w:rsidRPr="0058434B" w:rsidRDefault="0058434B">
          <w:pPr>
            <w:pStyle w:val="TOC2"/>
            <w:tabs>
              <w:tab w:val="left" w:pos="660"/>
              <w:tab w:val="right" w:leader="dot" w:pos="9064"/>
            </w:tabs>
            <w:rPr>
              <w:ins w:id="320" w:author="Vo Cuong" w:date="2020-04-01T21:32:00Z"/>
              <w:rFonts w:ascii="Times New Roman" w:eastAsiaTheme="minorEastAsia" w:hAnsi="Times New Roman" w:cs="Times New Roman"/>
              <w:b/>
              <w:noProof/>
              <w:sz w:val="26"/>
              <w:szCs w:val="26"/>
              <w:rPrChange w:id="321" w:author="Vo Cuong" w:date="2020-04-01T21:33:00Z">
                <w:rPr>
                  <w:ins w:id="322" w:author="Vo Cuong" w:date="2020-04-01T21:32:00Z"/>
                  <w:rFonts w:eastAsiaTheme="minorEastAsia"/>
                  <w:noProof/>
                </w:rPr>
              </w:rPrChange>
            </w:rPr>
          </w:pPr>
          <w:ins w:id="323" w:author="Vo Cuong" w:date="2020-04-01T21:32:00Z">
            <w:r w:rsidRPr="0058434B">
              <w:rPr>
                <w:rStyle w:val="Hyperlink"/>
                <w:rFonts w:ascii="Times New Roman" w:hAnsi="Times New Roman" w:cs="Times New Roman"/>
                <w:b/>
                <w:noProof/>
                <w:sz w:val="26"/>
                <w:szCs w:val="26"/>
                <w:rPrChange w:id="324" w:author="Vo Cuong" w:date="2020-04-01T21:33:00Z">
                  <w:rPr>
                    <w:rStyle w:val="Hyperlink"/>
                    <w:noProof/>
                  </w:rPr>
                </w:rPrChange>
              </w:rPr>
              <w:fldChar w:fldCharType="begin"/>
            </w:r>
            <w:r w:rsidRPr="0058434B">
              <w:rPr>
                <w:rStyle w:val="Hyperlink"/>
                <w:rFonts w:ascii="Times New Roman" w:hAnsi="Times New Roman" w:cs="Times New Roman"/>
                <w:b/>
                <w:noProof/>
                <w:sz w:val="26"/>
                <w:szCs w:val="26"/>
                <w:rPrChange w:id="325" w:author="Vo Cuong" w:date="2020-04-01T21:33:00Z">
                  <w:rPr>
                    <w:rStyle w:val="Hyperlink"/>
                    <w:noProof/>
                  </w:rPr>
                </w:rPrChange>
              </w:rPr>
              <w:instrText xml:space="preserve"> </w:instrText>
            </w:r>
            <w:r w:rsidRPr="0058434B">
              <w:rPr>
                <w:rFonts w:ascii="Times New Roman" w:hAnsi="Times New Roman" w:cs="Times New Roman"/>
                <w:b/>
                <w:noProof/>
                <w:sz w:val="26"/>
                <w:szCs w:val="26"/>
                <w:rPrChange w:id="326" w:author="Vo Cuong" w:date="2020-04-01T21:33:00Z">
                  <w:rPr>
                    <w:noProof/>
                  </w:rPr>
                </w:rPrChange>
              </w:rPr>
              <w:instrText>HYPERLINK \l "_Toc36669295"</w:instrText>
            </w:r>
            <w:r w:rsidRPr="0058434B">
              <w:rPr>
                <w:rStyle w:val="Hyperlink"/>
                <w:rFonts w:ascii="Times New Roman" w:hAnsi="Times New Roman" w:cs="Times New Roman"/>
                <w:b/>
                <w:noProof/>
                <w:sz w:val="26"/>
                <w:szCs w:val="26"/>
                <w:rPrChange w:id="327" w:author="Vo Cuong" w:date="2020-04-01T21:33:00Z">
                  <w:rPr>
                    <w:rStyle w:val="Hyperlink"/>
                    <w:noProof/>
                  </w:rPr>
                </w:rPrChange>
              </w:rPr>
              <w:instrText xml:space="preserve"> </w:instrText>
            </w:r>
            <w:r w:rsidRPr="0058434B">
              <w:rPr>
                <w:rStyle w:val="Hyperlink"/>
                <w:rFonts w:ascii="Times New Roman" w:hAnsi="Times New Roman" w:cs="Times New Roman"/>
                <w:b/>
                <w:noProof/>
                <w:sz w:val="26"/>
                <w:szCs w:val="26"/>
                <w:rPrChange w:id="328" w:author="Vo Cuong" w:date="2020-04-01T21:33:00Z">
                  <w:rPr>
                    <w:rStyle w:val="Hyperlink"/>
                    <w:noProof/>
                  </w:rPr>
                </w:rPrChange>
              </w:rPr>
              <w:fldChar w:fldCharType="separate"/>
            </w:r>
            <w:r w:rsidRPr="0058434B">
              <w:rPr>
                <w:rStyle w:val="Hyperlink"/>
                <w:rFonts w:ascii="Times New Roman" w:hAnsi="Times New Roman" w:cs="Times New Roman"/>
                <w:b/>
                <w:noProof/>
                <w:sz w:val="26"/>
                <w:szCs w:val="26"/>
                <w:rPrChange w:id="329" w:author="Vo Cuong" w:date="2020-04-01T21:33:00Z">
                  <w:rPr>
                    <w:rStyle w:val="Hyperlink"/>
                    <w:rFonts w:ascii="Times New Roman" w:hAnsi="Times New Roman" w:cs="Times New Roman"/>
                    <w:b/>
                    <w:noProof/>
                  </w:rPr>
                </w:rPrChange>
              </w:rPr>
              <w:t>1.</w:t>
            </w:r>
            <w:r w:rsidRPr="0058434B">
              <w:rPr>
                <w:rFonts w:ascii="Times New Roman" w:eastAsiaTheme="minorEastAsia" w:hAnsi="Times New Roman" w:cs="Times New Roman"/>
                <w:b/>
                <w:noProof/>
                <w:sz w:val="26"/>
                <w:szCs w:val="26"/>
                <w:rPrChange w:id="330" w:author="Vo Cuong" w:date="2020-04-01T21:33:00Z">
                  <w:rPr>
                    <w:rFonts w:eastAsiaTheme="minorEastAsia"/>
                    <w:noProof/>
                  </w:rPr>
                </w:rPrChange>
              </w:rPr>
              <w:tab/>
            </w:r>
            <w:r w:rsidRPr="0058434B">
              <w:rPr>
                <w:rStyle w:val="Hyperlink"/>
                <w:rFonts w:ascii="Times New Roman" w:hAnsi="Times New Roman" w:cs="Times New Roman"/>
                <w:b/>
                <w:noProof/>
                <w:sz w:val="26"/>
                <w:szCs w:val="26"/>
                <w:rPrChange w:id="331" w:author="Vo Cuong" w:date="2020-04-01T21:33:00Z">
                  <w:rPr>
                    <w:rStyle w:val="Hyperlink"/>
                    <w:rFonts w:ascii="Times New Roman" w:hAnsi="Times New Roman" w:cs="Times New Roman"/>
                    <w:b/>
                    <w:noProof/>
                  </w:rPr>
                </w:rPrChange>
              </w:rPr>
              <w:t>Giao diện người quản lý</w:t>
            </w:r>
            <w:r w:rsidRPr="0058434B">
              <w:rPr>
                <w:rFonts w:ascii="Times New Roman" w:hAnsi="Times New Roman" w:cs="Times New Roman"/>
                <w:b/>
                <w:noProof/>
                <w:webHidden/>
                <w:sz w:val="26"/>
                <w:szCs w:val="26"/>
                <w:rPrChange w:id="332" w:author="Vo Cuong" w:date="2020-04-01T21:33:00Z">
                  <w:rPr>
                    <w:noProof/>
                    <w:webHidden/>
                  </w:rPr>
                </w:rPrChange>
              </w:rPr>
              <w:tab/>
            </w:r>
            <w:r w:rsidRPr="0058434B">
              <w:rPr>
                <w:rFonts w:ascii="Times New Roman" w:hAnsi="Times New Roman" w:cs="Times New Roman"/>
                <w:b/>
                <w:noProof/>
                <w:webHidden/>
                <w:sz w:val="26"/>
                <w:szCs w:val="26"/>
                <w:rPrChange w:id="333" w:author="Vo Cuong" w:date="2020-04-01T21:33:00Z">
                  <w:rPr>
                    <w:noProof/>
                    <w:webHidden/>
                  </w:rPr>
                </w:rPrChange>
              </w:rPr>
              <w:fldChar w:fldCharType="begin"/>
            </w:r>
            <w:r w:rsidRPr="0058434B">
              <w:rPr>
                <w:rFonts w:ascii="Times New Roman" w:hAnsi="Times New Roman" w:cs="Times New Roman"/>
                <w:b/>
                <w:noProof/>
                <w:webHidden/>
                <w:sz w:val="26"/>
                <w:szCs w:val="26"/>
                <w:rPrChange w:id="334" w:author="Vo Cuong" w:date="2020-04-01T21:33:00Z">
                  <w:rPr>
                    <w:noProof/>
                    <w:webHidden/>
                  </w:rPr>
                </w:rPrChange>
              </w:rPr>
              <w:instrText xml:space="preserve"> PAGEREF _Toc36669295 \h </w:instrText>
            </w:r>
          </w:ins>
          <w:r w:rsidRPr="0058434B">
            <w:rPr>
              <w:rFonts w:ascii="Times New Roman" w:hAnsi="Times New Roman" w:cs="Times New Roman"/>
              <w:b/>
              <w:noProof/>
              <w:webHidden/>
              <w:sz w:val="26"/>
              <w:szCs w:val="26"/>
              <w:rPrChange w:id="335" w:author="Vo Cuong" w:date="2020-04-01T21:33:00Z">
                <w:rPr>
                  <w:rFonts w:ascii="Times New Roman" w:hAnsi="Times New Roman" w:cs="Times New Roman"/>
                  <w:b/>
                  <w:noProof/>
                  <w:webHidden/>
                  <w:sz w:val="26"/>
                  <w:szCs w:val="26"/>
                </w:rPr>
              </w:rPrChange>
            </w:rPr>
          </w:r>
          <w:r w:rsidRPr="0058434B">
            <w:rPr>
              <w:rFonts w:ascii="Times New Roman" w:hAnsi="Times New Roman" w:cs="Times New Roman"/>
              <w:b/>
              <w:noProof/>
              <w:webHidden/>
              <w:sz w:val="26"/>
              <w:szCs w:val="26"/>
              <w:rPrChange w:id="336" w:author="Vo Cuong" w:date="2020-04-01T21:33:00Z">
                <w:rPr>
                  <w:noProof/>
                  <w:webHidden/>
                </w:rPr>
              </w:rPrChange>
            </w:rPr>
            <w:fldChar w:fldCharType="separate"/>
          </w:r>
          <w:ins w:id="337" w:author="Vo Cuong" w:date="2020-04-04T15:30:00Z">
            <w:r w:rsidR="00611150">
              <w:rPr>
                <w:rFonts w:ascii="Times New Roman" w:hAnsi="Times New Roman" w:cs="Times New Roman"/>
                <w:b/>
                <w:noProof/>
                <w:webHidden/>
                <w:sz w:val="26"/>
                <w:szCs w:val="26"/>
              </w:rPr>
              <w:t>25</w:t>
            </w:r>
          </w:ins>
          <w:ins w:id="338" w:author="Vo Cuong" w:date="2020-04-01T21:32:00Z">
            <w:r w:rsidRPr="0058434B">
              <w:rPr>
                <w:rFonts w:ascii="Times New Roman" w:hAnsi="Times New Roman" w:cs="Times New Roman"/>
                <w:b/>
                <w:noProof/>
                <w:webHidden/>
                <w:sz w:val="26"/>
                <w:szCs w:val="26"/>
                <w:rPrChange w:id="339" w:author="Vo Cuong" w:date="2020-04-01T21:33:00Z">
                  <w:rPr>
                    <w:noProof/>
                    <w:webHidden/>
                  </w:rPr>
                </w:rPrChange>
              </w:rPr>
              <w:fldChar w:fldCharType="end"/>
            </w:r>
            <w:r w:rsidRPr="0058434B">
              <w:rPr>
                <w:rStyle w:val="Hyperlink"/>
                <w:rFonts w:ascii="Times New Roman" w:hAnsi="Times New Roman" w:cs="Times New Roman"/>
                <w:b/>
                <w:noProof/>
                <w:sz w:val="26"/>
                <w:szCs w:val="26"/>
                <w:rPrChange w:id="340" w:author="Vo Cuong" w:date="2020-04-01T21:33:00Z">
                  <w:rPr>
                    <w:rStyle w:val="Hyperlink"/>
                    <w:noProof/>
                  </w:rPr>
                </w:rPrChange>
              </w:rPr>
              <w:fldChar w:fldCharType="end"/>
            </w:r>
          </w:ins>
        </w:p>
        <w:p w:rsidR="0058434B" w:rsidRPr="0058434B" w:rsidRDefault="0058434B">
          <w:pPr>
            <w:pStyle w:val="TOC3"/>
            <w:tabs>
              <w:tab w:val="left" w:pos="1100"/>
              <w:tab w:val="right" w:leader="dot" w:pos="9064"/>
            </w:tabs>
            <w:rPr>
              <w:ins w:id="341" w:author="Vo Cuong" w:date="2020-04-01T21:32:00Z"/>
              <w:rFonts w:ascii="Times New Roman" w:eastAsiaTheme="minorEastAsia" w:hAnsi="Times New Roman" w:cs="Times New Roman"/>
              <w:b/>
              <w:noProof/>
              <w:sz w:val="26"/>
              <w:szCs w:val="26"/>
              <w:rPrChange w:id="342" w:author="Vo Cuong" w:date="2020-04-01T21:33:00Z">
                <w:rPr>
                  <w:ins w:id="343" w:author="Vo Cuong" w:date="2020-04-01T21:32:00Z"/>
                  <w:rFonts w:eastAsiaTheme="minorEastAsia"/>
                  <w:noProof/>
                </w:rPr>
              </w:rPrChange>
            </w:rPr>
          </w:pPr>
          <w:ins w:id="344" w:author="Vo Cuong" w:date="2020-04-01T21:32:00Z">
            <w:r w:rsidRPr="0058434B">
              <w:rPr>
                <w:rStyle w:val="Hyperlink"/>
                <w:rFonts w:ascii="Times New Roman" w:hAnsi="Times New Roman" w:cs="Times New Roman"/>
                <w:b/>
                <w:noProof/>
                <w:sz w:val="26"/>
                <w:szCs w:val="26"/>
                <w:rPrChange w:id="345" w:author="Vo Cuong" w:date="2020-04-01T21:33:00Z">
                  <w:rPr>
                    <w:rStyle w:val="Hyperlink"/>
                    <w:noProof/>
                  </w:rPr>
                </w:rPrChange>
              </w:rPr>
              <w:fldChar w:fldCharType="begin"/>
            </w:r>
            <w:r w:rsidRPr="0058434B">
              <w:rPr>
                <w:rStyle w:val="Hyperlink"/>
                <w:rFonts w:ascii="Times New Roman" w:hAnsi="Times New Roman" w:cs="Times New Roman"/>
                <w:b/>
                <w:noProof/>
                <w:sz w:val="26"/>
                <w:szCs w:val="26"/>
                <w:rPrChange w:id="346" w:author="Vo Cuong" w:date="2020-04-01T21:33:00Z">
                  <w:rPr>
                    <w:rStyle w:val="Hyperlink"/>
                    <w:noProof/>
                  </w:rPr>
                </w:rPrChange>
              </w:rPr>
              <w:instrText xml:space="preserve"> </w:instrText>
            </w:r>
            <w:r w:rsidRPr="0058434B">
              <w:rPr>
                <w:rFonts w:ascii="Times New Roman" w:hAnsi="Times New Roman" w:cs="Times New Roman"/>
                <w:b/>
                <w:noProof/>
                <w:sz w:val="26"/>
                <w:szCs w:val="26"/>
                <w:rPrChange w:id="347" w:author="Vo Cuong" w:date="2020-04-01T21:33:00Z">
                  <w:rPr>
                    <w:noProof/>
                  </w:rPr>
                </w:rPrChange>
              </w:rPr>
              <w:instrText>HYPERLINK \l "_Toc36669296"</w:instrText>
            </w:r>
            <w:r w:rsidRPr="0058434B">
              <w:rPr>
                <w:rStyle w:val="Hyperlink"/>
                <w:rFonts w:ascii="Times New Roman" w:hAnsi="Times New Roman" w:cs="Times New Roman"/>
                <w:b/>
                <w:noProof/>
                <w:sz w:val="26"/>
                <w:szCs w:val="26"/>
                <w:rPrChange w:id="348" w:author="Vo Cuong" w:date="2020-04-01T21:33:00Z">
                  <w:rPr>
                    <w:rStyle w:val="Hyperlink"/>
                    <w:noProof/>
                  </w:rPr>
                </w:rPrChange>
              </w:rPr>
              <w:instrText xml:space="preserve"> </w:instrText>
            </w:r>
            <w:r w:rsidRPr="0058434B">
              <w:rPr>
                <w:rStyle w:val="Hyperlink"/>
                <w:rFonts w:ascii="Times New Roman" w:hAnsi="Times New Roman" w:cs="Times New Roman"/>
                <w:b/>
                <w:noProof/>
                <w:sz w:val="26"/>
                <w:szCs w:val="26"/>
                <w:rPrChange w:id="349" w:author="Vo Cuong" w:date="2020-04-01T21:33:00Z">
                  <w:rPr>
                    <w:rStyle w:val="Hyperlink"/>
                    <w:noProof/>
                  </w:rPr>
                </w:rPrChange>
              </w:rPr>
              <w:fldChar w:fldCharType="separate"/>
            </w:r>
            <w:r w:rsidRPr="0058434B">
              <w:rPr>
                <w:rStyle w:val="Hyperlink"/>
                <w:rFonts w:ascii="Times New Roman" w:hAnsi="Times New Roman" w:cs="Times New Roman"/>
                <w:b/>
                <w:noProof/>
                <w:sz w:val="26"/>
                <w:szCs w:val="26"/>
                <w:rPrChange w:id="350" w:author="Vo Cuong" w:date="2020-04-01T21:33:00Z">
                  <w:rPr>
                    <w:rStyle w:val="Hyperlink"/>
                    <w:rFonts w:ascii="Times New Roman" w:hAnsi="Times New Roman" w:cs="Times New Roman"/>
                    <w:b/>
                    <w:noProof/>
                  </w:rPr>
                </w:rPrChange>
              </w:rPr>
              <w:t>1.1</w:t>
            </w:r>
            <w:r w:rsidRPr="0058434B">
              <w:rPr>
                <w:rFonts w:ascii="Times New Roman" w:eastAsiaTheme="minorEastAsia" w:hAnsi="Times New Roman" w:cs="Times New Roman"/>
                <w:b/>
                <w:noProof/>
                <w:sz w:val="26"/>
                <w:szCs w:val="26"/>
                <w:rPrChange w:id="351" w:author="Vo Cuong" w:date="2020-04-01T21:33:00Z">
                  <w:rPr>
                    <w:rFonts w:eastAsiaTheme="minorEastAsia"/>
                    <w:noProof/>
                  </w:rPr>
                </w:rPrChange>
              </w:rPr>
              <w:tab/>
            </w:r>
            <w:r w:rsidRPr="0058434B">
              <w:rPr>
                <w:rStyle w:val="Hyperlink"/>
                <w:rFonts w:ascii="Times New Roman" w:hAnsi="Times New Roman" w:cs="Times New Roman"/>
                <w:b/>
                <w:noProof/>
                <w:sz w:val="26"/>
                <w:szCs w:val="26"/>
                <w:rPrChange w:id="352" w:author="Vo Cuong" w:date="2020-04-01T21:33:00Z">
                  <w:rPr>
                    <w:rStyle w:val="Hyperlink"/>
                    <w:rFonts w:ascii="Times New Roman" w:hAnsi="Times New Roman" w:cs="Times New Roman"/>
                    <w:b/>
                    <w:noProof/>
                  </w:rPr>
                </w:rPrChange>
              </w:rPr>
              <w:t>Giao diện đăng nhập</w:t>
            </w:r>
            <w:r w:rsidRPr="0058434B">
              <w:rPr>
                <w:rFonts w:ascii="Times New Roman" w:hAnsi="Times New Roman" w:cs="Times New Roman"/>
                <w:b/>
                <w:noProof/>
                <w:webHidden/>
                <w:sz w:val="26"/>
                <w:szCs w:val="26"/>
                <w:rPrChange w:id="353" w:author="Vo Cuong" w:date="2020-04-01T21:33:00Z">
                  <w:rPr>
                    <w:noProof/>
                    <w:webHidden/>
                  </w:rPr>
                </w:rPrChange>
              </w:rPr>
              <w:tab/>
            </w:r>
            <w:r w:rsidRPr="0058434B">
              <w:rPr>
                <w:rFonts w:ascii="Times New Roman" w:hAnsi="Times New Roman" w:cs="Times New Roman"/>
                <w:b/>
                <w:noProof/>
                <w:webHidden/>
                <w:sz w:val="26"/>
                <w:szCs w:val="26"/>
                <w:rPrChange w:id="354" w:author="Vo Cuong" w:date="2020-04-01T21:33:00Z">
                  <w:rPr>
                    <w:noProof/>
                    <w:webHidden/>
                  </w:rPr>
                </w:rPrChange>
              </w:rPr>
              <w:fldChar w:fldCharType="begin"/>
            </w:r>
            <w:r w:rsidRPr="0058434B">
              <w:rPr>
                <w:rFonts w:ascii="Times New Roman" w:hAnsi="Times New Roman" w:cs="Times New Roman"/>
                <w:b/>
                <w:noProof/>
                <w:webHidden/>
                <w:sz w:val="26"/>
                <w:szCs w:val="26"/>
                <w:rPrChange w:id="355" w:author="Vo Cuong" w:date="2020-04-01T21:33:00Z">
                  <w:rPr>
                    <w:noProof/>
                    <w:webHidden/>
                  </w:rPr>
                </w:rPrChange>
              </w:rPr>
              <w:instrText xml:space="preserve"> PAGEREF _Toc36669296 \h </w:instrText>
            </w:r>
          </w:ins>
          <w:r w:rsidRPr="0058434B">
            <w:rPr>
              <w:rFonts w:ascii="Times New Roman" w:hAnsi="Times New Roman" w:cs="Times New Roman"/>
              <w:b/>
              <w:noProof/>
              <w:webHidden/>
              <w:sz w:val="26"/>
              <w:szCs w:val="26"/>
              <w:rPrChange w:id="356" w:author="Vo Cuong" w:date="2020-04-01T21:33:00Z">
                <w:rPr>
                  <w:rFonts w:ascii="Times New Roman" w:hAnsi="Times New Roman" w:cs="Times New Roman"/>
                  <w:b/>
                  <w:noProof/>
                  <w:webHidden/>
                  <w:sz w:val="26"/>
                  <w:szCs w:val="26"/>
                </w:rPr>
              </w:rPrChange>
            </w:rPr>
          </w:r>
          <w:r w:rsidRPr="0058434B">
            <w:rPr>
              <w:rFonts w:ascii="Times New Roman" w:hAnsi="Times New Roman" w:cs="Times New Roman"/>
              <w:b/>
              <w:noProof/>
              <w:webHidden/>
              <w:sz w:val="26"/>
              <w:szCs w:val="26"/>
              <w:rPrChange w:id="357" w:author="Vo Cuong" w:date="2020-04-01T21:33:00Z">
                <w:rPr>
                  <w:noProof/>
                  <w:webHidden/>
                </w:rPr>
              </w:rPrChange>
            </w:rPr>
            <w:fldChar w:fldCharType="separate"/>
          </w:r>
          <w:ins w:id="358" w:author="Vo Cuong" w:date="2020-04-04T15:30:00Z">
            <w:r w:rsidR="00611150">
              <w:rPr>
                <w:rFonts w:ascii="Times New Roman" w:hAnsi="Times New Roman" w:cs="Times New Roman"/>
                <w:b/>
                <w:noProof/>
                <w:webHidden/>
                <w:sz w:val="26"/>
                <w:szCs w:val="26"/>
              </w:rPr>
              <w:t>25</w:t>
            </w:r>
          </w:ins>
          <w:ins w:id="359" w:author="Vo Cuong" w:date="2020-04-01T21:32:00Z">
            <w:r w:rsidRPr="0058434B">
              <w:rPr>
                <w:rFonts w:ascii="Times New Roman" w:hAnsi="Times New Roman" w:cs="Times New Roman"/>
                <w:b/>
                <w:noProof/>
                <w:webHidden/>
                <w:sz w:val="26"/>
                <w:szCs w:val="26"/>
                <w:rPrChange w:id="360" w:author="Vo Cuong" w:date="2020-04-01T21:33:00Z">
                  <w:rPr>
                    <w:noProof/>
                    <w:webHidden/>
                  </w:rPr>
                </w:rPrChange>
              </w:rPr>
              <w:fldChar w:fldCharType="end"/>
            </w:r>
            <w:r w:rsidRPr="0058434B">
              <w:rPr>
                <w:rStyle w:val="Hyperlink"/>
                <w:rFonts w:ascii="Times New Roman" w:hAnsi="Times New Roman" w:cs="Times New Roman"/>
                <w:b/>
                <w:noProof/>
                <w:sz w:val="26"/>
                <w:szCs w:val="26"/>
                <w:rPrChange w:id="361" w:author="Vo Cuong" w:date="2020-04-01T21:33:00Z">
                  <w:rPr>
                    <w:rStyle w:val="Hyperlink"/>
                    <w:noProof/>
                  </w:rPr>
                </w:rPrChange>
              </w:rPr>
              <w:fldChar w:fldCharType="end"/>
            </w:r>
          </w:ins>
        </w:p>
        <w:p w:rsidR="0058434B" w:rsidRPr="0058434B" w:rsidRDefault="0058434B">
          <w:pPr>
            <w:pStyle w:val="TOC3"/>
            <w:tabs>
              <w:tab w:val="left" w:pos="1100"/>
              <w:tab w:val="right" w:leader="dot" w:pos="9064"/>
            </w:tabs>
            <w:rPr>
              <w:ins w:id="362" w:author="Vo Cuong" w:date="2020-04-01T21:32:00Z"/>
              <w:rFonts w:ascii="Times New Roman" w:eastAsiaTheme="minorEastAsia" w:hAnsi="Times New Roman" w:cs="Times New Roman"/>
              <w:b/>
              <w:noProof/>
              <w:sz w:val="26"/>
              <w:szCs w:val="26"/>
              <w:rPrChange w:id="363" w:author="Vo Cuong" w:date="2020-04-01T21:33:00Z">
                <w:rPr>
                  <w:ins w:id="364" w:author="Vo Cuong" w:date="2020-04-01T21:32:00Z"/>
                  <w:rFonts w:eastAsiaTheme="minorEastAsia"/>
                  <w:noProof/>
                </w:rPr>
              </w:rPrChange>
            </w:rPr>
          </w:pPr>
          <w:ins w:id="365" w:author="Vo Cuong" w:date="2020-04-01T21:32:00Z">
            <w:r w:rsidRPr="0058434B">
              <w:rPr>
                <w:rStyle w:val="Hyperlink"/>
                <w:rFonts w:ascii="Times New Roman" w:hAnsi="Times New Roman" w:cs="Times New Roman"/>
                <w:b/>
                <w:noProof/>
                <w:sz w:val="26"/>
                <w:szCs w:val="26"/>
                <w:rPrChange w:id="366" w:author="Vo Cuong" w:date="2020-04-01T21:33:00Z">
                  <w:rPr>
                    <w:rStyle w:val="Hyperlink"/>
                    <w:noProof/>
                  </w:rPr>
                </w:rPrChange>
              </w:rPr>
              <w:fldChar w:fldCharType="begin"/>
            </w:r>
            <w:r w:rsidRPr="0058434B">
              <w:rPr>
                <w:rStyle w:val="Hyperlink"/>
                <w:rFonts w:ascii="Times New Roman" w:hAnsi="Times New Roman" w:cs="Times New Roman"/>
                <w:b/>
                <w:noProof/>
                <w:sz w:val="26"/>
                <w:szCs w:val="26"/>
                <w:rPrChange w:id="367" w:author="Vo Cuong" w:date="2020-04-01T21:33:00Z">
                  <w:rPr>
                    <w:rStyle w:val="Hyperlink"/>
                    <w:noProof/>
                  </w:rPr>
                </w:rPrChange>
              </w:rPr>
              <w:instrText xml:space="preserve"> </w:instrText>
            </w:r>
            <w:r w:rsidRPr="0058434B">
              <w:rPr>
                <w:rFonts w:ascii="Times New Roman" w:hAnsi="Times New Roman" w:cs="Times New Roman"/>
                <w:b/>
                <w:noProof/>
                <w:sz w:val="26"/>
                <w:szCs w:val="26"/>
                <w:rPrChange w:id="368" w:author="Vo Cuong" w:date="2020-04-01T21:33:00Z">
                  <w:rPr>
                    <w:noProof/>
                  </w:rPr>
                </w:rPrChange>
              </w:rPr>
              <w:instrText>HYPERLINK \l "_Toc36669297"</w:instrText>
            </w:r>
            <w:r w:rsidRPr="0058434B">
              <w:rPr>
                <w:rStyle w:val="Hyperlink"/>
                <w:rFonts w:ascii="Times New Roman" w:hAnsi="Times New Roman" w:cs="Times New Roman"/>
                <w:b/>
                <w:noProof/>
                <w:sz w:val="26"/>
                <w:szCs w:val="26"/>
                <w:rPrChange w:id="369" w:author="Vo Cuong" w:date="2020-04-01T21:33:00Z">
                  <w:rPr>
                    <w:rStyle w:val="Hyperlink"/>
                    <w:noProof/>
                  </w:rPr>
                </w:rPrChange>
              </w:rPr>
              <w:instrText xml:space="preserve"> </w:instrText>
            </w:r>
            <w:r w:rsidRPr="0058434B">
              <w:rPr>
                <w:rStyle w:val="Hyperlink"/>
                <w:rFonts w:ascii="Times New Roman" w:hAnsi="Times New Roman" w:cs="Times New Roman"/>
                <w:b/>
                <w:noProof/>
                <w:sz w:val="26"/>
                <w:szCs w:val="26"/>
                <w:rPrChange w:id="370" w:author="Vo Cuong" w:date="2020-04-01T21:33:00Z">
                  <w:rPr>
                    <w:rStyle w:val="Hyperlink"/>
                    <w:noProof/>
                  </w:rPr>
                </w:rPrChange>
              </w:rPr>
              <w:fldChar w:fldCharType="separate"/>
            </w:r>
            <w:r w:rsidRPr="0058434B">
              <w:rPr>
                <w:rStyle w:val="Hyperlink"/>
                <w:rFonts w:ascii="Times New Roman" w:hAnsi="Times New Roman" w:cs="Times New Roman"/>
                <w:b/>
                <w:noProof/>
                <w:sz w:val="26"/>
                <w:szCs w:val="26"/>
                <w:rPrChange w:id="371" w:author="Vo Cuong" w:date="2020-04-01T21:33:00Z">
                  <w:rPr>
                    <w:rStyle w:val="Hyperlink"/>
                    <w:rFonts w:ascii="Times New Roman" w:hAnsi="Times New Roman" w:cs="Times New Roman"/>
                    <w:b/>
                    <w:noProof/>
                  </w:rPr>
                </w:rPrChange>
              </w:rPr>
              <w:t>1.4</w:t>
            </w:r>
            <w:r w:rsidRPr="0058434B">
              <w:rPr>
                <w:rFonts w:ascii="Times New Roman" w:eastAsiaTheme="minorEastAsia" w:hAnsi="Times New Roman" w:cs="Times New Roman"/>
                <w:b/>
                <w:noProof/>
                <w:sz w:val="26"/>
                <w:szCs w:val="26"/>
                <w:rPrChange w:id="372" w:author="Vo Cuong" w:date="2020-04-01T21:33:00Z">
                  <w:rPr>
                    <w:rFonts w:eastAsiaTheme="minorEastAsia"/>
                    <w:noProof/>
                  </w:rPr>
                </w:rPrChange>
              </w:rPr>
              <w:tab/>
            </w:r>
            <w:r w:rsidRPr="0058434B">
              <w:rPr>
                <w:rStyle w:val="Hyperlink"/>
                <w:rFonts w:ascii="Times New Roman" w:hAnsi="Times New Roman" w:cs="Times New Roman"/>
                <w:b/>
                <w:noProof/>
                <w:sz w:val="26"/>
                <w:szCs w:val="26"/>
                <w:rPrChange w:id="373" w:author="Vo Cuong" w:date="2020-04-01T21:33:00Z">
                  <w:rPr>
                    <w:rStyle w:val="Hyperlink"/>
                    <w:rFonts w:ascii="Times New Roman" w:hAnsi="Times New Roman" w:cs="Times New Roman"/>
                    <w:b/>
                    <w:noProof/>
                  </w:rPr>
                </w:rPrChange>
              </w:rPr>
              <w:t>Giao diện quản lý loại nhiệm vụ</w:t>
            </w:r>
            <w:r w:rsidRPr="0058434B">
              <w:rPr>
                <w:rFonts w:ascii="Times New Roman" w:hAnsi="Times New Roman" w:cs="Times New Roman"/>
                <w:b/>
                <w:noProof/>
                <w:webHidden/>
                <w:sz w:val="26"/>
                <w:szCs w:val="26"/>
                <w:rPrChange w:id="374" w:author="Vo Cuong" w:date="2020-04-01T21:33:00Z">
                  <w:rPr>
                    <w:noProof/>
                    <w:webHidden/>
                  </w:rPr>
                </w:rPrChange>
              </w:rPr>
              <w:tab/>
            </w:r>
            <w:r w:rsidRPr="0058434B">
              <w:rPr>
                <w:rFonts w:ascii="Times New Roman" w:hAnsi="Times New Roman" w:cs="Times New Roman"/>
                <w:b/>
                <w:noProof/>
                <w:webHidden/>
                <w:sz w:val="26"/>
                <w:szCs w:val="26"/>
                <w:rPrChange w:id="375" w:author="Vo Cuong" w:date="2020-04-01T21:33:00Z">
                  <w:rPr>
                    <w:noProof/>
                    <w:webHidden/>
                  </w:rPr>
                </w:rPrChange>
              </w:rPr>
              <w:fldChar w:fldCharType="begin"/>
            </w:r>
            <w:r w:rsidRPr="0058434B">
              <w:rPr>
                <w:rFonts w:ascii="Times New Roman" w:hAnsi="Times New Roman" w:cs="Times New Roman"/>
                <w:b/>
                <w:noProof/>
                <w:webHidden/>
                <w:sz w:val="26"/>
                <w:szCs w:val="26"/>
                <w:rPrChange w:id="376" w:author="Vo Cuong" w:date="2020-04-01T21:33:00Z">
                  <w:rPr>
                    <w:noProof/>
                    <w:webHidden/>
                  </w:rPr>
                </w:rPrChange>
              </w:rPr>
              <w:instrText xml:space="preserve"> PAGEREF _Toc36669297 \h </w:instrText>
            </w:r>
          </w:ins>
          <w:r w:rsidRPr="0058434B">
            <w:rPr>
              <w:rFonts w:ascii="Times New Roman" w:hAnsi="Times New Roman" w:cs="Times New Roman"/>
              <w:b/>
              <w:noProof/>
              <w:webHidden/>
              <w:sz w:val="26"/>
              <w:szCs w:val="26"/>
              <w:rPrChange w:id="377" w:author="Vo Cuong" w:date="2020-04-01T21:33:00Z">
                <w:rPr>
                  <w:rFonts w:ascii="Times New Roman" w:hAnsi="Times New Roman" w:cs="Times New Roman"/>
                  <w:b/>
                  <w:noProof/>
                  <w:webHidden/>
                  <w:sz w:val="26"/>
                  <w:szCs w:val="26"/>
                </w:rPr>
              </w:rPrChange>
            </w:rPr>
          </w:r>
          <w:r w:rsidRPr="0058434B">
            <w:rPr>
              <w:rFonts w:ascii="Times New Roman" w:hAnsi="Times New Roman" w:cs="Times New Roman"/>
              <w:b/>
              <w:noProof/>
              <w:webHidden/>
              <w:sz w:val="26"/>
              <w:szCs w:val="26"/>
              <w:rPrChange w:id="378" w:author="Vo Cuong" w:date="2020-04-01T21:33:00Z">
                <w:rPr>
                  <w:noProof/>
                  <w:webHidden/>
                </w:rPr>
              </w:rPrChange>
            </w:rPr>
            <w:fldChar w:fldCharType="separate"/>
          </w:r>
          <w:ins w:id="379" w:author="Vo Cuong" w:date="2020-04-04T15:30:00Z">
            <w:r w:rsidR="00611150">
              <w:rPr>
                <w:rFonts w:ascii="Times New Roman" w:hAnsi="Times New Roman" w:cs="Times New Roman"/>
                <w:b/>
                <w:noProof/>
                <w:webHidden/>
                <w:sz w:val="26"/>
                <w:szCs w:val="26"/>
              </w:rPr>
              <w:t>32</w:t>
            </w:r>
          </w:ins>
          <w:ins w:id="380" w:author="Vo Cuong" w:date="2020-04-01T21:32:00Z">
            <w:r w:rsidRPr="0058434B">
              <w:rPr>
                <w:rFonts w:ascii="Times New Roman" w:hAnsi="Times New Roman" w:cs="Times New Roman"/>
                <w:b/>
                <w:noProof/>
                <w:webHidden/>
                <w:sz w:val="26"/>
                <w:szCs w:val="26"/>
                <w:rPrChange w:id="381" w:author="Vo Cuong" w:date="2020-04-01T21:33:00Z">
                  <w:rPr>
                    <w:noProof/>
                    <w:webHidden/>
                  </w:rPr>
                </w:rPrChange>
              </w:rPr>
              <w:fldChar w:fldCharType="end"/>
            </w:r>
            <w:r w:rsidRPr="0058434B">
              <w:rPr>
                <w:rStyle w:val="Hyperlink"/>
                <w:rFonts w:ascii="Times New Roman" w:hAnsi="Times New Roman" w:cs="Times New Roman"/>
                <w:b/>
                <w:noProof/>
                <w:sz w:val="26"/>
                <w:szCs w:val="26"/>
                <w:rPrChange w:id="382" w:author="Vo Cuong" w:date="2020-04-01T21:33:00Z">
                  <w:rPr>
                    <w:rStyle w:val="Hyperlink"/>
                    <w:noProof/>
                  </w:rPr>
                </w:rPrChange>
              </w:rPr>
              <w:fldChar w:fldCharType="end"/>
            </w:r>
          </w:ins>
        </w:p>
        <w:p w:rsidR="0058434B" w:rsidRPr="0058434B" w:rsidRDefault="0058434B">
          <w:pPr>
            <w:pStyle w:val="TOC3"/>
            <w:tabs>
              <w:tab w:val="left" w:pos="1100"/>
              <w:tab w:val="right" w:leader="dot" w:pos="9064"/>
            </w:tabs>
            <w:rPr>
              <w:ins w:id="383" w:author="Vo Cuong" w:date="2020-04-01T21:32:00Z"/>
              <w:rFonts w:ascii="Times New Roman" w:eastAsiaTheme="minorEastAsia" w:hAnsi="Times New Roman" w:cs="Times New Roman"/>
              <w:b/>
              <w:noProof/>
              <w:sz w:val="26"/>
              <w:szCs w:val="26"/>
              <w:rPrChange w:id="384" w:author="Vo Cuong" w:date="2020-04-01T21:33:00Z">
                <w:rPr>
                  <w:ins w:id="385" w:author="Vo Cuong" w:date="2020-04-01T21:32:00Z"/>
                  <w:rFonts w:eastAsiaTheme="minorEastAsia"/>
                  <w:noProof/>
                </w:rPr>
              </w:rPrChange>
            </w:rPr>
          </w:pPr>
          <w:ins w:id="386" w:author="Vo Cuong" w:date="2020-04-01T21:32:00Z">
            <w:r w:rsidRPr="0058434B">
              <w:rPr>
                <w:rStyle w:val="Hyperlink"/>
                <w:rFonts w:ascii="Times New Roman" w:hAnsi="Times New Roman" w:cs="Times New Roman"/>
                <w:b/>
                <w:noProof/>
                <w:sz w:val="26"/>
                <w:szCs w:val="26"/>
                <w:rPrChange w:id="387" w:author="Vo Cuong" w:date="2020-04-01T21:33:00Z">
                  <w:rPr>
                    <w:rStyle w:val="Hyperlink"/>
                    <w:noProof/>
                  </w:rPr>
                </w:rPrChange>
              </w:rPr>
              <w:fldChar w:fldCharType="begin"/>
            </w:r>
            <w:r w:rsidRPr="0058434B">
              <w:rPr>
                <w:rStyle w:val="Hyperlink"/>
                <w:rFonts w:ascii="Times New Roman" w:hAnsi="Times New Roman" w:cs="Times New Roman"/>
                <w:b/>
                <w:noProof/>
                <w:sz w:val="26"/>
                <w:szCs w:val="26"/>
                <w:rPrChange w:id="388" w:author="Vo Cuong" w:date="2020-04-01T21:33:00Z">
                  <w:rPr>
                    <w:rStyle w:val="Hyperlink"/>
                    <w:noProof/>
                  </w:rPr>
                </w:rPrChange>
              </w:rPr>
              <w:instrText xml:space="preserve"> </w:instrText>
            </w:r>
            <w:r w:rsidRPr="0058434B">
              <w:rPr>
                <w:rFonts w:ascii="Times New Roman" w:hAnsi="Times New Roman" w:cs="Times New Roman"/>
                <w:b/>
                <w:noProof/>
                <w:sz w:val="26"/>
                <w:szCs w:val="26"/>
                <w:rPrChange w:id="389" w:author="Vo Cuong" w:date="2020-04-01T21:33:00Z">
                  <w:rPr>
                    <w:noProof/>
                  </w:rPr>
                </w:rPrChange>
              </w:rPr>
              <w:instrText>HYPERLINK \l "_Toc36669298"</w:instrText>
            </w:r>
            <w:r w:rsidRPr="0058434B">
              <w:rPr>
                <w:rStyle w:val="Hyperlink"/>
                <w:rFonts w:ascii="Times New Roman" w:hAnsi="Times New Roman" w:cs="Times New Roman"/>
                <w:b/>
                <w:noProof/>
                <w:sz w:val="26"/>
                <w:szCs w:val="26"/>
                <w:rPrChange w:id="390" w:author="Vo Cuong" w:date="2020-04-01T21:33:00Z">
                  <w:rPr>
                    <w:rStyle w:val="Hyperlink"/>
                    <w:noProof/>
                  </w:rPr>
                </w:rPrChange>
              </w:rPr>
              <w:instrText xml:space="preserve"> </w:instrText>
            </w:r>
            <w:r w:rsidRPr="0058434B">
              <w:rPr>
                <w:rStyle w:val="Hyperlink"/>
                <w:rFonts w:ascii="Times New Roman" w:hAnsi="Times New Roman" w:cs="Times New Roman"/>
                <w:b/>
                <w:noProof/>
                <w:sz w:val="26"/>
                <w:szCs w:val="26"/>
                <w:rPrChange w:id="391" w:author="Vo Cuong" w:date="2020-04-01T21:33:00Z">
                  <w:rPr>
                    <w:rStyle w:val="Hyperlink"/>
                    <w:noProof/>
                  </w:rPr>
                </w:rPrChange>
              </w:rPr>
              <w:fldChar w:fldCharType="separate"/>
            </w:r>
            <w:r w:rsidRPr="0058434B">
              <w:rPr>
                <w:rStyle w:val="Hyperlink"/>
                <w:rFonts w:ascii="Times New Roman" w:hAnsi="Times New Roman" w:cs="Times New Roman"/>
                <w:b/>
                <w:noProof/>
                <w:sz w:val="26"/>
                <w:szCs w:val="26"/>
                <w:rPrChange w:id="392" w:author="Vo Cuong" w:date="2020-04-01T21:33:00Z">
                  <w:rPr>
                    <w:rStyle w:val="Hyperlink"/>
                    <w:rFonts w:ascii="Times New Roman" w:hAnsi="Times New Roman" w:cs="Times New Roman"/>
                    <w:b/>
                    <w:noProof/>
                  </w:rPr>
                </w:rPrChange>
              </w:rPr>
              <w:t>1.4</w:t>
            </w:r>
            <w:r w:rsidRPr="0058434B">
              <w:rPr>
                <w:rFonts w:ascii="Times New Roman" w:eastAsiaTheme="minorEastAsia" w:hAnsi="Times New Roman" w:cs="Times New Roman"/>
                <w:b/>
                <w:noProof/>
                <w:sz w:val="26"/>
                <w:szCs w:val="26"/>
                <w:rPrChange w:id="393" w:author="Vo Cuong" w:date="2020-04-01T21:33:00Z">
                  <w:rPr>
                    <w:rFonts w:eastAsiaTheme="minorEastAsia"/>
                    <w:noProof/>
                  </w:rPr>
                </w:rPrChange>
              </w:rPr>
              <w:tab/>
            </w:r>
            <w:r w:rsidRPr="0058434B">
              <w:rPr>
                <w:rStyle w:val="Hyperlink"/>
                <w:rFonts w:ascii="Times New Roman" w:hAnsi="Times New Roman" w:cs="Times New Roman"/>
                <w:b/>
                <w:noProof/>
                <w:sz w:val="26"/>
                <w:szCs w:val="26"/>
                <w:rPrChange w:id="394" w:author="Vo Cuong" w:date="2020-04-01T21:33:00Z">
                  <w:rPr>
                    <w:rStyle w:val="Hyperlink"/>
                    <w:rFonts w:ascii="Times New Roman" w:hAnsi="Times New Roman" w:cs="Times New Roman"/>
                    <w:b/>
                    <w:noProof/>
                  </w:rPr>
                </w:rPrChange>
              </w:rPr>
              <w:t>Giao diện tạo nhiệm vụ</w:t>
            </w:r>
            <w:r w:rsidRPr="0058434B">
              <w:rPr>
                <w:rFonts w:ascii="Times New Roman" w:hAnsi="Times New Roman" w:cs="Times New Roman"/>
                <w:b/>
                <w:noProof/>
                <w:webHidden/>
                <w:sz w:val="26"/>
                <w:szCs w:val="26"/>
                <w:rPrChange w:id="395" w:author="Vo Cuong" w:date="2020-04-01T21:33:00Z">
                  <w:rPr>
                    <w:noProof/>
                    <w:webHidden/>
                  </w:rPr>
                </w:rPrChange>
              </w:rPr>
              <w:tab/>
            </w:r>
            <w:r w:rsidRPr="0058434B">
              <w:rPr>
                <w:rFonts w:ascii="Times New Roman" w:hAnsi="Times New Roman" w:cs="Times New Roman"/>
                <w:b/>
                <w:noProof/>
                <w:webHidden/>
                <w:sz w:val="26"/>
                <w:szCs w:val="26"/>
                <w:rPrChange w:id="396" w:author="Vo Cuong" w:date="2020-04-01T21:33:00Z">
                  <w:rPr>
                    <w:noProof/>
                    <w:webHidden/>
                  </w:rPr>
                </w:rPrChange>
              </w:rPr>
              <w:fldChar w:fldCharType="begin"/>
            </w:r>
            <w:r w:rsidRPr="0058434B">
              <w:rPr>
                <w:rFonts w:ascii="Times New Roman" w:hAnsi="Times New Roman" w:cs="Times New Roman"/>
                <w:b/>
                <w:noProof/>
                <w:webHidden/>
                <w:sz w:val="26"/>
                <w:szCs w:val="26"/>
                <w:rPrChange w:id="397" w:author="Vo Cuong" w:date="2020-04-01T21:33:00Z">
                  <w:rPr>
                    <w:noProof/>
                    <w:webHidden/>
                  </w:rPr>
                </w:rPrChange>
              </w:rPr>
              <w:instrText xml:space="preserve"> PAGEREF _Toc36669298 \h </w:instrText>
            </w:r>
          </w:ins>
          <w:r w:rsidRPr="0058434B">
            <w:rPr>
              <w:rFonts w:ascii="Times New Roman" w:hAnsi="Times New Roman" w:cs="Times New Roman"/>
              <w:b/>
              <w:noProof/>
              <w:webHidden/>
              <w:sz w:val="26"/>
              <w:szCs w:val="26"/>
              <w:rPrChange w:id="398" w:author="Vo Cuong" w:date="2020-04-01T21:33:00Z">
                <w:rPr>
                  <w:rFonts w:ascii="Times New Roman" w:hAnsi="Times New Roman" w:cs="Times New Roman"/>
                  <w:b/>
                  <w:noProof/>
                  <w:webHidden/>
                  <w:sz w:val="26"/>
                  <w:szCs w:val="26"/>
                </w:rPr>
              </w:rPrChange>
            </w:rPr>
          </w:r>
          <w:r w:rsidRPr="0058434B">
            <w:rPr>
              <w:rFonts w:ascii="Times New Roman" w:hAnsi="Times New Roman" w:cs="Times New Roman"/>
              <w:b/>
              <w:noProof/>
              <w:webHidden/>
              <w:sz w:val="26"/>
              <w:szCs w:val="26"/>
              <w:rPrChange w:id="399" w:author="Vo Cuong" w:date="2020-04-01T21:33:00Z">
                <w:rPr>
                  <w:noProof/>
                  <w:webHidden/>
                </w:rPr>
              </w:rPrChange>
            </w:rPr>
            <w:fldChar w:fldCharType="separate"/>
          </w:r>
          <w:ins w:id="400" w:author="Vo Cuong" w:date="2020-04-04T15:30:00Z">
            <w:r w:rsidR="00611150">
              <w:rPr>
                <w:rFonts w:ascii="Times New Roman" w:hAnsi="Times New Roman" w:cs="Times New Roman"/>
                <w:b/>
                <w:noProof/>
                <w:webHidden/>
                <w:sz w:val="26"/>
                <w:szCs w:val="26"/>
              </w:rPr>
              <w:t>35</w:t>
            </w:r>
          </w:ins>
          <w:ins w:id="401" w:author="Vo Cuong" w:date="2020-04-01T21:32:00Z">
            <w:r w:rsidRPr="0058434B">
              <w:rPr>
                <w:rFonts w:ascii="Times New Roman" w:hAnsi="Times New Roman" w:cs="Times New Roman"/>
                <w:b/>
                <w:noProof/>
                <w:webHidden/>
                <w:sz w:val="26"/>
                <w:szCs w:val="26"/>
                <w:rPrChange w:id="402" w:author="Vo Cuong" w:date="2020-04-01T21:33:00Z">
                  <w:rPr>
                    <w:noProof/>
                    <w:webHidden/>
                  </w:rPr>
                </w:rPrChange>
              </w:rPr>
              <w:fldChar w:fldCharType="end"/>
            </w:r>
            <w:r w:rsidRPr="0058434B">
              <w:rPr>
                <w:rStyle w:val="Hyperlink"/>
                <w:rFonts w:ascii="Times New Roman" w:hAnsi="Times New Roman" w:cs="Times New Roman"/>
                <w:b/>
                <w:noProof/>
                <w:sz w:val="26"/>
                <w:szCs w:val="26"/>
                <w:rPrChange w:id="403" w:author="Vo Cuong" w:date="2020-04-01T21:33:00Z">
                  <w:rPr>
                    <w:rStyle w:val="Hyperlink"/>
                    <w:noProof/>
                  </w:rPr>
                </w:rPrChange>
              </w:rPr>
              <w:fldChar w:fldCharType="end"/>
            </w:r>
          </w:ins>
        </w:p>
        <w:p w:rsidR="0058434B" w:rsidRPr="0058434B" w:rsidRDefault="0058434B">
          <w:pPr>
            <w:pStyle w:val="TOC3"/>
            <w:tabs>
              <w:tab w:val="left" w:pos="1100"/>
              <w:tab w:val="right" w:leader="dot" w:pos="9064"/>
            </w:tabs>
            <w:rPr>
              <w:ins w:id="404" w:author="Vo Cuong" w:date="2020-04-01T21:32:00Z"/>
              <w:rFonts w:ascii="Times New Roman" w:eastAsiaTheme="minorEastAsia" w:hAnsi="Times New Roman" w:cs="Times New Roman"/>
              <w:b/>
              <w:noProof/>
              <w:sz w:val="26"/>
              <w:szCs w:val="26"/>
              <w:rPrChange w:id="405" w:author="Vo Cuong" w:date="2020-04-01T21:33:00Z">
                <w:rPr>
                  <w:ins w:id="406" w:author="Vo Cuong" w:date="2020-04-01T21:32:00Z"/>
                  <w:rFonts w:eastAsiaTheme="minorEastAsia"/>
                  <w:noProof/>
                </w:rPr>
              </w:rPrChange>
            </w:rPr>
          </w:pPr>
          <w:ins w:id="407" w:author="Vo Cuong" w:date="2020-04-01T21:32:00Z">
            <w:r w:rsidRPr="0058434B">
              <w:rPr>
                <w:rStyle w:val="Hyperlink"/>
                <w:rFonts w:ascii="Times New Roman" w:hAnsi="Times New Roman" w:cs="Times New Roman"/>
                <w:b/>
                <w:noProof/>
                <w:sz w:val="26"/>
                <w:szCs w:val="26"/>
                <w:rPrChange w:id="408" w:author="Vo Cuong" w:date="2020-04-01T21:33:00Z">
                  <w:rPr>
                    <w:rStyle w:val="Hyperlink"/>
                    <w:noProof/>
                  </w:rPr>
                </w:rPrChange>
              </w:rPr>
              <w:fldChar w:fldCharType="begin"/>
            </w:r>
            <w:r w:rsidRPr="0058434B">
              <w:rPr>
                <w:rStyle w:val="Hyperlink"/>
                <w:rFonts w:ascii="Times New Roman" w:hAnsi="Times New Roman" w:cs="Times New Roman"/>
                <w:b/>
                <w:noProof/>
                <w:sz w:val="26"/>
                <w:szCs w:val="26"/>
                <w:rPrChange w:id="409" w:author="Vo Cuong" w:date="2020-04-01T21:33:00Z">
                  <w:rPr>
                    <w:rStyle w:val="Hyperlink"/>
                    <w:noProof/>
                  </w:rPr>
                </w:rPrChange>
              </w:rPr>
              <w:instrText xml:space="preserve"> </w:instrText>
            </w:r>
            <w:r w:rsidRPr="0058434B">
              <w:rPr>
                <w:rFonts w:ascii="Times New Roman" w:hAnsi="Times New Roman" w:cs="Times New Roman"/>
                <w:b/>
                <w:noProof/>
                <w:sz w:val="26"/>
                <w:szCs w:val="26"/>
                <w:rPrChange w:id="410" w:author="Vo Cuong" w:date="2020-04-01T21:33:00Z">
                  <w:rPr>
                    <w:noProof/>
                  </w:rPr>
                </w:rPrChange>
              </w:rPr>
              <w:instrText>HYPERLINK \l "_Toc36669299"</w:instrText>
            </w:r>
            <w:r w:rsidRPr="0058434B">
              <w:rPr>
                <w:rStyle w:val="Hyperlink"/>
                <w:rFonts w:ascii="Times New Roman" w:hAnsi="Times New Roman" w:cs="Times New Roman"/>
                <w:b/>
                <w:noProof/>
                <w:sz w:val="26"/>
                <w:szCs w:val="26"/>
                <w:rPrChange w:id="411" w:author="Vo Cuong" w:date="2020-04-01T21:33:00Z">
                  <w:rPr>
                    <w:rStyle w:val="Hyperlink"/>
                    <w:noProof/>
                  </w:rPr>
                </w:rPrChange>
              </w:rPr>
              <w:instrText xml:space="preserve"> </w:instrText>
            </w:r>
            <w:r w:rsidRPr="0058434B">
              <w:rPr>
                <w:rStyle w:val="Hyperlink"/>
                <w:rFonts w:ascii="Times New Roman" w:hAnsi="Times New Roman" w:cs="Times New Roman"/>
                <w:b/>
                <w:noProof/>
                <w:sz w:val="26"/>
                <w:szCs w:val="26"/>
                <w:rPrChange w:id="412" w:author="Vo Cuong" w:date="2020-04-01T21:33:00Z">
                  <w:rPr>
                    <w:rStyle w:val="Hyperlink"/>
                    <w:noProof/>
                  </w:rPr>
                </w:rPrChange>
              </w:rPr>
              <w:fldChar w:fldCharType="separate"/>
            </w:r>
            <w:r w:rsidRPr="0058434B">
              <w:rPr>
                <w:rStyle w:val="Hyperlink"/>
                <w:rFonts w:ascii="Times New Roman" w:hAnsi="Times New Roman" w:cs="Times New Roman"/>
                <w:b/>
                <w:noProof/>
                <w:sz w:val="26"/>
                <w:szCs w:val="26"/>
                <w:rPrChange w:id="413" w:author="Vo Cuong" w:date="2020-04-01T21:33:00Z">
                  <w:rPr>
                    <w:rStyle w:val="Hyperlink"/>
                    <w:rFonts w:ascii="Times New Roman" w:hAnsi="Times New Roman" w:cs="Times New Roman"/>
                    <w:b/>
                    <w:noProof/>
                  </w:rPr>
                </w:rPrChange>
              </w:rPr>
              <w:t>1.5</w:t>
            </w:r>
            <w:r w:rsidRPr="0058434B">
              <w:rPr>
                <w:rFonts w:ascii="Times New Roman" w:eastAsiaTheme="minorEastAsia" w:hAnsi="Times New Roman" w:cs="Times New Roman"/>
                <w:b/>
                <w:noProof/>
                <w:sz w:val="26"/>
                <w:szCs w:val="26"/>
                <w:rPrChange w:id="414" w:author="Vo Cuong" w:date="2020-04-01T21:33:00Z">
                  <w:rPr>
                    <w:rFonts w:eastAsiaTheme="minorEastAsia"/>
                    <w:noProof/>
                  </w:rPr>
                </w:rPrChange>
              </w:rPr>
              <w:tab/>
            </w:r>
            <w:r w:rsidRPr="0058434B">
              <w:rPr>
                <w:rStyle w:val="Hyperlink"/>
                <w:rFonts w:ascii="Times New Roman" w:hAnsi="Times New Roman" w:cs="Times New Roman"/>
                <w:b/>
                <w:noProof/>
                <w:sz w:val="26"/>
                <w:szCs w:val="26"/>
                <w:rPrChange w:id="415" w:author="Vo Cuong" w:date="2020-04-01T21:33:00Z">
                  <w:rPr>
                    <w:rStyle w:val="Hyperlink"/>
                    <w:rFonts w:ascii="Times New Roman" w:hAnsi="Times New Roman" w:cs="Times New Roman"/>
                    <w:b/>
                    <w:noProof/>
                  </w:rPr>
                </w:rPrChange>
              </w:rPr>
              <w:t>Giao diện quản lý tài khoản</w:t>
            </w:r>
            <w:r w:rsidRPr="0058434B">
              <w:rPr>
                <w:rFonts w:ascii="Times New Roman" w:hAnsi="Times New Roman" w:cs="Times New Roman"/>
                <w:b/>
                <w:noProof/>
                <w:webHidden/>
                <w:sz w:val="26"/>
                <w:szCs w:val="26"/>
                <w:rPrChange w:id="416" w:author="Vo Cuong" w:date="2020-04-01T21:33:00Z">
                  <w:rPr>
                    <w:noProof/>
                    <w:webHidden/>
                  </w:rPr>
                </w:rPrChange>
              </w:rPr>
              <w:tab/>
            </w:r>
            <w:r w:rsidRPr="0058434B">
              <w:rPr>
                <w:rFonts w:ascii="Times New Roman" w:hAnsi="Times New Roman" w:cs="Times New Roman"/>
                <w:b/>
                <w:noProof/>
                <w:webHidden/>
                <w:sz w:val="26"/>
                <w:szCs w:val="26"/>
                <w:rPrChange w:id="417" w:author="Vo Cuong" w:date="2020-04-01T21:33:00Z">
                  <w:rPr>
                    <w:noProof/>
                    <w:webHidden/>
                  </w:rPr>
                </w:rPrChange>
              </w:rPr>
              <w:fldChar w:fldCharType="begin"/>
            </w:r>
            <w:r w:rsidRPr="0058434B">
              <w:rPr>
                <w:rFonts w:ascii="Times New Roman" w:hAnsi="Times New Roman" w:cs="Times New Roman"/>
                <w:b/>
                <w:noProof/>
                <w:webHidden/>
                <w:sz w:val="26"/>
                <w:szCs w:val="26"/>
                <w:rPrChange w:id="418" w:author="Vo Cuong" w:date="2020-04-01T21:33:00Z">
                  <w:rPr>
                    <w:noProof/>
                    <w:webHidden/>
                  </w:rPr>
                </w:rPrChange>
              </w:rPr>
              <w:instrText xml:space="preserve"> PAGEREF _Toc36669299 \h </w:instrText>
            </w:r>
          </w:ins>
          <w:r w:rsidRPr="0058434B">
            <w:rPr>
              <w:rFonts w:ascii="Times New Roman" w:hAnsi="Times New Roman" w:cs="Times New Roman"/>
              <w:b/>
              <w:noProof/>
              <w:webHidden/>
              <w:sz w:val="26"/>
              <w:szCs w:val="26"/>
              <w:rPrChange w:id="419" w:author="Vo Cuong" w:date="2020-04-01T21:33:00Z">
                <w:rPr>
                  <w:rFonts w:ascii="Times New Roman" w:hAnsi="Times New Roman" w:cs="Times New Roman"/>
                  <w:b/>
                  <w:noProof/>
                  <w:webHidden/>
                  <w:sz w:val="26"/>
                  <w:szCs w:val="26"/>
                </w:rPr>
              </w:rPrChange>
            </w:rPr>
          </w:r>
          <w:r w:rsidRPr="0058434B">
            <w:rPr>
              <w:rFonts w:ascii="Times New Roman" w:hAnsi="Times New Roman" w:cs="Times New Roman"/>
              <w:b/>
              <w:noProof/>
              <w:webHidden/>
              <w:sz w:val="26"/>
              <w:szCs w:val="26"/>
              <w:rPrChange w:id="420" w:author="Vo Cuong" w:date="2020-04-01T21:33:00Z">
                <w:rPr>
                  <w:noProof/>
                  <w:webHidden/>
                </w:rPr>
              </w:rPrChange>
            </w:rPr>
            <w:fldChar w:fldCharType="separate"/>
          </w:r>
          <w:ins w:id="421" w:author="Vo Cuong" w:date="2020-04-04T15:30:00Z">
            <w:r w:rsidR="00611150">
              <w:rPr>
                <w:rFonts w:ascii="Times New Roman" w:hAnsi="Times New Roman" w:cs="Times New Roman"/>
                <w:b/>
                <w:noProof/>
                <w:webHidden/>
                <w:sz w:val="26"/>
                <w:szCs w:val="26"/>
              </w:rPr>
              <w:t>37</w:t>
            </w:r>
          </w:ins>
          <w:ins w:id="422" w:author="Vo Cuong" w:date="2020-04-01T21:32:00Z">
            <w:r w:rsidRPr="0058434B">
              <w:rPr>
                <w:rFonts w:ascii="Times New Roman" w:hAnsi="Times New Roman" w:cs="Times New Roman"/>
                <w:b/>
                <w:noProof/>
                <w:webHidden/>
                <w:sz w:val="26"/>
                <w:szCs w:val="26"/>
                <w:rPrChange w:id="423" w:author="Vo Cuong" w:date="2020-04-01T21:33:00Z">
                  <w:rPr>
                    <w:noProof/>
                    <w:webHidden/>
                  </w:rPr>
                </w:rPrChange>
              </w:rPr>
              <w:fldChar w:fldCharType="end"/>
            </w:r>
            <w:r w:rsidRPr="0058434B">
              <w:rPr>
                <w:rStyle w:val="Hyperlink"/>
                <w:rFonts w:ascii="Times New Roman" w:hAnsi="Times New Roman" w:cs="Times New Roman"/>
                <w:b/>
                <w:noProof/>
                <w:sz w:val="26"/>
                <w:szCs w:val="26"/>
                <w:rPrChange w:id="424" w:author="Vo Cuong" w:date="2020-04-01T21:33:00Z">
                  <w:rPr>
                    <w:rStyle w:val="Hyperlink"/>
                    <w:noProof/>
                  </w:rPr>
                </w:rPrChange>
              </w:rPr>
              <w:fldChar w:fldCharType="end"/>
            </w:r>
          </w:ins>
        </w:p>
        <w:p w:rsidR="0058434B" w:rsidRPr="0058434B" w:rsidRDefault="0058434B">
          <w:pPr>
            <w:pStyle w:val="TOC3"/>
            <w:tabs>
              <w:tab w:val="left" w:pos="1100"/>
              <w:tab w:val="right" w:leader="dot" w:pos="9064"/>
            </w:tabs>
            <w:rPr>
              <w:ins w:id="425" w:author="Vo Cuong" w:date="2020-04-01T21:32:00Z"/>
              <w:rFonts w:ascii="Times New Roman" w:eastAsiaTheme="minorEastAsia" w:hAnsi="Times New Roman" w:cs="Times New Roman"/>
              <w:b/>
              <w:noProof/>
              <w:sz w:val="26"/>
              <w:szCs w:val="26"/>
              <w:rPrChange w:id="426" w:author="Vo Cuong" w:date="2020-04-01T21:33:00Z">
                <w:rPr>
                  <w:ins w:id="427" w:author="Vo Cuong" w:date="2020-04-01T21:32:00Z"/>
                  <w:rFonts w:eastAsiaTheme="minorEastAsia"/>
                  <w:noProof/>
                </w:rPr>
              </w:rPrChange>
            </w:rPr>
          </w:pPr>
          <w:ins w:id="428" w:author="Vo Cuong" w:date="2020-04-01T21:32:00Z">
            <w:r w:rsidRPr="0058434B">
              <w:rPr>
                <w:rStyle w:val="Hyperlink"/>
                <w:rFonts w:ascii="Times New Roman" w:hAnsi="Times New Roman" w:cs="Times New Roman"/>
                <w:b/>
                <w:noProof/>
                <w:sz w:val="26"/>
                <w:szCs w:val="26"/>
                <w:rPrChange w:id="429" w:author="Vo Cuong" w:date="2020-04-01T21:33:00Z">
                  <w:rPr>
                    <w:rStyle w:val="Hyperlink"/>
                    <w:noProof/>
                  </w:rPr>
                </w:rPrChange>
              </w:rPr>
              <w:fldChar w:fldCharType="begin"/>
            </w:r>
            <w:r w:rsidRPr="0058434B">
              <w:rPr>
                <w:rStyle w:val="Hyperlink"/>
                <w:rFonts w:ascii="Times New Roman" w:hAnsi="Times New Roman" w:cs="Times New Roman"/>
                <w:b/>
                <w:noProof/>
                <w:sz w:val="26"/>
                <w:szCs w:val="26"/>
                <w:rPrChange w:id="430" w:author="Vo Cuong" w:date="2020-04-01T21:33:00Z">
                  <w:rPr>
                    <w:rStyle w:val="Hyperlink"/>
                    <w:noProof/>
                  </w:rPr>
                </w:rPrChange>
              </w:rPr>
              <w:instrText xml:space="preserve"> </w:instrText>
            </w:r>
            <w:r w:rsidRPr="0058434B">
              <w:rPr>
                <w:rFonts w:ascii="Times New Roman" w:hAnsi="Times New Roman" w:cs="Times New Roman"/>
                <w:b/>
                <w:noProof/>
                <w:sz w:val="26"/>
                <w:szCs w:val="26"/>
                <w:rPrChange w:id="431" w:author="Vo Cuong" w:date="2020-04-01T21:33:00Z">
                  <w:rPr>
                    <w:noProof/>
                  </w:rPr>
                </w:rPrChange>
              </w:rPr>
              <w:instrText>HYPERLINK \l "_Toc36669300"</w:instrText>
            </w:r>
            <w:r w:rsidRPr="0058434B">
              <w:rPr>
                <w:rStyle w:val="Hyperlink"/>
                <w:rFonts w:ascii="Times New Roman" w:hAnsi="Times New Roman" w:cs="Times New Roman"/>
                <w:b/>
                <w:noProof/>
                <w:sz w:val="26"/>
                <w:szCs w:val="26"/>
                <w:rPrChange w:id="432" w:author="Vo Cuong" w:date="2020-04-01T21:33:00Z">
                  <w:rPr>
                    <w:rStyle w:val="Hyperlink"/>
                    <w:noProof/>
                  </w:rPr>
                </w:rPrChange>
              </w:rPr>
              <w:instrText xml:space="preserve"> </w:instrText>
            </w:r>
            <w:r w:rsidRPr="0058434B">
              <w:rPr>
                <w:rStyle w:val="Hyperlink"/>
                <w:rFonts w:ascii="Times New Roman" w:hAnsi="Times New Roman" w:cs="Times New Roman"/>
                <w:b/>
                <w:noProof/>
                <w:sz w:val="26"/>
                <w:szCs w:val="26"/>
                <w:rPrChange w:id="433" w:author="Vo Cuong" w:date="2020-04-01T21:33:00Z">
                  <w:rPr>
                    <w:rStyle w:val="Hyperlink"/>
                    <w:noProof/>
                  </w:rPr>
                </w:rPrChange>
              </w:rPr>
              <w:fldChar w:fldCharType="separate"/>
            </w:r>
            <w:r w:rsidRPr="0058434B">
              <w:rPr>
                <w:rStyle w:val="Hyperlink"/>
                <w:rFonts w:ascii="Times New Roman" w:hAnsi="Times New Roman" w:cs="Times New Roman"/>
                <w:b/>
                <w:noProof/>
                <w:sz w:val="26"/>
                <w:szCs w:val="26"/>
                <w:rPrChange w:id="434" w:author="Vo Cuong" w:date="2020-04-01T21:33:00Z">
                  <w:rPr>
                    <w:rStyle w:val="Hyperlink"/>
                    <w:rFonts w:ascii="Times New Roman" w:hAnsi="Times New Roman" w:cs="Times New Roman"/>
                    <w:b/>
                    <w:noProof/>
                  </w:rPr>
                </w:rPrChange>
              </w:rPr>
              <w:t>1.7</w:t>
            </w:r>
            <w:r w:rsidRPr="0058434B">
              <w:rPr>
                <w:rFonts w:ascii="Times New Roman" w:eastAsiaTheme="minorEastAsia" w:hAnsi="Times New Roman" w:cs="Times New Roman"/>
                <w:b/>
                <w:noProof/>
                <w:sz w:val="26"/>
                <w:szCs w:val="26"/>
                <w:rPrChange w:id="435" w:author="Vo Cuong" w:date="2020-04-01T21:33:00Z">
                  <w:rPr>
                    <w:rFonts w:eastAsiaTheme="minorEastAsia"/>
                    <w:noProof/>
                  </w:rPr>
                </w:rPrChange>
              </w:rPr>
              <w:tab/>
            </w:r>
            <w:r w:rsidRPr="0058434B">
              <w:rPr>
                <w:rStyle w:val="Hyperlink"/>
                <w:rFonts w:ascii="Times New Roman" w:hAnsi="Times New Roman" w:cs="Times New Roman"/>
                <w:b/>
                <w:noProof/>
                <w:sz w:val="26"/>
                <w:szCs w:val="26"/>
                <w:rPrChange w:id="436" w:author="Vo Cuong" w:date="2020-04-01T21:33:00Z">
                  <w:rPr>
                    <w:rStyle w:val="Hyperlink"/>
                    <w:rFonts w:ascii="Times New Roman" w:hAnsi="Times New Roman" w:cs="Times New Roman"/>
                    <w:b/>
                    <w:noProof/>
                  </w:rPr>
                </w:rPrChange>
              </w:rPr>
              <w:t>Giao diện tạo tài khoản</w:t>
            </w:r>
            <w:r w:rsidRPr="0058434B">
              <w:rPr>
                <w:rFonts w:ascii="Times New Roman" w:hAnsi="Times New Roman" w:cs="Times New Roman"/>
                <w:b/>
                <w:noProof/>
                <w:webHidden/>
                <w:sz w:val="26"/>
                <w:szCs w:val="26"/>
                <w:rPrChange w:id="437" w:author="Vo Cuong" w:date="2020-04-01T21:33:00Z">
                  <w:rPr>
                    <w:noProof/>
                    <w:webHidden/>
                  </w:rPr>
                </w:rPrChange>
              </w:rPr>
              <w:tab/>
            </w:r>
            <w:r w:rsidRPr="0058434B">
              <w:rPr>
                <w:rFonts w:ascii="Times New Roman" w:hAnsi="Times New Roman" w:cs="Times New Roman"/>
                <w:b/>
                <w:noProof/>
                <w:webHidden/>
                <w:sz w:val="26"/>
                <w:szCs w:val="26"/>
                <w:rPrChange w:id="438" w:author="Vo Cuong" w:date="2020-04-01T21:33:00Z">
                  <w:rPr>
                    <w:noProof/>
                    <w:webHidden/>
                  </w:rPr>
                </w:rPrChange>
              </w:rPr>
              <w:fldChar w:fldCharType="begin"/>
            </w:r>
            <w:r w:rsidRPr="0058434B">
              <w:rPr>
                <w:rFonts w:ascii="Times New Roman" w:hAnsi="Times New Roman" w:cs="Times New Roman"/>
                <w:b/>
                <w:noProof/>
                <w:webHidden/>
                <w:sz w:val="26"/>
                <w:szCs w:val="26"/>
                <w:rPrChange w:id="439" w:author="Vo Cuong" w:date="2020-04-01T21:33:00Z">
                  <w:rPr>
                    <w:noProof/>
                    <w:webHidden/>
                  </w:rPr>
                </w:rPrChange>
              </w:rPr>
              <w:instrText xml:space="preserve"> PAGEREF _Toc36669300 \h </w:instrText>
            </w:r>
          </w:ins>
          <w:r w:rsidRPr="0058434B">
            <w:rPr>
              <w:rFonts w:ascii="Times New Roman" w:hAnsi="Times New Roman" w:cs="Times New Roman"/>
              <w:b/>
              <w:noProof/>
              <w:webHidden/>
              <w:sz w:val="26"/>
              <w:szCs w:val="26"/>
              <w:rPrChange w:id="440" w:author="Vo Cuong" w:date="2020-04-01T21:33:00Z">
                <w:rPr>
                  <w:rFonts w:ascii="Times New Roman" w:hAnsi="Times New Roman" w:cs="Times New Roman"/>
                  <w:b/>
                  <w:noProof/>
                  <w:webHidden/>
                  <w:sz w:val="26"/>
                  <w:szCs w:val="26"/>
                </w:rPr>
              </w:rPrChange>
            </w:rPr>
          </w:r>
          <w:r w:rsidRPr="0058434B">
            <w:rPr>
              <w:rFonts w:ascii="Times New Roman" w:hAnsi="Times New Roman" w:cs="Times New Roman"/>
              <w:b/>
              <w:noProof/>
              <w:webHidden/>
              <w:sz w:val="26"/>
              <w:szCs w:val="26"/>
              <w:rPrChange w:id="441" w:author="Vo Cuong" w:date="2020-04-01T21:33:00Z">
                <w:rPr>
                  <w:noProof/>
                  <w:webHidden/>
                </w:rPr>
              </w:rPrChange>
            </w:rPr>
            <w:fldChar w:fldCharType="separate"/>
          </w:r>
          <w:ins w:id="442" w:author="Vo Cuong" w:date="2020-04-04T15:30:00Z">
            <w:r w:rsidR="00611150">
              <w:rPr>
                <w:rFonts w:ascii="Times New Roman" w:hAnsi="Times New Roman" w:cs="Times New Roman"/>
                <w:b/>
                <w:noProof/>
                <w:webHidden/>
                <w:sz w:val="26"/>
                <w:szCs w:val="26"/>
              </w:rPr>
              <w:t>40</w:t>
            </w:r>
          </w:ins>
          <w:ins w:id="443" w:author="Vo Cuong" w:date="2020-04-01T21:32:00Z">
            <w:r w:rsidRPr="0058434B">
              <w:rPr>
                <w:rFonts w:ascii="Times New Roman" w:hAnsi="Times New Roman" w:cs="Times New Roman"/>
                <w:b/>
                <w:noProof/>
                <w:webHidden/>
                <w:sz w:val="26"/>
                <w:szCs w:val="26"/>
                <w:rPrChange w:id="444" w:author="Vo Cuong" w:date="2020-04-01T21:33:00Z">
                  <w:rPr>
                    <w:noProof/>
                    <w:webHidden/>
                  </w:rPr>
                </w:rPrChange>
              </w:rPr>
              <w:fldChar w:fldCharType="end"/>
            </w:r>
            <w:r w:rsidRPr="0058434B">
              <w:rPr>
                <w:rStyle w:val="Hyperlink"/>
                <w:rFonts w:ascii="Times New Roman" w:hAnsi="Times New Roman" w:cs="Times New Roman"/>
                <w:b/>
                <w:noProof/>
                <w:sz w:val="26"/>
                <w:szCs w:val="26"/>
                <w:rPrChange w:id="445" w:author="Vo Cuong" w:date="2020-04-01T21:33:00Z">
                  <w:rPr>
                    <w:rStyle w:val="Hyperlink"/>
                    <w:noProof/>
                  </w:rPr>
                </w:rPrChange>
              </w:rPr>
              <w:fldChar w:fldCharType="end"/>
            </w:r>
          </w:ins>
        </w:p>
        <w:p w:rsidR="0058434B" w:rsidRPr="0058434B" w:rsidRDefault="0058434B">
          <w:pPr>
            <w:pStyle w:val="TOC3"/>
            <w:tabs>
              <w:tab w:val="left" w:pos="1100"/>
              <w:tab w:val="right" w:leader="dot" w:pos="9064"/>
            </w:tabs>
            <w:rPr>
              <w:ins w:id="446" w:author="Vo Cuong" w:date="2020-04-01T21:32:00Z"/>
              <w:rFonts w:ascii="Times New Roman" w:eastAsiaTheme="minorEastAsia" w:hAnsi="Times New Roman" w:cs="Times New Roman"/>
              <w:b/>
              <w:noProof/>
              <w:sz w:val="26"/>
              <w:szCs w:val="26"/>
              <w:rPrChange w:id="447" w:author="Vo Cuong" w:date="2020-04-01T21:33:00Z">
                <w:rPr>
                  <w:ins w:id="448" w:author="Vo Cuong" w:date="2020-04-01T21:32:00Z"/>
                  <w:rFonts w:eastAsiaTheme="minorEastAsia"/>
                  <w:noProof/>
                </w:rPr>
              </w:rPrChange>
            </w:rPr>
          </w:pPr>
          <w:ins w:id="449" w:author="Vo Cuong" w:date="2020-04-01T21:32:00Z">
            <w:r w:rsidRPr="0058434B">
              <w:rPr>
                <w:rStyle w:val="Hyperlink"/>
                <w:rFonts w:ascii="Times New Roman" w:hAnsi="Times New Roman" w:cs="Times New Roman"/>
                <w:b/>
                <w:noProof/>
                <w:sz w:val="26"/>
                <w:szCs w:val="26"/>
                <w:rPrChange w:id="450" w:author="Vo Cuong" w:date="2020-04-01T21:33:00Z">
                  <w:rPr>
                    <w:rStyle w:val="Hyperlink"/>
                    <w:noProof/>
                  </w:rPr>
                </w:rPrChange>
              </w:rPr>
              <w:fldChar w:fldCharType="begin"/>
            </w:r>
            <w:r w:rsidRPr="0058434B">
              <w:rPr>
                <w:rStyle w:val="Hyperlink"/>
                <w:rFonts w:ascii="Times New Roman" w:hAnsi="Times New Roman" w:cs="Times New Roman"/>
                <w:b/>
                <w:noProof/>
                <w:sz w:val="26"/>
                <w:szCs w:val="26"/>
                <w:rPrChange w:id="451" w:author="Vo Cuong" w:date="2020-04-01T21:33:00Z">
                  <w:rPr>
                    <w:rStyle w:val="Hyperlink"/>
                    <w:noProof/>
                  </w:rPr>
                </w:rPrChange>
              </w:rPr>
              <w:instrText xml:space="preserve"> </w:instrText>
            </w:r>
            <w:r w:rsidRPr="0058434B">
              <w:rPr>
                <w:rFonts w:ascii="Times New Roman" w:hAnsi="Times New Roman" w:cs="Times New Roman"/>
                <w:b/>
                <w:noProof/>
                <w:sz w:val="26"/>
                <w:szCs w:val="26"/>
                <w:rPrChange w:id="452" w:author="Vo Cuong" w:date="2020-04-01T21:33:00Z">
                  <w:rPr>
                    <w:noProof/>
                  </w:rPr>
                </w:rPrChange>
              </w:rPr>
              <w:instrText>HYPERLINK \l "_Toc36669301"</w:instrText>
            </w:r>
            <w:r w:rsidRPr="0058434B">
              <w:rPr>
                <w:rStyle w:val="Hyperlink"/>
                <w:rFonts w:ascii="Times New Roman" w:hAnsi="Times New Roman" w:cs="Times New Roman"/>
                <w:b/>
                <w:noProof/>
                <w:sz w:val="26"/>
                <w:szCs w:val="26"/>
                <w:rPrChange w:id="453" w:author="Vo Cuong" w:date="2020-04-01T21:33:00Z">
                  <w:rPr>
                    <w:rStyle w:val="Hyperlink"/>
                    <w:noProof/>
                  </w:rPr>
                </w:rPrChange>
              </w:rPr>
              <w:instrText xml:space="preserve"> </w:instrText>
            </w:r>
            <w:r w:rsidRPr="0058434B">
              <w:rPr>
                <w:rStyle w:val="Hyperlink"/>
                <w:rFonts w:ascii="Times New Roman" w:hAnsi="Times New Roman" w:cs="Times New Roman"/>
                <w:b/>
                <w:noProof/>
                <w:sz w:val="26"/>
                <w:szCs w:val="26"/>
                <w:rPrChange w:id="454" w:author="Vo Cuong" w:date="2020-04-01T21:33:00Z">
                  <w:rPr>
                    <w:rStyle w:val="Hyperlink"/>
                    <w:noProof/>
                  </w:rPr>
                </w:rPrChange>
              </w:rPr>
              <w:fldChar w:fldCharType="separate"/>
            </w:r>
            <w:r w:rsidRPr="0058434B">
              <w:rPr>
                <w:rStyle w:val="Hyperlink"/>
                <w:rFonts w:ascii="Times New Roman" w:hAnsi="Times New Roman" w:cs="Times New Roman"/>
                <w:b/>
                <w:noProof/>
                <w:sz w:val="26"/>
                <w:szCs w:val="26"/>
                <w:rPrChange w:id="455" w:author="Vo Cuong" w:date="2020-04-01T21:33:00Z">
                  <w:rPr>
                    <w:rStyle w:val="Hyperlink"/>
                    <w:rFonts w:ascii="Times New Roman" w:hAnsi="Times New Roman" w:cs="Times New Roman"/>
                    <w:b/>
                    <w:noProof/>
                  </w:rPr>
                </w:rPrChange>
              </w:rPr>
              <w:t>1.8</w:t>
            </w:r>
            <w:r w:rsidRPr="0058434B">
              <w:rPr>
                <w:rFonts w:ascii="Times New Roman" w:eastAsiaTheme="minorEastAsia" w:hAnsi="Times New Roman" w:cs="Times New Roman"/>
                <w:b/>
                <w:noProof/>
                <w:sz w:val="26"/>
                <w:szCs w:val="26"/>
                <w:rPrChange w:id="456" w:author="Vo Cuong" w:date="2020-04-01T21:33:00Z">
                  <w:rPr>
                    <w:rFonts w:eastAsiaTheme="minorEastAsia"/>
                    <w:noProof/>
                  </w:rPr>
                </w:rPrChange>
              </w:rPr>
              <w:tab/>
            </w:r>
            <w:r w:rsidRPr="0058434B">
              <w:rPr>
                <w:rStyle w:val="Hyperlink"/>
                <w:rFonts w:ascii="Times New Roman" w:hAnsi="Times New Roman" w:cs="Times New Roman"/>
                <w:b/>
                <w:noProof/>
                <w:sz w:val="26"/>
                <w:szCs w:val="26"/>
                <w:rPrChange w:id="457" w:author="Vo Cuong" w:date="2020-04-01T21:33:00Z">
                  <w:rPr>
                    <w:rStyle w:val="Hyperlink"/>
                    <w:rFonts w:ascii="Times New Roman" w:hAnsi="Times New Roman" w:cs="Times New Roman"/>
                    <w:b/>
                    <w:noProof/>
                  </w:rPr>
                </w:rPrChange>
              </w:rPr>
              <w:t>Giao diện các chức năng thông báo duyệt nhiệm vụ</w:t>
            </w:r>
            <w:r w:rsidRPr="0058434B">
              <w:rPr>
                <w:rFonts w:ascii="Times New Roman" w:hAnsi="Times New Roman" w:cs="Times New Roman"/>
                <w:b/>
                <w:noProof/>
                <w:webHidden/>
                <w:sz w:val="26"/>
                <w:szCs w:val="26"/>
                <w:rPrChange w:id="458" w:author="Vo Cuong" w:date="2020-04-01T21:33:00Z">
                  <w:rPr>
                    <w:noProof/>
                    <w:webHidden/>
                  </w:rPr>
                </w:rPrChange>
              </w:rPr>
              <w:tab/>
            </w:r>
            <w:r w:rsidRPr="0058434B">
              <w:rPr>
                <w:rFonts w:ascii="Times New Roman" w:hAnsi="Times New Roman" w:cs="Times New Roman"/>
                <w:b/>
                <w:noProof/>
                <w:webHidden/>
                <w:sz w:val="26"/>
                <w:szCs w:val="26"/>
                <w:rPrChange w:id="459" w:author="Vo Cuong" w:date="2020-04-01T21:33:00Z">
                  <w:rPr>
                    <w:noProof/>
                    <w:webHidden/>
                  </w:rPr>
                </w:rPrChange>
              </w:rPr>
              <w:fldChar w:fldCharType="begin"/>
            </w:r>
            <w:r w:rsidRPr="0058434B">
              <w:rPr>
                <w:rFonts w:ascii="Times New Roman" w:hAnsi="Times New Roman" w:cs="Times New Roman"/>
                <w:b/>
                <w:noProof/>
                <w:webHidden/>
                <w:sz w:val="26"/>
                <w:szCs w:val="26"/>
                <w:rPrChange w:id="460" w:author="Vo Cuong" w:date="2020-04-01T21:33:00Z">
                  <w:rPr>
                    <w:noProof/>
                    <w:webHidden/>
                  </w:rPr>
                </w:rPrChange>
              </w:rPr>
              <w:instrText xml:space="preserve"> PAGEREF _Toc36669301 \h </w:instrText>
            </w:r>
          </w:ins>
          <w:r w:rsidRPr="0058434B">
            <w:rPr>
              <w:rFonts w:ascii="Times New Roman" w:hAnsi="Times New Roman" w:cs="Times New Roman"/>
              <w:b/>
              <w:noProof/>
              <w:webHidden/>
              <w:sz w:val="26"/>
              <w:szCs w:val="26"/>
              <w:rPrChange w:id="461" w:author="Vo Cuong" w:date="2020-04-01T21:33:00Z">
                <w:rPr>
                  <w:rFonts w:ascii="Times New Roman" w:hAnsi="Times New Roman" w:cs="Times New Roman"/>
                  <w:b/>
                  <w:noProof/>
                  <w:webHidden/>
                  <w:sz w:val="26"/>
                  <w:szCs w:val="26"/>
                </w:rPr>
              </w:rPrChange>
            </w:rPr>
          </w:r>
          <w:r w:rsidRPr="0058434B">
            <w:rPr>
              <w:rFonts w:ascii="Times New Roman" w:hAnsi="Times New Roman" w:cs="Times New Roman"/>
              <w:b/>
              <w:noProof/>
              <w:webHidden/>
              <w:sz w:val="26"/>
              <w:szCs w:val="26"/>
              <w:rPrChange w:id="462" w:author="Vo Cuong" w:date="2020-04-01T21:33:00Z">
                <w:rPr>
                  <w:noProof/>
                  <w:webHidden/>
                </w:rPr>
              </w:rPrChange>
            </w:rPr>
            <w:fldChar w:fldCharType="separate"/>
          </w:r>
          <w:ins w:id="463" w:author="Vo Cuong" w:date="2020-04-04T15:30:00Z">
            <w:r w:rsidR="00611150">
              <w:rPr>
                <w:rFonts w:ascii="Times New Roman" w:hAnsi="Times New Roman" w:cs="Times New Roman"/>
                <w:b/>
                <w:noProof/>
                <w:webHidden/>
                <w:sz w:val="26"/>
                <w:szCs w:val="26"/>
              </w:rPr>
              <w:t>41</w:t>
            </w:r>
          </w:ins>
          <w:ins w:id="464" w:author="Vo Cuong" w:date="2020-04-01T21:32:00Z">
            <w:r w:rsidRPr="0058434B">
              <w:rPr>
                <w:rFonts w:ascii="Times New Roman" w:hAnsi="Times New Roman" w:cs="Times New Roman"/>
                <w:b/>
                <w:noProof/>
                <w:webHidden/>
                <w:sz w:val="26"/>
                <w:szCs w:val="26"/>
                <w:rPrChange w:id="465" w:author="Vo Cuong" w:date="2020-04-01T21:33:00Z">
                  <w:rPr>
                    <w:noProof/>
                    <w:webHidden/>
                  </w:rPr>
                </w:rPrChange>
              </w:rPr>
              <w:fldChar w:fldCharType="end"/>
            </w:r>
            <w:r w:rsidRPr="0058434B">
              <w:rPr>
                <w:rStyle w:val="Hyperlink"/>
                <w:rFonts w:ascii="Times New Roman" w:hAnsi="Times New Roman" w:cs="Times New Roman"/>
                <w:b/>
                <w:noProof/>
                <w:sz w:val="26"/>
                <w:szCs w:val="26"/>
                <w:rPrChange w:id="466" w:author="Vo Cuong" w:date="2020-04-01T21:33:00Z">
                  <w:rPr>
                    <w:rStyle w:val="Hyperlink"/>
                    <w:noProof/>
                  </w:rPr>
                </w:rPrChange>
              </w:rPr>
              <w:fldChar w:fldCharType="end"/>
            </w:r>
          </w:ins>
        </w:p>
        <w:p w:rsidR="0058434B" w:rsidRPr="0058434B" w:rsidRDefault="0058434B">
          <w:pPr>
            <w:pStyle w:val="TOC1"/>
            <w:tabs>
              <w:tab w:val="left" w:pos="660"/>
              <w:tab w:val="right" w:leader="dot" w:pos="9064"/>
            </w:tabs>
            <w:rPr>
              <w:ins w:id="467" w:author="Vo Cuong" w:date="2020-04-01T21:32:00Z"/>
              <w:rFonts w:ascii="Times New Roman" w:eastAsiaTheme="minorEastAsia" w:hAnsi="Times New Roman" w:cs="Times New Roman"/>
              <w:b/>
              <w:noProof/>
              <w:sz w:val="26"/>
              <w:szCs w:val="26"/>
              <w:rPrChange w:id="468" w:author="Vo Cuong" w:date="2020-04-01T21:33:00Z">
                <w:rPr>
                  <w:ins w:id="469" w:author="Vo Cuong" w:date="2020-04-01T21:32:00Z"/>
                  <w:rFonts w:eastAsiaTheme="minorEastAsia"/>
                  <w:noProof/>
                </w:rPr>
              </w:rPrChange>
            </w:rPr>
          </w:pPr>
          <w:ins w:id="470" w:author="Vo Cuong" w:date="2020-04-01T21:32:00Z">
            <w:r w:rsidRPr="0058434B">
              <w:rPr>
                <w:rStyle w:val="Hyperlink"/>
                <w:rFonts w:ascii="Times New Roman" w:hAnsi="Times New Roman" w:cs="Times New Roman"/>
                <w:b/>
                <w:noProof/>
                <w:sz w:val="26"/>
                <w:szCs w:val="26"/>
                <w:rPrChange w:id="471" w:author="Vo Cuong" w:date="2020-04-01T21:33:00Z">
                  <w:rPr>
                    <w:rStyle w:val="Hyperlink"/>
                    <w:noProof/>
                  </w:rPr>
                </w:rPrChange>
              </w:rPr>
              <w:fldChar w:fldCharType="begin"/>
            </w:r>
            <w:r w:rsidRPr="0058434B">
              <w:rPr>
                <w:rStyle w:val="Hyperlink"/>
                <w:rFonts w:ascii="Times New Roman" w:hAnsi="Times New Roman" w:cs="Times New Roman"/>
                <w:b/>
                <w:noProof/>
                <w:sz w:val="26"/>
                <w:szCs w:val="26"/>
                <w:rPrChange w:id="472" w:author="Vo Cuong" w:date="2020-04-01T21:33:00Z">
                  <w:rPr>
                    <w:rStyle w:val="Hyperlink"/>
                    <w:noProof/>
                  </w:rPr>
                </w:rPrChange>
              </w:rPr>
              <w:instrText xml:space="preserve"> </w:instrText>
            </w:r>
            <w:r w:rsidRPr="0058434B">
              <w:rPr>
                <w:rFonts w:ascii="Times New Roman" w:hAnsi="Times New Roman" w:cs="Times New Roman"/>
                <w:b/>
                <w:noProof/>
                <w:sz w:val="26"/>
                <w:szCs w:val="26"/>
                <w:rPrChange w:id="473" w:author="Vo Cuong" w:date="2020-04-01T21:33:00Z">
                  <w:rPr>
                    <w:noProof/>
                  </w:rPr>
                </w:rPrChange>
              </w:rPr>
              <w:instrText>HYPERLINK \l "_Toc36669302"</w:instrText>
            </w:r>
            <w:r w:rsidRPr="0058434B">
              <w:rPr>
                <w:rStyle w:val="Hyperlink"/>
                <w:rFonts w:ascii="Times New Roman" w:hAnsi="Times New Roman" w:cs="Times New Roman"/>
                <w:b/>
                <w:noProof/>
                <w:sz w:val="26"/>
                <w:szCs w:val="26"/>
                <w:rPrChange w:id="474" w:author="Vo Cuong" w:date="2020-04-01T21:33:00Z">
                  <w:rPr>
                    <w:rStyle w:val="Hyperlink"/>
                    <w:noProof/>
                  </w:rPr>
                </w:rPrChange>
              </w:rPr>
              <w:instrText xml:space="preserve"> </w:instrText>
            </w:r>
            <w:r w:rsidRPr="0058434B">
              <w:rPr>
                <w:rStyle w:val="Hyperlink"/>
                <w:rFonts w:ascii="Times New Roman" w:hAnsi="Times New Roman" w:cs="Times New Roman"/>
                <w:b/>
                <w:noProof/>
                <w:sz w:val="26"/>
                <w:szCs w:val="26"/>
                <w:rPrChange w:id="475" w:author="Vo Cuong" w:date="2020-04-01T21:33:00Z">
                  <w:rPr>
                    <w:rStyle w:val="Hyperlink"/>
                    <w:noProof/>
                  </w:rPr>
                </w:rPrChange>
              </w:rPr>
              <w:fldChar w:fldCharType="separate"/>
            </w:r>
            <w:r w:rsidRPr="0058434B">
              <w:rPr>
                <w:rStyle w:val="Hyperlink"/>
                <w:rFonts w:ascii="Times New Roman" w:hAnsi="Times New Roman" w:cs="Times New Roman"/>
                <w:b/>
                <w:noProof/>
                <w:sz w:val="26"/>
                <w:szCs w:val="26"/>
                <w:rPrChange w:id="476" w:author="Vo Cuong" w:date="2020-04-01T21:33:00Z">
                  <w:rPr>
                    <w:rStyle w:val="Hyperlink"/>
                    <w:rFonts w:ascii="Times New Roman" w:hAnsi="Times New Roman" w:cs="Times New Roman"/>
                    <w:b/>
                    <w:noProof/>
                  </w:rPr>
                </w:rPrChange>
              </w:rPr>
              <w:t>VII.</w:t>
            </w:r>
            <w:r w:rsidRPr="0058434B">
              <w:rPr>
                <w:rFonts w:ascii="Times New Roman" w:eastAsiaTheme="minorEastAsia" w:hAnsi="Times New Roman" w:cs="Times New Roman"/>
                <w:b/>
                <w:noProof/>
                <w:sz w:val="26"/>
                <w:szCs w:val="26"/>
                <w:rPrChange w:id="477" w:author="Vo Cuong" w:date="2020-04-01T21:33:00Z">
                  <w:rPr>
                    <w:rFonts w:eastAsiaTheme="minorEastAsia"/>
                    <w:noProof/>
                  </w:rPr>
                </w:rPrChange>
              </w:rPr>
              <w:tab/>
            </w:r>
            <w:r w:rsidRPr="0058434B">
              <w:rPr>
                <w:rStyle w:val="Hyperlink"/>
                <w:rFonts w:ascii="Times New Roman" w:hAnsi="Times New Roman" w:cs="Times New Roman"/>
                <w:b/>
                <w:noProof/>
                <w:sz w:val="26"/>
                <w:szCs w:val="26"/>
                <w:rPrChange w:id="478" w:author="Vo Cuong" w:date="2020-04-01T21:33:00Z">
                  <w:rPr>
                    <w:rStyle w:val="Hyperlink"/>
                    <w:rFonts w:ascii="Times New Roman" w:hAnsi="Times New Roman" w:cs="Times New Roman"/>
                    <w:b/>
                    <w:noProof/>
                  </w:rPr>
                </w:rPrChange>
              </w:rPr>
              <w:t>THIẾT KẾ CƠ SỞ DỮ LIỆU</w:t>
            </w:r>
            <w:r w:rsidRPr="0058434B">
              <w:rPr>
                <w:rFonts w:ascii="Times New Roman" w:hAnsi="Times New Roman" w:cs="Times New Roman"/>
                <w:b/>
                <w:noProof/>
                <w:webHidden/>
                <w:sz w:val="26"/>
                <w:szCs w:val="26"/>
                <w:rPrChange w:id="479" w:author="Vo Cuong" w:date="2020-04-01T21:33:00Z">
                  <w:rPr>
                    <w:noProof/>
                    <w:webHidden/>
                  </w:rPr>
                </w:rPrChange>
              </w:rPr>
              <w:tab/>
            </w:r>
            <w:r w:rsidRPr="0058434B">
              <w:rPr>
                <w:rFonts w:ascii="Times New Roman" w:hAnsi="Times New Roman" w:cs="Times New Roman"/>
                <w:b/>
                <w:noProof/>
                <w:webHidden/>
                <w:sz w:val="26"/>
                <w:szCs w:val="26"/>
                <w:rPrChange w:id="480" w:author="Vo Cuong" w:date="2020-04-01T21:33:00Z">
                  <w:rPr>
                    <w:noProof/>
                    <w:webHidden/>
                  </w:rPr>
                </w:rPrChange>
              </w:rPr>
              <w:fldChar w:fldCharType="begin"/>
            </w:r>
            <w:r w:rsidRPr="0058434B">
              <w:rPr>
                <w:rFonts w:ascii="Times New Roman" w:hAnsi="Times New Roman" w:cs="Times New Roman"/>
                <w:b/>
                <w:noProof/>
                <w:webHidden/>
                <w:sz w:val="26"/>
                <w:szCs w:val="26"/>
                <w:rPrChange w:id="481" w:author="Vo Cuong" w:date="2020-04-01T21:33:00Z">
                  <w:rPr>
                    <w:noProof/>
                    <w:webHidden/>
                  </w:rPr>
                </w:rPrChange>
              </w:rPr>
              <w:instrText xml:space="preserve"> PAGEREF _Toc36669302 \h </w:instrText>
            </w:r>
          </w:ins>
          <w:r w:rsidRPr="0058434B">
            <w:rPr>
              <w:rFonts w:ascii="Times New Roman" w:hAnsi="Times New Roman" w:cs="Times New Roman"/>
              <w:b/>
              <w:noProof/>
              <w:webHidden/>
              <w:sz w:val="26"/>
              <w:szCs w:val="26"/>
              <w:rPrChange w:id="482" w:author="Vo Cuong" w:date="2020-04-01T21:33:00Z">
                <w:rPr>
                  <w:rFonts w:ascii="Times New Roman" w:hAnsi="Times New Roman" w:cs="Times New Roman"/>
                  <w:b/>
                  <w:noProof/>
                  <w:webHidden/>
                  <w:sz w:val="26"/>
                  <w:szCs w:val="26"/>
                </w:rPr>
              </w:rPrChange>
            </w:rPr>
          </w:r>
          <w:r w:rsidRPr="0058434B">
            <w:rPr>
              <w:rFonts w:ascii="Times New Roman" w:hAnsi="Times New Roman" w:cs="Times New Roman"/>
              <w:b/>
              <w:noProof/>
              <w:webHidden/>
              <w:sz w:val="26"/>
              <w:szCs w:val="26"/>
              <w:rPrChange w:id="483" w:author="Vo Cuong" w:date="2020-04-01T21:33:00Z">
                <w:rPr>
                  <w:noProof/>
                  <w:webHidden/>
                </w:rPr>
              </w:rPrChange>
            </w:rPr>
            <w:fldChar w:fldCharType="separate"/>
          </w:r>
          <w:ins w:id="484" w:author="Vo Cuong" w:date="2020-04-04T15:30:00Z">
            <w:r w:rsidR="00611150">
              <w:rPr>
                <w:rFonts w:ascii="Times New Roman" w:hAnsi="Times New Roman" w:cs="Times New Roman"/>
                <w:b/>
                <w:noProof/>
                <w:webHidden/>
                <w:sz w:val="26"/>
                <w:szCs w:val="26"/>
              </w:rPr>
              <w:t>43</w:t>
            </w:r>
          </w:ins>
          <w:ins w:id="485" w:author="Vo Cuong" w:date="2020-04-01T21:32:00Z">
            <w:r w:rsidRPr="0058434B">
              <w:rPr>
                <w:rFonts w:ascii="Times New Roman" w:hAnsi="Times New Roman" w:cs="Times New Roman"/>
                <w:b/>
                <w:noProof/>
                <w:webHidden/>
                <w:sz w:val="26"/>
                <w:szCs w:val="26"/>
                <w:rPrChange w:id="486" w:author="Vo Cuong" w:date="2020-04-01T21:33:00Z">
                  <w:rPr>
                    <w:noProof/>
                    <w:webHidden/>
                  </w:rPr>
                </w:rPrChange>
              </w:rPr>
              <w:fldChar w:fldCharType="end"/>
            </w:r>
            <w:r w:rsidRPr="0058434B">
              <w:rPr>
                <w:rStyle w:val="Hyperlink"/>
                <w:rFonts w:ascii="Times New Roman" w:hAnsi="Times New Roman" w:cs="Times New Roman"/>
                <w:b/>
                <w:noProof/>
                <w:sz w:val="26"/>
                <w:szCs w:val="26"/>
                <w:rPrChange w:id="487" w:author="Vo Cuong" w:date="2020-04-01T21:33:00Z">
                  <w:rPr>
                    <w:rStyle w:val="Hyperlink"/>
                    <w:noProof/>
                  </w:rPr>
                </w:rPrChange>
              </w:rPr>
              <w:fldChar w:fldCharType="end"/>
            </w:r>
          </w:ins>
        </w:p>
        <w:p w:rsidR="0058434B" w:rsidRPr="0058434B" w:rsidRDefault="0058434B">
          <w:pPr>
            <w:pStyle w:val="TOC3"/>
            <w:tabs>
              <w:tab w:val="left" w:pos="880"/>
              <w:tab w:val="right" w:leader="dot" w:pos="9064"/>
            </w:tabs>
            <w:rPr>
              <w:ins w:id="488" w:author="Vo Cuong" w:date="2020-04-01T21:32:00Z"/>
              <w:rFonts w:ascii="Times New Roman" w:eastAsiaTheme="minorEastAsia" w:hAnsi="Times New Roman" w:cs="Times New Roman"/>
              <w:b/>
              <w:noProof/>
              <w:sz w:val="26"/>
              <w:szCs w:val="26"/>
              <w:rPrChange w:id="489" w:author="Vo Cuong" w:date="2020-04-01T21:33:00Z">
                <w:rPr>
                  <w:ins w:id="490" w:author="Vo Cuong" w:date="2020-04-01T21:32:00Z"/>
                  <w:rFonts w:eastAsiaTheme="minorEastAsia"/>
                  <w:noProof/>
                </w:rPr>
              </w:rPrChange>
            </w:rPr>
          </w:pPr>
          <w:ins w:id="491" w:author="Vo Cuong" w:date="2020-04-01T21:32:00Z">
            <w:r w:rsidRPr="0058434B">
              <w:rPr>
                <w:rStyle w:val="Hyperlink"/>
                <w:rFonts w:ascii="Times New Roman" w:hAnsi="Times New Roman" w:cs="Times New Roman"/>
                <w:b/>
                <w:noProof/>
                <w:sz w:val="26"/>
                <w:szCs w:val="26"/>
                <w:rPrChange w:id="492" w:author="Vo Cuong" w:date="2020-04-01T21:33:00Z">
                  <w:rPr>
                    <w:rStyle w:val="Hyperlink"/>
                    <w:noProof/>
                  </w:rPr>
                </w:rPrChange>
              </w:rPr>
              <w:fldChar w:fldCharType="begin"/>
            </w:r>
            <w:r w:rsidRPr="0058434B">
              <w:rPr>
                <w:rStyle w:val="Hyperlink"/>
                <w:rFonts w:ascii="Times New Roman" w:hAnsi="Times New Roman" w:cs="Times New Roman"/>
                <w:b/>
                <w:noProof/>
                <w:sz w:val="26"/>
                <w:szCs w:val="26"/>
                <w:rPrChange w:id="493" w:author="Vo Cuong" w:date="2020-04-01T21:33:00Z">
                  <w:rPr>
                    <w:rStyle w:val="Hyperlink"/>
                    <w:noProof/>
                  </w:rPr>
                </w:rPrChange>
              </w:rPr>
              <w:instrText xml:space="preserve"> </w:instrText>
            </w:r>
            <w:r w:rsidRPr="0058434B">
              <w:rPr>
                <w:rFonts w:ascii="Times New Roman" w:hAnsi="Times New Roman" w:cs="Times New Roman"/>
                <w:b/>
                <w:noProof/>
                <w:sz w:val="26"/>
                <w:szCs w:val="26"/>
                <w:rPrChange w:id="494" w:author="Vo Cuong" w:date="2020-04-01T21:33:00Z">
                  <w:rPr>
                    <w:noProof/>
                  </w:rPr>
                </w:rPrChange>
              </w:rPr>
              <w:instrText>HYPERLINK \l "_Toc36669303"</w:instrText>
            </w:r>
            <w:r w:rsidRPr="0058434B">
              <w:rPr>
                <w:rStyle w:val="Hyperlink"/>
                <w:rFonts w:ascii="Times New Roman" w:hAnsi="Times New Roman" w:cs="Times New Roman"/>
                <w:b/>
                <w:noProof/>
                <w:sz w:val="26"/>
                <w:szCs w:val="26"/>
                <w:rPrChange w:id="495" w:author="Vo Cuong" w:date="2020-04-01T21:33:00Z">
                  <w:rPr>
                    <w:rStyle w:val="Hyperlink"/>
                    <w:noProof/>
                  </w:rPr>
                </w:rPrChange>
              </w:rPr>
              <w:instrText xml:space="preserve"> </w:instrText>
            </w:r>
            <w:r w:rsidRPr="0058434B">
              <w:rPr>
                <w:rStyle w:val="Hyperlink"/>
                <w:rFonts w:ascii="Times New Roman" w:hAnsi="Times New Roman" w:cs="Times New Roman"/>
                <w:b/>
                <w:noProof/>
                <w:sz w:val="26"/>
                <w:szCs w:val="26"/>
                <w:rPrChange w:id="496" w:author="Vo Cuong" w:date="2020-04-01T21:33:00Z">
                  <w:rPr>
                    <w:rStyle w:val="Hyperlink"/>
                    <w:noProof/>
                  </w:rPr>
                </w:rPrChange>
              </w:rPr>
              <w:fldChar w:fldCharType="separate"/>
            </w:r>
            <w:r w:rsidRPr="0058434B">
              <w:rPr>
                <w:rStyle w:val="Hyperlink"/>
                <w:rFonts w:ascii="Times New Roman" w:hAnsi="Times New Roman" w:cs="Times New Roman"/>
                <w:b/>
                <w:noProof/>
                <w:sz w:val="26"/>
                <w:szCs w:val="26"/>
                <w:rPrChange w:id="497" w:author="Vo Cuong" w:date="2020-04-01T21:33:00Z">
                  <w:rPr>
                    <w:rStyle w:val="Hyperlink"/>
                    <w:noProof/>
                  </w:rPr>
                </w:rPrChange>
              </w:rPr>
              <w:t>1.</w:t>
            </w:r>
            <w:r w:rsidRPr="0058434B">
              <w:rPr>
                <w:rFonts w:ascii="Times New Roman" w:eastAsiaTheme="minorEastAsia" w:hAnsi="Times New Roman" w:cs="Times New Roman"/>
                <w:b/>
                <w:noProof/>
                <w:sz w:val="26"/>
                <w:szCs w:val="26"/>
                <w:rPrChange w:id="498" w:author="Vo Cuong" w:date="2020-04-01T21:33:00Z">
                  <w:rPr>
                    <w:rFonts w:eastAsiaTheme="minorEastAsia"/>
                    <w:noProof/>
                  </w:rPr>
                </w:rPrChange>
              </w:rPr>
              <w:tab/>
            </w:r>
            <w:r w:rsidRPr="0058434B">
              <w:rPr>
                <w:rStyle w:val="Hyperlink"/>
                <w:rFonts w:ascii="Times New Roman" w:hAnsi="Times New Roman" w:cs="Times New Roman"/>
                <w:b/>
                <w:noProof/>
                <w:sz w:val="26"/>
                <w:szCs w:val="26"/>
                <w:rPrChange w:id="499" w:author="Vo Cuong" w:date="2020-04-01T21:33:00Z">
                  <w:rPr>
                    <w:rStyle w:val="Hyperlink"/>
                    <w:noProof/>
                  </w:rPr>
                </w:rPrChange>
              </w:rPr>
              <w:t>Bảng Employee</w:t>
            </w:r>
            <w:r w:rsidRPr="0058434B">
              <w:rPr>
                <w:rFonts w:ascii="Times New Roman" w:hAnsi="Times New Roman" w:cs="Times New Roman"/>
                <w:b/>
                <w:noProof/>
                <w:webHidden/>
                <w:sz w:val="26"/>
                <w:szCs w:val="26"/>
                <w:rPrChange w:id="500" w:author="Vo Cuong" w:date="2020-04-01T21:33:00Z">
                  <w:rPr>
                    <w:noProof/>
                    <w:webHidden/>
                  </w:rPr>
                </w:rPrChange>
              </w:rPr>
              <w:tab/>
            </w:r>
            <w:r w:rsidRPr="0058434B">
              <w:rPr>
                <w:rFonts w:ascii="Times New Roman" w:hAnsi="Times New Roman" w:cs="Times New Roman"/>
                <w:b/>
                <w:noProof/>
                <w:webHidden/>
                <w:sz w:val="26"/>
                <w:szCs w:val="26"/>
                <w:rPrChange w:id="501" w:author="Vo Cuong" w:date="2020-04-01T21:33:00Z">
                  <w:rPr>
                    <w:noProof/>
                    <w:webHidden/>
                  </w:rPr>
                </w:rPrChange>
              </w:rPr>
              <w:fldChar w:fldCharType="begin"/>
            </w:r>
            <w:r w:rsidRPr="0058434B">
              <w:rPr>
                <w:rFonts w:ascii="Times New Roman" w:hAnsi="Times New Roman" w:cs="Times New Roman"/>
                <w:b/>
                <w:noProof/>
                <w:webHidden/>
                <w:sz w:val="26"/>
                <w:szCs w:val="26"/>
                <w:rPrChange w:id="502" w:author="Vo Cuong" w:date="2020-04-01T21:33:00Z">
                  <w:rPr>
                    <w:noProof/>
                    <w:webHidden/>
                  </w:rPr>
                </w:rPrChange>
              </w:rPr>
              <w:instrText xml:space="preserve"> PAGEREF _Toc36669303 \h </w:instrText>
            </w:r>
          </w:ins>
          <w:r w:rsidRPr="0058434B">
            <w:rPr>
              <w:rFonts w:ascii="Times New Roman" w:hAnsi="Times New Roman" w:cs="Times New Roman"/>
              <w:b/>
              <w:noProof/>
              <w:webHidden/>
              <w:sz w:val="26"/>
              <w:szCs w:val="26"/>
              <w:rPrChange w:id="503" w:author="Vo Cuong" w:date="2020-04-01T21:33:00Z">
                <w:rPr>
                  <w:rFonts w:ascii="Times New Roman" w:hAnsi="Times New Roman" w:cs="Times New Roman"/>
                  <w:b/>
                  <w:noProof/>
                  <w:webHidden/>
                  <w:sz w:val="26"/>
                  <w:szCs w:val="26"/>
                </w:rPr>
              </w:rPrChange>
            </w:rPr>
          </w:r>
          <w:r w:rsidRPr="0058434B">
            <w:rPr>
              <w:rFonts w:ascii="Times New Roman" w:hAnsi="Times New Roman" w:cs="Times New Roman"/>
              <w:b/>
              <w:noProof/>
              <w:webHidden/>
              <w:sz w:val="26"/>
              <w:szCs w:val="26"/>
              <w:rPrChange w:id="504" w:author="Vo Cuong" w:date="2020-04-01T21:33:00Z">
                <w:rPr>
                  <w:noProof/>
                  <w:webHidden/>
                </w:rPr>
              </w:rPrChange>
            </w:rPr>
            <w:fldChar w:fldCharType="separate"/>
          </w:r>
          <w:ins w:id="505" w:author="Vo Cuong" w:date="2020-04-04T15:30:00Z">
            <w:r w:rsidR="00611150">
              <w:rPr>
                <w:rFonts w:ascii="Times New Roman" w:hAnsi="Times New Roman" w:cs="Times New Roman"/>
                <w:b/>
                <w:noProof/>
                <w:webHidden/>
                <w:sz w:val="26"/>
                <w:szCs w:val="26"/>
              </w:rPr>
              <w:t>43</w:t>
            </w:r>
          </w:ins>
          <w:ins w:id="506" w:author="Vo Cuong" w:date="2020-04-01T21:32:00Z">
            <w:r w:rsidRPr="0058434B">
              <w:rPr>
                <w:rFonts w:ascii="Times New Roman" w:hAnsi="Times New Roman" w:cs="Times New Roman"/>
                <w:b/>
                <w:noProof/>
                <w:webHidden/>
                <w:sz w:val="26"/>
                <w:szCs w:val="26"/>
                <w:rPrChange w:id="507" w:author="Vo Cuong" w:date="2020-04-01T21:33:00Z">
                  <w:rPr>
                    <w:noProof/>
                    <w:webHidden/>
                  </w:rPr>
                </w:rPrChange>
              </w:rPr>
              <w:fldChar w:fldCharType="end"/>
            </w:r>
            <w:r w:rsidRPr="0058434B">
              <w:rPr>
                <w:rStyle w:val="Hyperlink"/>
                <w:rFonts w:ascii="Times New Roman" w:hAnsi="Times New Roman" w:cs="Times New Roman"/>
                <w:b/>
                <w:noProof/>
                <w:sz w:val="26"/>
                <w:szCs w:val="26"/>
                <w:rPrChange w:id="508" w:author="Vo Cuong" w:date="2020-04-01T21:33:00Z">
                  <w:rPr>
                    <w:rStyle w:val="Hyperlink"/>
                    <w:noProof/>
                  </w:rPr>
                </w:rPrChange>
              </w:rPr>
              <w:fldChar w:fldCharType="end"/>
            </w:r>
          </w:ins>
        </w:p>
        <w:p w:rsidR="0058434B" w:rsidRPr="0058434B" w:rsidRDefault="0058434B">
          <w:pPr>
            <w:pStyle w:val="TOC3"/>
            <w:tabs>
              <w:tab w:val="left" w:pos="880"/>
              <w:tab w:val="right" w:leader="dot" w:pos="9064"/>
            </w:tabs>
            <w:rPr>
              <w:ins w:id="509" w:author="Vo Cuong" w:date="2020-04-01T21:32:00Z"/>
              <w:rFonts w:ascii="Times New Roman" w:eastAsiaTheme="minorEastAsia" w:hAnsi="Times New Roman" w:cs="Times New Roman"/>
              <w:b/>
              <w:noProof/>
              <w:sz w:val="26"/>
              <w:szCs w:val="26"/>
              <w:rPrChange w:id="510" w:author="Vo Cuong" w:date="2020-04-01T21:33:00Z">
                <w:rPr>
                  <w:ins w:id="511" w:author="Vo Cuong" w:date="2020-04-01T21:32:00Z"/>
                  <w:rFonts w:eastAsiaTheme="minorEastAsia"/>
                  <w:noProof/>
                </w:rPr>
              </w:rPrChange>
            </w:rPr>
          </w:pPr>
          <w:ins w:id="512" w:author="Vo Cuong" w:date="2020-04-01T21:32:00Z">
            <w:r w:rsidRPr="0058434B">
              <w:rPr>
                <w:rStyle w:val="Hyperlink"/>
                <w:rFonts w:ascii="Times New Roman" w:hAnsi="Times New Roman" w:cs="Times New Roman"/>
                <w:b/>
                <w:noProof/>
                <w:sz w:val="26"/>
                <w:szCs w:val="26"/>
                <w:rPrChange w:id="513" w:author="Vo Cuong" w:date="2020-04-01T21:33:00Z">
                  <w:rPr>
                    <w:rStyle w:val="Hyperlink"/>
                    <w:noProof/>
                  </w:rPr>
                </w:rPrChange>
              </w:rPr>
              <w:fldChar w:fldCharType="begin"/>
            </w:r>
            <w:r w:rsidRPr="0058434B">
              <w:rPr>
                <w:rStyle w:val="Hyperlink"/>
                <w:rFonts w:ascii="Times New Roman" w:hAnsi="Times New Roman" w:cs="Times New Roman"/>
                <w:b/>
                <w:noProof/>
                <w:sz w:val="26"/>
                <w:szCs w:val="26"/>
                <w:rPrChange w:id="514" w:author="Vo Cuong" w:date="2020-04-01T21:33:00Z">
                  <w:rPr>
                    <w:rStyle w:val="Hyperlink"/>
                    <w:noProof/>
                  </w:rPr>
                </w:rPrChange>
              </w:rPr>
              <w:instrText xml:space="preserve"> </w:instrText>
            </w:r>
            <w:r w:rsidRPr="0058434B">
              <w:rPr>
                <w:rFonts w:ascii="Times New Roman" w:hAnsi="Times New Roman" w:cs="Times New Roman"/>
                <w:b/>
                <w:noProof/>
                <w:sz w:val="26"/>
                <w:szCs w:val="26"/>
                <w:rPrChange w:id="515" w:author="Vo Cuong" w:date="2020-04-01T21:33:00Z">
                  <w:rPr>
                    <w:noProof/>
                  </w:rPr>
                </w:rPrChange>
              </w:rPr>
              <w:instrText>HYPERLINK \l "_Toc36669304"</w:instrText>
            </w:r>
            <w:r w:rsidRPr="0058434B">
              <w:rPr>
                <w:rStyle w:val="Hyperlink"/>
                <w:rFonts w:ascii="Times New Roman" w:hAnsi="Times New Roman" w:cs="Times New Roman"/>
                <w:b/>
                <w:noProof/>
                <w:sz w:val="26"/>
                <w:szCs w:val="26"/>
                <w:rPrChange w:id="516" w:author="Vo Cuong" w:date="2020-04-01T21:33:00Z">
                  <w:rPr>
                    <w:rStyle w:val="Hyperlink"/>
                    <w:noProof/>
                  </w:rPr>
                </w:rPrChange>
              </w:rPr>
              <w:instrText xml:space="preserve"> </w:instrText>
            </w:r>
            <w:r w:rsidRPr="0058434B">
              <w:rPr>
                <w:rStyle w:val="Hyperlink"/>
                <w:rFonts w:ascii="Times New Roman" w:hAnsi="Times New Roman" w:cs="Times New Roman"/>
                <w:b/>
                <w:noProof/>
                <w:sz w:val="26"/>
                <w:szCs w:val="26"/>
                <w:rPrChange w:id="517" w:author="Vo Cuong" w:date="2020-04-01T21:33:00Z">
                  <w:rPr>
                    <w:rStyle w:val="Hyperlink"/>
                    <w:noProof/>
                  </w:rPr>
                </w:rPrChange>
              </w:rPr>
              <w:fldChar w:fldCharType="separate"/>
            </w:r>
            <w:r w:rsidRPr="0058434B">
              <w:rPr>
                <w:rStyle w:val="Hyperlink"/>
                <w:rFonts w:ascii="Times New Roman" w:hAnsi="Times New Roman" w:cs="Times New Roman"/>
                <w:b/>
                <w:noProof/>
                <w:sz w:val="26"/>
                <w:szCs w:val="26"/>
                <w:rPrChange w:id="518" w:author="Vo Cuong" w:date="2020-04-01T21:33:00Z">
                  <w:rPr>
                    <w:rStyle w:val="Hyperlink"/>
                    <w:noProof/>
                  </w:rPr>
                </w:rPrChange>
              </w:rPr>
              <w:t>2.</w:t>
            </w:r>
            <w:r w:rsidRPr="0058434B">
              <w:rPr>
                <w:rFonts w:ascii="Times New Roman" w:eastAsiaTheme="minorEastAsia" w:hAnsi="Times New Roman" w:cs="Times New Roman"/>
                <w:b/>
                <w:noProof/>
                <w:sz w:val="26"/>
                <w:szCs w:val="26"/>
                <w:rPrChange w:id="519" w:author="Vo Cuong" w:date="2020-04-01T21:33:00Z">
                  <w:rPr>
                    <w:rFonts w:eastAsiaTheme="minorEastAsia"/>
                    <w:noProof/>
                  </w:rPr>
                </w:rPrChange>
              </w:rPr>
              <w:tab/>
            </w:r>
            <w:r w:rsidRPr="0058434B">
              <w:rPr>
                <w:rStyle w:val="Hyperlink"/>
                <w:rFonts w:ascii="Times New Roman" w:hAnsi="Times New Roman" w:cs="Times New Roman"/>
                <w:b/>
                <w:noProof/>
                <w:sz w:val="26"/>
                <w:szCs w:val="26"/>
                <w:rPrChange w:id="520" w:author="Vo Cuong" w:date="2020-04-01T21:33:00Z">
                  <w:rPr>
                    <w:rStyle w:val="Hyperlink"/>
                    <w:noProof/>
                  </w:rPr>
                </w:rPrChange>
              </w:rPr>
              <w:t>Bảng Mission</w:t>
            </w:r>
            <w:r w:rsidRPr="0058434B">
              <w:rPr>
                <w:rFonts w:ascii="Times New Roman" w:hAnsi="Times New Roman" w:cs="Times New Roman"/>
                <w:b/>
                <w:noProof/>
                <w:webHidden/>
                <w:sz w:val="26"/>
                <w:szCs w:val="26"/>
                <w:rPrChange w:id="521" w:author="Vo Cuong" w:date="2020-04-01T21:33:00Z">
                  <w:rPr>
                    <w:noProof/>
                    <w:webHidden/>
                  </w:rPr>
                </w:rPrChange>
              </w:rPr>
              <w:tab/>
            </w:r>
            <w:r w:rsidRPr="0058434B">
              <w:rPr>
                <w:rFonts w:ascii="Times New Roman" w:hAnsi="Times New Roman" w:cs="Times New Roman"/>
                <w:b/>
                <w:noProof/>
                <w:webHidden/>
                <w:sz w:val="26"/>
                <w:szCs w:val="26"/>
                <w:rPrChange w:id="522" w:author="Vo Cuong" w:date="2020-04-01T21:33:00Z">
                  <w:rPr>
                    <w:noProof/>
                    <w:webHidden/>
                  </w:rPr>
                </w:rPrChange>
              </w:rPr>
              <w:fldChar w:fldCharType="begin"/>
            </w:r>
            <w:r w:rsidRPr="0058434B">
              <w:rPr>
                <w:rFonts w:ascii="Times New Roman" w:hAnsi="Times New Roman" w:cs="Times New Roman"/>
                <w:b/>
                <w:noProof/>
                <w:webHidden/>
                <w:sz w:val="26"/>
                <w:szCs w:val="26"/>
                <w:rPrChange w:id="523" w:author="Vo Cuong" w:date="2020-04-01T21:33:00Z">
                  <w:rPr>
                    <w:noProof/>
                    <w:webHidden/>
                  </w:rPr>
                </w:rPrChange>
              </w:rPr>
              <w:instrText xml:space="preserve"> PAGEREF _Toc36669304 \h </w:instrText>
            </w:r>
          </w:ins>
          <w:r w:rsidRPr="0058434B">
            <w:rPr>
              <w:rFonts w:ascii="Times New Roman" w:hAnsi="Times New Roman" w:cs="Times New Roman"/>
              <w:b/>
              <w:noProof/>
              <w:webHidden/>
              <w:sz w:val="26"/>
              <w:szCs w:val="26"/>
              <w:rPrChange w:id="524" w:author="Vo Cuong" w:date="2020-04-01T21:33:00Z">
                <w:rPr>
                  <w:rFonts w:ascii="Times New Roman" w:hAnsi="Times New Roman" w:cs="Times New Roman"/>
                  <w:b/>
                  <w:noProof/>
                  <w:webHidden/>
                  <w:sz w:val="26"/>
                  <w:szCs w:val="26"/>
                </w:rPr>
              </w:rPrChange>
            </w:rPr>
          </w:r>
          <w:r w:rsidRPr="0058434B">
            <w:rPr>
              <w:rFonts w:ascii="Times New Roman" w:hAnsi="Times New Roman" w:cs="Times New Roman"/>
              <w:b/>
              <w:noProof/>
              <w:webHidden/>
              <w:sz w:val="26"/>
              <w:szCs w:val="26"/>
              <w:rPrChange w:id="525" w:author="Vo Cuong" w:date="2020-04-01T21:33:00Z">
                <w:rPr>
                  <w:noProof/>
                  <w:webHidden/>
                </w:rPr>
              </w:rPrChange>
            </w:rPr>
            <w:fldChar w:fldCharType="separate"/>
          </w:r>
          <w:ins w:id="526" w:author="Vo Cuong" w:date="2020-04-04T15:30:00Z">
            <w:r w:rsidR="00611150">
              <w:rPr>
                <w:rFonts w:ascii="Times New Roman" w:hAnsi="Times New Roman" w:cs="Times New Roman"/>
                <w:b/>
                <w:noProof/>
                <w:webHidden/>
                <w:sz w:val="26"/>
                <w:szCs w:val="26"/>
              </w:rPr>
              <w:t>45</w:t>
            </w:r>
          </w:ins>
          <w:ins w:id="527" w:author="Vo Cuong" w:date="2020-04-01T21:32:00Z">
            <w:r w:rsidRPr="0058434B">
              <w:rPr>
                <w:rFonts w:ascii="Times New Roman" w:hAnsi="Times New Roman" w:cs="Times New Roman"/>
                <w:b/>
                <w:noProof/>
                <w:webHidden/>
                <w:sz w:val="26"/>
                <w:szCs w:val="26"/>
                <w:rPrChange w:id="528" w:author="Vo Cuong" w:date="2020-04-01T21:33:00Z">
                  <w:rPr>
                    <w:noProof/>
                    <w:webHidden/>
                  </w:rPr>
                </w:rPrChange>
              </w:rPr>
              <w:fldChar w:fldCharType="end"/>
            </w:r>
            <w:r w:rsidRPr="0058434B">
              <w:rPr>
                <w:rStyle w:val="Hyperlink"/>
                <w:rFonts w:ascii="Times New Roman" w:hAnsi="Times New Roman" w:cs="Times New Roman"/>
                <w:b/>
                <w:noProof/>
                <w:sz w:val="26"/>
                <w:szCs w:val="26"/>
                <w:rPrChange w:id="529" w:author="Vo Cuong" w:date="2020-04-01T21:33:00Z">
                  <w:rPr>
                    <w:rStyle w:val="Hyperlink"/>
                    <w:noProof/>
                  </w:rPr>
                </w:rPrChange>
              </w:rPr>
              <w:fldChar w:fldCharType="end"/>
            </w:r>
          </w:ins>
        </w:p>
        <w:p w:rsidR="0058434B" w:rsidRPr="0058434B" w:rsidRDefault="0058434B">
          <w:pPr>
            <w:pStyle w:val="TOC3"/>
            <w:tabs>
              <w:tab w:val="left" w:pos="880"/>
              <w:tab w:val="right" w:leader="dot" w:pos="9064"/>
            </w:tabs>
            <w:rPr>
              <w:ins w:id="530" w:author="Vo Cuong" w:date="2020-04-01T21:32:00Z"/>
              <w:rFonts w:ascii="Times New Roman" w:eastAsiaTheme="minorEastAsia" w:hAnsi="Times New Roman" w:cs="Times New Roman"/>
              <w:b/>
              <w:noProof/>
              <w:sz w:val="26"/>
              <w:szCs w:val="26"/>
              <w:rPrChange w:id="531" w:author="Vo Cuong" w:date="2020-04-01T21:33:00Z">
                <w:rPr>
                  <w:ins w:id="532" w:author="Vo Cuong" w:date="2020-04-01T21:32:00Z"/>
                  <w:rFonts w:eastAsiaTheme="minorEastAsia"/>
                  <w:noProof/>
                </w:rPr>
              </w:rPrChange>
            </w:rPr>
          </w:pPr>
          <w:ins w:id="533" w:author="Vo Cuong" w:date="2020-04-01T21:32:00Z">
            <w:r w:rsidRPr="0058434B">
              <w:rPr>
                <w:rStyle w:val="Hyperlink"/>
                <w:rFonts w:ascii="Times New Roman" w:hAnsi="Times New Roman" w:cs="Times New Roman"/>
                <w:b/>
                <w:noProof/>
                <w:sz w:val="26"/>
                <w:szCs w:val="26"/>
                <w:rPrChange w:id="534" w:author="Vo Cuong" w:date="2020-04-01T21:33:00Z">
                  <w:rPr>
                    <w:rStyle w:val="Hyperlink"/>
                    <w:noProof/>
                  </w:rPr>
                </w:rPrChange>
              </w:rPr>
              <w:fldChar w:fldCharType="begin"/>
            </w:r>
            <w:r w:rsidRPr="0058434B">
              <w:rPr>
                <w:rStyle w:val="Hyperlink"/>
                <w:rFonts w:ascii="Times New Roman" w:hAnsi="Times New Roman" w:cs="Times New Roman"/>
                <w:b/>
                <w:noProof/>
                <w:sz w:val="26"/>
                <w:szCs w:val="26"/>
                <w:rPrChange w:id="535" w:author="Vo Cuong" w:date="2020-04-01T21:33:00Z">
                  <w:rPr>
                    <w:rStyle w:val="Hyperlink"/>
                    <w:noProof/>
                  </w:rPr>
                </w:rPrChange>
              </w:rPr>
              <w:instrText xml:space="preserve"> </w:instrText>
            </w:r>
            <w:r w:rsidRPr="0058434B">
              <w:rPr>
                <w:rFonts w:ascii="Times New Roman" w:hAnsi="Times New Roman" w:cs="Times New Roman"/>
                <w:b/>
                <w:noProof/>
                <w:sz w:val="26"/>
                <w:szCs w:val="26"/>
                <w:rPrChange w:id="536" w:author="Vo Cuong" w:date="2020-04-01T21:33:00Z">
                  <w:rPr>
                    <w:noProof/>
                  </w:rPr>
                </w:rPrChange>
              </w:rPr>
              <w:instrText>HYPERLINK \l "_Toc36669305"</w:instrText>
            </w:r>
            <w:r w:rsidRPr="0058434B">
              <w:rPr>
                <w:rStyle w:val="Hyperlink"/>
                <w:rFonts w:ascii="Times New Roman" w:hAnsi="Times New Roman" w:cs="Times New Roman"/>
                <w:b/>
                <w:noProof/>
                <w:sz w:val="26"/>
                <w:szCs w:val="26"/>
                <w:rPrChange w:id="537" w:author="Vo Cuong" w:date="2020-04-01T21:33:00Z">
                  <w:rPr>
                    <w:rStyle w:val="Hyperlink"/>
                    <w:noProof/>
                  </w:rPr>
                </w:rPrChange>
              </w:rPr>
              <w:instrText xml:space="preserve"> </w:instrText>
            </w:r>
            <w:r w:rsidRPr="0058434B">
              <w:rPr>
                <w:rStyle w:val="Hyperlink"/>
                <w:rFonts w:ascii="Times New Roman" w:hAnsi="Times New Roman" w:cs="Times New Roman"/>
                <w:b/>
                <w:noProof/>
                <w:sz w:val="26"/>
                <w:szCs w:val="26"/>
                <w:rPrChange w:id="538" w:author="Vo Cuong" w:date="2020-04-01T21:33:00Z">
                  <w:rPr>
                    <w:rStyle w:val="Hyperlink"/>
                    <w:noProof/>
                  </w:rPr>
                </w:rPrChange>
              </w:rPr>
              <w:fldChar w:fldCharType="separate"/>
            </w:r>
            <w:r w:rsidRPr="0058434B">
              <w:rPr>
                <w:rStyle w:val="Hyperlink"/>
                <w:rFonts w:ascii="Times New Roman" w:hAnsi="Times New Roman" w:cs="Times New Roman"/>
                <w:b/>
                <w:noProof/>
                <w:sz w:val="26"/>
                <w:szCs w:val="26"/>
                <w:rPrChange w:id="539" w:author="Vo Cuong" w:date="2020-04-01T21:33:00Z">
                  <w:rPr>
                    <w:rStyle w:val="Hyperlink"/>
                    <w:noProof/>
                  </w:rPr>
                </w:rPrChange>
              </w:rPr>
              <w:t>3.</w:t>
            </w:r>
            <w:r w:rsidRPr="0058434B">
              <w:rPr>
                <w:rFonts w:ascii="Times New Roman" w:eastAsiaTheme="minorEastAsia" w:hAnsi="Times New Roman" w:cs="Times New Roman"/>
                <w:b/>
                <w:noProof/>
                <w:sz w:val="26"/>
                <w:szCs w:val="26"/>
                <w:rPrChange w:id="540" w:author="Vo Cuong" w:date="2020-04-01T21:33:00Z">
                  <w:rPr>
                    <w:rFonts w:eastAsiaTheme="minorEastAsia"/>
                    <w:noProof/>
                  </w:rPr>
                </w:rPrChange>
              </w:rPr>
              <w:tab/>
            </w:r>
            <w:r w:rsidRPr="0058434B">
              <w:rPr>
                <w:rStyle w:val="Hyperlink"/>
                <w:rFonts w:ascii="Times New Roman" w:hAnsi="Times New Roman" w:cs="Times New Roman"/>
                <w:b/>
                <w:noProof/>
                <w:sz w:val="26"/>
                <w:szCs w:val="26"/>
                <w:rPrChange w:id="541" w:author="Vo Cuong" w:date="2020-04-01T21:33:00Z">
                  <w:rPr>
                    <w:rStyle w:val="Hyperlink"/>
                    <w:noProof/>
                  </w:rPr>
                </w:rPrChange>
              </w:rPr>
              <w:t>Bảng Type_Mission</w:t>
            </w:r>
            <w:r w:rsidRPr="0058434B">
              <w:rPr>
                <w:rFonts w:ascii="Times New Roman" w:hAnsi="Times New Roman" w:cs="Times New Roman"/>
                <w:b/>
                <w:noProof/>
                <w:webHidden/>
                <w:sz w:val="26"/>
                <w:szCs w:val="26"/>
                <w:rPrChange w:id="542" w:author="Vo Cuong" w:date="2020-04-01T21:33:00Z">
                  <w:rPr>
                    <w:noProof/>
                    <w:webHidden/>
                  </w:rPr>
                </w:rPrChange>
              </w:rPr>
              <w:tab/>
            </w:r>
            <w:r w:rsidRPr="0058434B">
              <w:rPr>
                <w:rFonts w:ascii="Times New Roman" w:hAnsi="Times New Roman" w:cs="Times New Roman"/>
                <w:b/>
                <w:noProof/>
                <w:webHidden/>
                <w:sz w:val="26"/>
                <w:szCs w:val="26"/>
                <w:rPrChange w:id="543" w:author="Vo Cuong" w:date="2020-04-01T21:33:00Z">
                  <w:rPr>
                    <w:noProof/>
                    <w:webHidden/>
                  </w:rPr>
                </w:rPrChange>
              </w:rPr>
              <w:fldChar w:fldCharType="begin"/>
            </w:r>
            <w:r w:rsidRPr="0058434B">
              <w:rPr>
                <w:rFonts w:ascii="Times New Roman" w:hAnsi="Times New Roman" w:cs="Times New Roman"/>
                <w:b/>
                <w:noProof/>
                <w:webHidden/>
                <w:sz w:val="26"/>
                <w:szCs w:val="26"/>
                <w:rPrChange w:id="544" w:author="Vo Cuong" w:date="2020-04-01T21:33:00Z">
                  <w:rPr>
                    <w:noProof/>
                    <w:webHidden/>
                  </w:rPr>
                </w:rPrChange>
              </w:rPr>
              <w:instrText xml:space="preserve"> PAGEREF _Toc36669305 \h </w:instrText>
            </w:r>
          </w:ins>
          <w:r w:rsidRPr="0058434B">
            <w:rPr>
              <w:rFonts w:ascii="Times New Roman" w:hAnsi="Times New Roman" w:cs="Times New Roman"/>
              <w:b/>
              <w:noProof/>
              <w:webHidden/>
              <w:sz w:val="26"/>
              <w:szCs w:val="26"/>
              <w:rPrChange w:id="545" w:author="Vo Cuong" w:date="2020-04-01T21:33:00Z">
                <w:rPr>
                  <w:rFonts w:ascii="Times New Roman" w:hAnsi="Times New Roman" w:cs="Times New Roman"/>
                  <w:b/>
                  <w:noProof/>
                  <w:webHidden/>
                  <w:sz w:val="26"/>
                  <w:szCs w:val="26"/>
                </w:rPr>
              </w:rPrChange>
            </w:rPr>
          </w:r>
          <w:r w:rsidRPr="0058434B">
            <w:rPr>
              <w:rFonts w:ascii="Times New Roman" w:hAnsi="Times New Roman" w:cs="Times New Roman"/>
              <w:b/>
              <w:noProof/>
              <w:webHidden/>
              <w:sz w:val="26"/>
              <w:szCs w:val="26"/>
              <w:rPrChange w:id="546" w:author="Vo Cuong" w:date="2020-04-01T21:33:00Z">
                <w:rPr>
                  <w:noProof/>
                  <w:webHidden/>
                </w:rPr>
              </w:rPrChange>
            </w:rPr>
            <w:fldChar w:fldCharType="separate"/>
          </w:r>
          <w:ins w:id="547" w:author="Vo Cuong" w:date="2020-04-04T15:30:00Z">
            <w:r w:rsidR="00611150">
              <w:rPr>
                <w:rFonts w:ascii="Times New Roman" w:hAnsi="Times New Roman" w:cs="Times New Roman"/>
                <w:b/>
                <w:noProof/>
                <w:webHidden/>
                <w:sz w:val="26"/>
                <w:szCs w:val="26"/>
              </w:rPr>
              <w:t>46</w:t>
            </w:r>
          </w:ins>
          <w:ins w:id="548" w:author="Vo Cuong" w:date="2020-04-01T21:32:00Z">
            <w:r w:rsidRPr="0058434B">
              <w:rPr>
                <w:rFonts w:ascii="Times New Roman" w:hAnsi="Times New Roman" w:cs="Times New Roman"/>
                <w:b/>
                <w:noProof/>
                <w:webHidden/>
                <w:sz w:val="26"/>
                <w:szCs w:val="26"/>
                <w:rPrChange w:id="549" w:author="Vo Cuong" w:date="2020-04-01T21:33:00Z">
                  <w:rPr>
                    <w:noProof/>
                    <w:webHidden/>
                  </w:rPr>
                </w:rPrChange>
              </w:rPr>
              <w:fldChar w:fldCharType="end"/>
            </w:r>
            <w:r w:rsidRPr="0058434B">
              <w:rPr>
                <w:rStyle w:val="Hyperlink"/>
                <w:rFonts w:ascii="Times New Roman" w:hAnsi="Times New Roman" w:cs="Times New Roman"/>
                <w:b/>
                <w:noProof/>
                <w:sz w:val="26"/>
                <w:szCs w:val="26"/>
                <w:rPrChange w:id="550" w:author="Vo Cuong" w:date="2020-04-01T21:33:00Z">
                  <w:rPr>
                    <w:rStyle w:val="Hyperlink"/>
                    <w:noProof/>
                  </w:rPr>
                </w:rPrChange>
              </w:rPr>
              <w:fldChar w:fldCharType="end"/>
            </w:r>
          </w:ins>
        </w:p>
        <w:p w:rsidR="0058434B" w:rsidRPr="0058434B" w:rsidRDefault="0058434B">
          <w:pPr>
            <w:pStyle w:val="TOC3"/>
            <w:tabs>
              <w:tab w:val="left" w:pos="880"/>
              <w:tab w:val="right" w:leader="dot" w:pos="9064"/>
            </w:tabs>
            <w:rPr>
              <w:ins w:id="551" w:author="Vo Cuong" w:date="2020-04-01T21:32:00Z"/>
              <w:rFonts w:ascii="Times New Roman" w:eastAsiaTheme="minorEastAsia" w:hAnsi="Times New Roman" w:cs="Times New Roman"/>
              <w:b/>
              <w:noProof/>
              <w:sz w:val="26"/>
              <w:szCs w:val="26"/>
              <w:rPrChange w:id="552" w:author="Vo Cuong" w:date="2020-04-01T21:33:00Z">
                <w:rPr>
                  <w:ins w:id="553" w:author="Vo Cuong" w:date="2020-04-01T21:32:00Z"/>
                  <w:rFonts w:eastAsiaTheme="minorEastAsia"/>
                  <w:noProof/>
                </w:rPr>
              </w:rPrChange>
            </w:rPr>
          </w:pPr>
          <w:ins w:id="554" w:author="Vo Cuong" w:date="2020-04-01T21:32:00Z">
            <w:r w:rsidRPr="0058434B">
              <w:rPr>
                <w:rStyle w:val="Hyperlink"/>
                <w:rFonts w:ascii="Times New Roman" w:hAnsi="Times New Roman" w:cs="Times New Roman"/>
                <w:b/>
                <w:noProof/>
                <w:sz w:val="26"/>
                <w:szCs w:val="26"/>
                <w:rPrChange w:id="555" w:author="Vo Cuong" w:date="2020-04-01T21:33:00Z">
                  <w:rPr>
                    <w:rStyle w:val="Hyperlink"/>
                    <w:noProof/>
                  </w:rPr>
                </w:rPrChange>
              </w:rPr>
              <w:fldChar w:fldCharType="begin"/>
            </w:r>
            <w:r w:rsidRPr="0058434B">
              <w:rPr>
                <w:rStyle w:val="Hyperlink"/>
                <w:rFonts w:ascii="Times New Roman" w:hAnsi="Times New Roman" w:cs="Times New Roman"/>
                <w:b/>
                <w:noProof/>
                <w:sz w:val="26"/>
                <w:szCs w:val="26"/>
                <w:rPrChange w:id="556" w:author="Vo Cuong" w:date="2020-04-01T21:33:00Z">
                  <w:rPr>
                    <w:rStyle w:val="Hyperlink"/>
                    <w:noProof/>
                  </w:rPr>
                </w:rPrChange>
              </w:rPr>
              <w:instrText xml:space="preserve"> </w:instrText>
            </w:r>
            <w:r w:rsidRPr="0058434B">
              <w:rPr>
                <w:rFonts w:ascii="Times New Roman" w:hAnsi="Times New Roman" w:cs="Times New Roman"/>
                <w:b/>
                <w:noProof/>
                <w:sz w:val="26"/>
                <w:szCs w:val="26"/>
                <w:rPrChange w:id="557" w:author="Vo Cuong" w:date="2020-04-01T21:33:00Z">
                  <w:rPr>
                    <w:noProof/>
                  </w:rPr>
                </w:rPrChange>
              </w:rPr>
              <w:instrText>HYPERLINK \l "_Toc36669306"</w:instrText>
            </w:r>
            <w:r w:rsidRPr="0058434B">
              <w:rPr>
                <w:rStyle w:val="Hyperlink"/>
                <w:rFonts w:ascii="Times New Roman" w:hAnsi="Times New Roman" w:cs="Times New Roman"/>
                <w:b/>
                <w:noProof/>
                <w:sz w:val="26"/>
                <w:szCs w:val="26"/>
                <w:rPrChange w:id="558" w:author="Vo Cuong" w:date="2020-04-01T21:33:00Z">
                  <w:rPr>
                    <w:rStyle w:val="Hyperlink"/>
                    <w:noProof/>
                  </w:rPr>
                </w:rPrChange>
              </w:rPr>
              <w:instrText xml:space="preserve"> </w:instrText>
            </w:r>
            <w:r w:rsidRPr="0058434B">
              <w:rPr>
                <w:rStyle w:val="Hyperlink"/>
                <w:rFonts w:ascii="Times New Roman" w:hAnsi="Times New Roman" w:cs="Times New Roman"/>
                <w:b/>
                <w:noProof/>
                <w:sz w:val="26"/>
                <w:szCs w:val="26"/>
                <w:rPrChange w:id="559" w:author="Vo Cuong" w:date="2020-04-01T21:33:00Z">
                  <w:rPr>
                    <w:rStyle w:val="Hyperlink"/>
                    <w:noProof/>
                  </w:rPr>
                </w:rPrChange>
              </w:rPr>
              <w:fldChar w:fldCharType="separate"/>
            </w:r>
            <w:r w:rsidRPr="0058434B">
              <w:rPr>
                <w:rStyle w:val="Hyperlink"/>
                <w:rFonts w:ascii="Times New Roman" w:hAnsi="Times New Roman" w:cs="Times New Roman"/>
                <w:b/>
                <w:noProof/>
                <w:sz w:val="26"/>
                <w:szCs w:val="26"/>
                <w:rPrChange w:id="560" w:author="Vo Cuong" w:date="2020-04-01T21:33:00Z">
                  <w:rPr>
                    <w:rStyle w:val="Hyperlink"/>
                    <w:noProof/>
                  </w:rPr>
                </w:rPrChange>
              </w:rPr>
              <w:t>4.</w:t>
            </w:r>
            <w:r w:rsidRPr="0058434B">
              <w:rPr>
                <w:rFonts w:ascii="Times New Roman" w:eastAsiaTheme="minorEastAsia" w:hAnsi="Times New Roman" w:cs="Times New Roman"/>
                <w:b/>
                <w:noProof/>
                <w:sz w:val="26"/>
                <w:szCs w:val="26"/>
                <w:rPrChange w:id="561" w:author="Vo Cuong" w:date="2020-04-01T21:33:00Z">
                  <w:rPr>
                    <w:rFonts w:eastAsiaTheme="minorEastAsia"/>
                    <w:noProof/>
                  </w:rPr>
                </w:rPrChange>
              </w:rPr>
              <w:tab/>
            </w:r>
            <w:r w:rsidRPr="0058434B">
              <w:rPr>
                <w:rStyle w:val="Hyperlink"/>
                <w:rFonts w:ascii="Times New Roman" w:hAnsi="Times New Roman" w:cs="Times New Roman"/>
                <w:b/>
                <w:noProof/>
                <w:sz w:val="26"/>
                <w:szCs w:val="26"/>
                <w:rPrChange w:id="562" w:author="Vo Cuong" w:date="2020-04-01T21:33:00Z">
                  <w:rPr>
                    <w:rStyle w:val="Hyperlink"/>
                    <w:noProof/>
                  </w:rPr>
                </w:rPrChange>
              </w:rPr>
              <w:t>Bảng Type_Process</w:t>
            </w:r>
            <w:r w:rsidRPr="0058434B">
              <w:rPr>
                <w:rFonts w:ascii="Times New Roman" w:hAnsi="Times New Roman" w:cs="Times New Roman"/>
                <w:b/>
                <w:noProof/>
                <w:webHidden/>
                <w:sz w:val="26"/>
                <w:szCs w:val="26"/>
                <w:rPrChange w:id="563" w:author="Vo Cuong" w:date="2020-04-01T21:33:00Z">
                  <w:rPr>
                    <w:noProof/>
                    <w:webHidden/>
                  </w:rPr>
                </w:rPrChange>
              </w:rPr>
              <w:tab/>
            </w:r>
            <w:r w:rsidRPr="0058434B">
              <w:rPr>
                <w:rFonts w:ascii="Times New Roman" w:hAnsi="Times New Roman" w:cs="Times New Roman"/>
                <w:b/>
                <w:noProof/>
                <w:webHidden/>
                <w:sz w:val="26"/>
                <w:szCs w:val="26"/>
                <w:rPrChange w:id="564" w:author="Vo Cuong" w:date="2020-04-01T21:33:00Z">
                  <w:rPr>
                    <w:noProof/>
                    <w:webHidden/>
                  </w:rPr>
                </w:rPrChange>
              </w:rPr>
              <w:fldChar w:fldCharType="begin"/>
            </w:r>
            <w:r w:rsidRPr="0058434B">
              <w:rPr>
                <w:rFonts w:ascii="Times New Roman" w:hAnsi="Times New Roman" w:cs="Times New Roman"/>
                <w:b/>
                <w:noProof/>
                <w:webHidden/>
                <w:sz w:val="26"/>
                <w:szCs w:val="26"/>
                <w:rPrChange w:id="565" w:author="Vo Cuong" w:date="2020-04-01T21:33:00Z">
                  <w:rPr>
                    <w:noProof/>
                    <w:webHidden/>
                  </w:rPr>
                </w:rPrChange>
              </w:rPr>
              <w:instrText xml:space="preserve"> PAGEREF _Toc36669306 \h </w:instrText>
            </w:r>
          </w:ins>
          <w:r w:rsidRPr="0058434B">
            <w:rPr>
              <w:rFonts w:ascii="Times New Roman" w:hAnsi="Times New Roman" w:cs="Times New Roman"/>
              <w:b/>
              <w:noProof/>
              <w:webHidden/>
              <w:sz w:val="26"/>
              <w:szCs w:val="26"/>
              <w:rPrChange w:id="566" w:author="Vo Cuong" w:date="2020-04-01T21:33:00Z">
                <w:rPr>
                  <w:rFonts w:ascii="Times New Roman" w:hAnsi="Times New Roman" w:cs="Times New Roman"/>
                  <w:b/>
                  <w:noProof/>
                  <w:webHidden/>
                  <w:sz w:val="26"/>
                  <w:szCs w:val="26"/>
                </w:rPr>
              </w:rPrChange>
            </w:rPr>
          </w:r>
          <w:r w:rsidRPr="0058434B">
            <w:rPr>
              <w:rFonts w:ascii="Times New Roman" w:hAnsi="Times New Roman" w:cs="Times New Roman"/>
              <w:b/>
              <w:noProof/>
              <w:webHidden/>
              <w:sz w:val="26"/>
              <w:szCs w:val="26"/>
              <w:rPrChange w:id="567" w:author="Vo Cuong" w:date="2020-04-01T21:33:00Z">
                <w:rPr>
                  <w:noProof/>
                  <w:webHidden/>
                </w:rPr>
              </w:rPrChange>
            </w:rPr>
            <w:fldChar w:fldCharType="separate"/>
          </w:r>
          <w:ins w:id="568" w:author="Vo Cuong" w:date="2020-04-04T15:30:00Z">
            <w:r w:rsidR="00611150">
              <w:rPr>
                <w:rFonts w:ascii="Times New Roman" w:hAnsi="Times New Roman" w:cs="Times New Roman"/>
                <w:b/>
                <w:noProof/>
                <w:webHidden/>
                <w:sz w:val="26"/>
                <w:szCs w:val="26"/>
              </w:rPr>
              <w:t>47</w:t>
            </w:r>
          </w:ins>
          <w:ins w:id="569" w:author="Vo Cuong" w:date="2020-04-01T21:32:00Z">
            <w:r w:rsidRPr="0058434B">
              <w:rPr>
                <w:rFonts w:ascii="Times New Roman" w:hAnsi="Times New Roman" w:cs="Times New Roman"/>
                <w:b/>
                <w:noProof/>
                <w:webHidden/>
                <w:sz w:val="26"/>
                <w:szCs w:val="26"/>
                <w:rPrChange w:id="570" w:author="Vo Cuong" w:date="2020-04-01T21:33:00Z">
                  <w:rPr>
                    <w:noProof/>
                    <w:webHidden/>
                  </w:rPr>
                </w:rPrChange>
              </w:rPr>
              <w:fldChar w:fldCharType="end"/>
            </w:r>
            <w:r w:rsidRPr="0058434B">
              <w:rPr>
                <w:rStyle w:val="Hyperlink"/>
                <w:rFonts w:ascii="Times New Roman" w:hAnsi="Times New Roman" w:cs="Times New Roman"/>
                <w:b/>
                <w:noProof/>
                <w:sz w:val="26"/>
                <w:szCs w:val="26"/>
                <w:rPrChange w:id="571" w:author="Vo Cuong" w:date="2020-04-01T21:33:00Z">
                  <w:rPr>
                    <w:rStyle w:val="Hyperlink"/>
                    <w:noProof/>
                  </w:rPr>
                </w:rPrChange>
              </w:rPr>
              <w:fldChar w:fldCharType="end"/>
            </w:r>
          </w:ins>
        </w:p>
        <w:p w:rsidR="0058434B" w:rsidRPr="0058434B" w:rsidRDefault="0058434B">
          <w:pPr>
            <w:pStyle w:val="TOC1"/>
            <w:tabs>
              <w:tab w:val="left" w:pos="660"/>
              <w:tab w:val="right" w:leader="dot" w:pos="9064"/>
            </w:tabs>
            <w:rPr>
              <w:ins w:id="572" w:author="Vo Cuong" w:date="2020-04-01T21:32:00Z"/>
              <w:rFonts w:ascii="Times New Roman" w:eastAsiaTheme="minorEastAsia" w:hAnsi="Times New Roman" w:cs="Times New Roman"/>
              <w:b/>
              <w:noProof/>
              <w:sz w:val="26"/>
              <w:szCs w:val="26"/>
              <w:rPrChange w:id="573" w:author="Vo Cuong" w:date="2020-04-01T21:33:00Z">
                <w:rPr>
                  <w:ins w:id="574" w:author="Vo Cuong" w:date="2020-04-01T21:32:00Z"/>
                  <w:rFonts w:eastAsiaTheme="minorEastAsia"/>
                  <w:noProof/>
                </w:rPr>
              </w:rPrChange>
            </w:rPr>
          </w:pPr>
          <w:ins w:id="575" w:author="Vo Cuong" w:date="2020-04-01T21:32:00Z">
            <w:r w:rsidRPr="0058434B">
              <w:rPr>
                <w:rStyle w:val="Hyperlink"/>
                <w:rFonts w:ascii="Times New Roman" w:hAnsi="Times New Roman" w:cs="Times New Roman"/>
                <w:b/>
                <w:noProof/>
                <w:sz w:val="26"/>
                <w:szCs w:val="26"/>
                <w:rPrChange w:id="576" w:author="Vo Cuong" w:date="2020-04-01T21:33:00Z">
                  <w:rPr>
                    <w:rStyle w:val="Hyperlink"/>
                    <w:noProof/>
                  </w:rPr>
                </w:rPrChange>
              </w:rPr>
              <w:fldChar w:fldCharType="begin"/>
            </w:r>
            <w:r w:rsidRPr="0058434B">
              <w:rPr>
                <w:rStyle w:val="Hyperlink"/>
                <w:rFonts w:ascii="Times New Roman" w:hAnsi="Times New Roman" w:cs="Times New Roman"/>
                <w:b/>
                <w:noProof/>
                <w:sz w:val="26"/>
                <w:szCs w:val="26"/>
                <w:rPrChange w:id="577" w:author="Vo Cuong" w:date="2020-04-01T21:33:00Z">
                  <w:rPr>
                    <w:rStyle w:val="Hyperlink"/>
                    <w:noProof/>
                  </w:rPr>
                </w:rPrChange>
              </w:rPr>
              <w:instrText xml:space="preserve"> </w:instrText>
            </w:r>
            <w:r w:rsidRPr="0058434B">
              <w:rPr>
                <w:rFonts w:ascii="Times New Roman" w:hAnsi="Times New Roman" w:cs="Times New Roman"/>
                <w:b/>
                <w:noProof/>
                <w:sz w:val="26"/>
                <w:szCs w:val="26"/>
                <w:rPrChange w:id="578" w:author="Vo Cuong" w:date="2020-04-01T21:33:00Z">
                  <w:rPr>
                    <w:noProof/>
                  </w:rPr>
                </w:rPrChange>
              </w:rPr>
              <w:instrText>HYPERLINK \l "_Toc36669307"</w:instrText>
            </w:r>
            <w:r w:rsidRPr="0058434B">
              <w:rPr>
                <w:rStyle w:val="Hyperlink"/>
                <w:rFonts w:ascii="Times New Roman" w:hAnsi="Times New Roman" w:cs="Times New Roman"/>
                <w:b/>
                <w:noProof/>
                <w:sz w:val="26"/>
                <w:szCs w:val="26"/>
                <w:rPrChange w:id="579" w:author="Vo Cuong" w:date="2020-04-01T21:33:00Z">
                  <w:rPr>
                    <w:rStyle w:val="Hyperlink"/>
                    <w:noProof/>
                  </w:rPr>
                </w:rPrChange>
              </w:rPr>
              <w:instrText xml:space="preserve"> </w:instrText>
            </w:r>
            <w:r w:rsidRPr="0058434B">
              <w:rPr>
                <w:rStyle w:val="Hyperlink"/>
                <w:rFonts w:ascii="Times New Roman" w:hAnsi="Times New Roman" w:cs="Times New Roman"/>
                <w:b/>
                <w:noProof/>
                <w:sz w:val="26"/>
                <w:szCs w:val="26"/>
                <w:rPrChange w:id="580" w:author="Vo Cuong" w:date="2020-04-01T21:33:00Z">
                  <w:rPr>
                    <w:rStyle w:val="Hyperlink"/>
                    <w:noProof/>
                  </w:rPr>
                </w:rPrChange>
              </w:rPr>
              <w:fldChar w:fldCharType="separate"/>
            </w:r>
            <w:r w:rsidRPr="0058434B">
              <w:rPr>
                <w:rStyle w:val="Hyperlink"/>
                <w:rFonts w:ascii="Times New Roman" w:hAnsi="Times New Roman" w:cs="Times New Roman"/>
                <w:b/>
                <w:noProof/>
                <w:sz w:val="26"/>
                <w:szCs w:val="26"/>
                <w:rPrChange w:id="581" w:author="Vo Cuong" w:date="2020-04-01T21:33:00Z">
                  <w:rPr>
                    <w:rStyle w:val="Hyperlink"/>
                    <w:noProof/>
                  </w:rPr>
                </w:rPrChange>
              </w:rPr>
              <w:t>VIII.</w:t>
            </w:r>
            <w:r w:rsidRPr="0058434B">
              <w:rPr>
                <w:rFonts w:ascii="Times New Roman" w:eastAsiaTheme="minorEastAsia" w:hAnsi="Times New Roman" w:cs="Times New Roman"/>
                <w:b/>
                <w:noProof/>
                <w:sz w:val="26"/>
                <w:szCs w:val="26"/>
                <w:rPrChange w:id="582" w:author="Vo Cuong" w:date="2020-04-01T21:33:00Z">
                  <w:rPr>
                    <w:rFonts w:eastAsiaTheme="minorEastAsia"/>
                    <w:noProof/>
                  </w:rPr>
                </w:rPrChange>
              </w:rPr>
              <w:tab/>
            </w:r>
            <w:r w:rsidRPr="0058434B">
              <w:rPr>
                <w:rStyle w:val="Hyperlink"/>
                <w:rFonts w:ascii="Times New Roman" w:hAnsi="Times New Roman" w:cs="Times New Roman"/>
                <w:b/>
                <w:noProof/>
                <w:sz w:val="26"/>
                <w:szCs w:val="26"/>
                <w:rPrChange w:id="583" w:author="Vo Cuong" w:date="2020-04-01T21:33:00Z">
                  <w:rPr>
                    <w:rStyle w:val="Hyperlink"/>
                    <w:noProof/>
                  </w:rPr>
                </w:rPrChange>
              </w:rPr>
              <w:t>QUAN HỆ GIỮA CÁC BẢNG</w:t>
            </w:r>
            <w:r w:rsidRPr="0058434B">
              <w:rPr>
                <w:rFonts w:ascii="Times New Roman" w:hAnsi="Times New Roman" w:cs="Times New Roman"/>
                <w:b/>
                <w:noProof/>
                <w:webHidden/>
                <w:sz w:val="26"/>
                <w:szCs w:val="26"/>
                <w:rPrChange w:id="584" w:author="Vo Cuong" w:date="2020-04-01T21:33:00Z">
                  <w:rPr>
                    <w:noProof/>
                    <w:webHidden/>
                  </w:rPr>
                </w:rPrChange>
              </w:rPr>
              <w:tab/>
            </w:r>
            <w:r w:rsidRPr="0058434B">
              <w:rPr>
                <w:rFonts w:ascii="Times New Roman" w:hAnsi="Times New Roman" w:cs="Times New Roman"/>
                <w:b/>
                <w:noProof/>
                <w:webHidden/>
                <w:sz w:val="26"/>
                <w:szCs w:val="26"/>
                <w:rPrChange w:id="585" w:author="Vo Cuong" w:date="2020-04-01T21:33:00Z">
                  <w:rPr>
                    <w:noProof/>
                    <w:webHidden/>
                  </w:rPr>
                </w:rPrChange>
              </w:rPr>
              <w:fldChar w:fldCharType="begin"/>
            </w:r>
            <w:r w:rsidRPr="0058434B">
              <w:rPr>
                <w:rFonts w:ascii="Times New Roman" w:hAnsi="Times New Roman" w:cs="Times New Roman"/>
                <w:b/>
                <w:noProof/>
                <w:webHidden/>
                <w:sz w:val="26"/>
                <w:szCs w:val="26"/>
                <w:rPrChange w:id="586" w:author="Vo Cuong" w:date="2020-04-01T21:33:00Z">
                  <w:rPr>
                    <w:noProof/>
                    <w:webHidden/>
                  </w:rPr>
                </w:rPrChange>
              </w:rPr>
              <w:instrText xml:space="preserve"> PAGEREF _Toc36669307 \h </w:instrText>
            </w:r>
          </w:ins>
          <w:r w:rsidRPr="0058434B">
            <w:rPr>
              <w:rFonts w:ascii="Times New Roman" w:hAnsi="Times New Roman" w:cs="Times New Roman"/>
              <w:b/>
              <w:noProof/>
              <w:webHidden/>
              <w:sz w:val="26"/>
              <w:szCs w:val="26"/>
              <w:rPrChange w:id="587" w:author="Vo Cuong" w:date="2020-04-01T21:33:00Z">
                <w:rPr>
                  <w:rFonts w:ascii="Times New Roman" w:hAnsi="Times New Roman" w:cs="Times New Roman"/>
                  <w:b/>
                  <w:noProof/>
                  <w:webHidden/>
                  <w:sz w:val="26"/>
                  <w:szCs w:val="26"/>
                </w:rPr>
              </w:rPrChange>
            </w:rPr>
          </w:r>
          <w:r w:rsidRPr="0058434B">
            <w:rPr>
              <w:rFonts w:ascii="Times New Roman" w:hAnsi="Times New Roman" w:cs="Times New Roman"/>
              <w:b/>
              <w:noProof/>
              <w:webHidden/>
              <w:sz w:val="26"/>
              <w:szCs w:val="26"/>
              <w:rPrChange w:id="588" w:author="Vo Cuong" w:date="2020-04-01T21:33:00Z">
                <w:rPr>
                  <w:noProof/>
                  <w:webHidden/>
                </w:rPr>
              </w:rPrChange>
            </w:rPr>
            <w:fldChar w:fldCharType="separate"/>
          </w:r>
          <w:ins w:id="589" w:author="Vo Cuong" w:date="2020-04-04T15:30:00Z">
            <w:r w:rsidR="00611150">
              <w:rPr>
                <w:rFonts w:ascii="Times New Roman" w:hAnsi="Times New Roman" w:cs="Times New Roman"/>
                <w:b/>
                <w:noProof/>
                <w:webHidden/>
                <w:sz w:val="26"/>
                <w:szCs w:val="26"/>
              </w:rPr>
              <w:t>49</w:t>
            </w:r>
          </w:ins>
          <w:ins w:id="590" w:author="Vo Cuong" w:date="2020-04-01T21:32:00Z">
            <w:r w:rsidRPr="0058434B">
              <w:rPr>
                <w:rFonts w:ascii="Times New Roman" w:hAnsi="Times New Roman" w:cs="Times New Roman"/>
                <w:b/>
                <w:noProof/>
                <w:webHidden/>
                <w:sz w:val="26"/>
                <w:szCs w:val="26"/>
                <w:rPrChange w:id="591" w:author="Vo Cuong" w:date="2020-04-01T21:33:00Z">
                  <w:rPr>
                    <w:noProof/>
                    <w:webHidden/>
                  </w:rPr>
                </w:rPrChange>
              </w:rPr>
              <w:fldChar w:fldCharType="end"/>
            </w:r>
            <w:r w:rsidRPr="0058434B">
              <w:rPr>
                <w:rStyle w:val="Hyperlink"/>
                <w:rFonts w:ascii="Times New Roman" w:hAnsi="Times New Roman" w:cs="Times New Roman"/>
                <w:b/>
                <w:noProof/>
                <w:sz w:val="26"/>
                <w:szCs w:val="26"/>
                <w:rPrChange w:id="592" w:author="Vo Cuong" w:date="2020-04-01T21:33:00Z">
                  <w:rPr>
                    <w:rStyle w:val="Hyperlink"/>
                    <w:noProof/>
                  </w:rPr>
                </w:rPrChange>
              </w:rPr>
              <w:fldChar w:fldCharType="end"/>
            </w:r>
          </w:ins>
        </w:p>
        <w:p w:rsidR="0058434B" w:rsidRPr="0058434B" w:rsidRDefault="0058434B">
          <w:pPr>
            <w:pStyle w:val="TOC1"/>
            <w:tabs>
              <w:tab w:val="left" w:pos="660"/>
              <w:tab w:val="right" w:leader="dot" w:pos="9064"/>
            </w:tabs>
            <w:rPr>
              <w:ins w:id="593" w:author="Vo Cuong" w:date="2020-04-01T21:32:00Z"/>
              <w:rFonts w:ascii="Times New Roman" w:eastAsiaTheme="minorEastAsia" w:hAnsi="Times New Roman" w:cs="Times New Roman"/>
              <w:b/>
              <w:noProof/>
              <w:sz w:val="26"/>
              <w:szCs w:val="26"/>
              <w:rPrChange w:id="594" w:author="Vo Cuong" w:date="2020-04-01T21:33:00Z">
                <w:rPr>
                  <w:ins w:id="595" w:author="Vo Cuong" w:date="2020-04-01T21:32:00Z"/>
                  <w:rFonts w:eastAsiaTheme="minorEastAsia"/>
                  <w:noProof/>
                </w:rPr>
              </w:rPrChange>
            </w:rPr>
          </w:pPr>
          <w:ins w:id="596" w:author="Vo Cuong" w:date="2020-04-01T21:32:00Z">
            <w:r w:rsidRPr="0058434B">
              <w:rPr>
                <w:rStyle w:val="Hyperlink"/>
                <w:rFonts w:ascii="Times New Roman" w:hAnsi="Times New Roman" w:cs="Times New Roman"/>
                <w:b/>
                <w:noProof/>
                <w:sz w:val="26"/>
                <w:szCs w:val="26"/>
                <w:rPrChange w:id="597" w:author="Vo Cuong" w:date="2020-04-01T21:33:00Z">
                  <w:rPr>
                    <w:rStyle w:val="Hyperlink"/>
                    <w:noProof/>
                  </w:rPr>
                </w:rPrChange>
              </w:rPr>
              <w:fldChar w:fldCharType="begin"/>
            </w:r>
            <w:r w:rsidRPr="0058434B">
              <w:rPr>
                <w:rStyle w:val="Hyperlink"/>
                <w:rFonts w:ascii="Times New Roman" w:hAnsi="Times New Roman" w:cs="Times New Roman"/>
                <w:b/>
                <w:noProof/>
                <w:sz w:val="26"/>
                <w:szCs w:val="26"/>
                <w:rPrChange w:id="598" w:author="Vo Cuong" w:date="2020-04-01T21:33:00Z">
                  <w:rPr>
                    <w:rStyle w:val="Hyperlink"/>
                    <w:noProof/>
                  </w:rPr>
                </w:rPrChange>
              </w:rPr>
              <w:instrText xml:space="preserve"> </w:instrText>
            </w:r>
            <w:r w:rsidRPr="0058434B">
              <w:rPr>
                <w:rFonts w:ascii="Times New Roman" w:hAnsi="Times New Roman" w:cs="Times New Roman"/>
                <w:b/>
                <w:noProof/>
                <w:sz w:val="26"/>
                <w:szCs w:val="26"/>
                <w:rPrChange w:id="599" w:author="Vo Cuong" w:date="2020-04-01T21:33:00Z">
                  <w:rPr>
                    <w:noProof/>
                  </w:rPr>
                </w:rPrChange>
              </w:rPr>
              <w:instrText>HYPERLINK \l "_Toc36669308"</w:instrText>
            </w:r>
            <w:r w:rsidRPr="0058434B">
              <w:rPr>
                <w:rStyle w:val="Hyperlink"/>
                <w:rFonts w:ascii="Times New Roman" w:hAnsi="Times New Roman" w:cs="Times New Roman"/>
                <w:b/>
                <w:noProof/>
                <w:sz w:val="26"/>
                <w:szCs w:val="26"/>
                <w:rPrChange w:id="600" w:author="Vo Cuong" w:date="2020-04-01T21:33:00Z">
                  <w:rPr>
                    <w:rStyle w:val="Hyperlink"/>
                    <w:noProof/>
                  </w:rPr>
                </w:rPrChange>
              </w:rPr>
              <w:instrText xml:space="preserve"> </w:instrText>
            </w:r>
            <w:r w:rsidRPr="0058434B">
              <w:rPr>
                <w:rStyle w:val="Hyperlink"/>
                <w:rFonts w:ascii="Times New Roman" w:hAnsi="Times New Roman" w:cs="Times New Roman"/>
                <w:b/>
                <w:noProof/>
                <w:sz w:val="26"/>
                <w:szCs w:val="26"/>
                <w:rPrChange w:id="601" w:author="Vo Cuong" w:date="2020-04-01T21:33:00Z">
                  <w:rPr>
                    <w:rStyle w:val="Hyperlink"/>
                    <w:noProof/>
                  </w:rPr>
                </w:rPrChange>
              </w:rPr>
              <w:fldChar w:fldCharType="separate"/>
            </w:r>
            <w:r w:rsidRPr="0058434B">
              <w:rPr>
                <w:rStyle w:val="Hyperlink"/>
                <w:rFonts w:ascii="Times New Roman" w:hAnsi="Times New Roman" w:cs="Times New Roman"/>
                <w:b/>
                <w:noProof/>
                <w:sz w:val="26"/>
                <w:szCs w:val="26"/>
                <w:rPrChange w:id="602" w:author="Vo Cuong" w:date="2020-04-01T21:33:00Z">
                  <w:rPr>
                    <w:rStyle w:val="Hyperlink"/>
                    <w:noProof/>
                  </w:rPr>
                </w:rPrChange>
              </w:rPr>
              <w:t>IX.</w:t>
            </w:r>
            <w:r w:rsidRPr="0058434B">
              <w:rPr>
                <w:rFonts w:ascii="Times New Roman" w:eastAsiaTheme="minorEastAsia" w:hAnsi="Times New Roman" w:cs="Times New Roman"/>
                <w:b/>
                <w:noProof/>
                <w:sz w:val="26"/>
                <w:szCs w:val="26"/>
                <w:rPrChange w:id="603" w:author="Vo Cuong" w:date="2020-04-01T21:33:00Z">
                  <w:rPr>
                    <w:rFonts w:eastAsiaTheme="minorEastAsia"/>
                    <w:noProof/>
                  </w:rPr>
                </w:rPrChange>
              </w:rPr>
              <w:tab/>
            </w:r>
            <w:r w:rsidRPr="0058434B">
              <w:rPr>
                <w:rStyle w:val="Hyperlink"/>
                <w:rFonts w:ascii="Times New Roman" w:hAnsi="Times New Roman" w:cs="Times New Roman"/>
                <w:b/>
                <w:noProof/>
                <w:sz w:val="26"/>
                <w:szCs w:val="26"/>
                <w:rPrChange w:id="604" w:author="Vo Cuong" w:date="2020-04-01T21:33:00Z">
                  <w:rPr>
                    <w:rStyle w:val="Hyperlink"/>
                    <w:noProof/>
                  </w:rPr>
                </w:rPrChange>
              </w:rPr>
              <w:t>DESIGN UI</w:t>
            </w:r>
            <w:r w:rsidRPr="0058434B">
              <w:rPr>
                <w:rFonts w:ascii="Times New Roman" w:hAnsi="Times New Roman" w:cs="Times New Roman"/>
                <w:b/>
                <w:noProof/>
                <w:webHidden/>
                <w:sz w:val="26"/>
                <w:szCs w:val="26"/>
                <w:rPrChange w:id="605" w:author="Vo Cuong" w:date="2020-04-01T21:33:00Z">
                  <w:rPr>
                    <w:noProof/>
                    <w:webHidden/>
                  </w:rPr>
                </w:rPrChange>
              </w:rPr>
              <w:tab/>
            </w:r>
            <w:r w:rsidRPr="0058434B">
              <w:rPr>
                <w:rFonts w:ascii="Times New Roman" w:hAnsi="Times New Roman" w:cs="Times New Roman"/>
                <w:b/>
                <w:noProof/>
                <w:webHidden/>
                <w:sz w:val="26"/>
                <w:szCs w:val="26"/>
                <w:rPrChange w:id="606" w:author="Vo Cuong" w:date="2020-04-01T21:33:00Z">
                  <w:rPr>
                    <w:noProof/>
                    <w:webHidden/>
                  </w:rPr>
                </w:rPrChange>
              </w:rPr>
              <w:fldChar w:fldCharType="begin"/>
            </w:r>
            <w:r w:rsidRPr="0058434B">
              <w:rPr>
                <w:rFonts w:ascii="Times New Roman" w:hAnsi="Times New Roman" w:cs="Times New Roman"/>
                <w:b/>
                <w:noProof/>
                <w:webHidden/>
                <w:sz w:val="26"/>
                <w:szCs w:val="26"/>
                <w:rPrChange w:id="607" w:author="Vo Cuong" w:date="2020-04-01T21:33:00Z">
                  <w:rPr>
                    <w:noProof/>
                    <w:webHidden/>
                  </w:rPr>
                </w:rPrChange>
              </w:rPr>
              <w:instrText xml:space="preserve"> PAGEREF _Toc36669308 \h </w:instrText>
            </w:r>
          </w:ins>
          <w:r w:rsidRPr="0058434B">
            <w:rPr>
              <w:rFonts w:ascii="Times New Roman" w:hAnsi="Times New Roman" w:cs="Times New Roman"/>
              <w:b/>
              <w:noProof/>
              <w:webHidden/>
              <w:sz w:val="26"/>
              <w:szCs w:val="26"/>
              <w:rPrChange w:id="608" w:author="Vo Cuong" w:date="2020-04-01T21:33:00Z">
                <w:rPr>
                  <w:rFonts w:ascii="Times New Roman" w:hAnsi="Times New Roman" w:cs="Times New Roman"/>
                  <w:b/>
                  <w:noProof/>
                  <w:webHidden/>
                  <w:sz w:val="26"/>
                  <w:szCs w:val="26"/>
                </w:rPr>
              </w:rPrChange>
            </w:rPr>
          </w:r>
          <w:r w:rsidRPr="0058434B">
            <w:rPr>
              <w:rFonts w:ascii="Times New Roman" w:hAnsi="Times New Roman" w:cs="Times New Roman"/>
              <w:b/>
              <w:noProof/>
              <w:webHidden/>
              <w:sz w:val="26"/>
              <w:szCs w:val="26"/>
              <w:rPrChange w:id="609" w:author="Vo Cuong" w:date="2020-04-01T21:33:00Z">
                <w:rPr>
                  <w:noProof/>
                  <w:webHidden/>
                </w:rPr>
              </w:rPrChange>
            </w:rPr>
            <w:fldChar w:fldCharType="separate"/>
          </w:r>
          <w:ins w:id="610" w:author="Vo Cuong" w:date="2020-04-04T15:30:00Z">
            <w:r w:rsidR="00611150">
              <w:rPr>
                <w:rFonts w:ascii="Times New Roman" w:hAnsi="Times New Roman" w:cs="Times New Roman"/>
                <w:b/>
                <w:noProof/>
                <w:webHidden/>
                <w:sz w:val="26"/>
                <w:szCs w:val="26"/>
              </w:rPr>
              <w:t>49</w:t>
            </w:r>
          </w:ins>
          <w:ins w:id="611" w:author="Vo Cuong" w:date="2020-04-01T21:32:00Z">
            <w:r w:rsidRPr="0058434B">
              <w:rPr>
                <w:rFonts w:ascii="Times New Roman" w:hAnsi="Times New Roman" w:cs="Times New Roman"/>
                <w:b/>
                <w:noProof/>
                <w:webHidden/>
                <w:sz w:val="26"/>
                <w:szCs w:val="26"/>
                <w:rPrChange w:id="612" w:author="Vo Cuong" w:date="2020-04-01T21:33:00Z">
                  <w:rPr>
                    <w:noProof/>
                    <w:webHidden/>
                  </w:rPr>
                </w:rPrChange>
              </w:rPr>
              <w:fldChar w:fldCharType="end"/>
            </w:r>
            <w:r w:rsidRPr="0058434B">
              <w:rPr>
                <w:rStyle w:val="Hyperlink"/>
                <w:rFonts w:ascii="Times New Roman" w:hAnsi="Times New Roman" w:cs="Times New Roman"/>
                <w:b/>
                <w:noProof/>
                <w:sz w:val="26"/>
                <w:szCs w:val="26"/>
                <w:rPrChange w:id="613" w:author="Vo Cuong" w:date="2020-04-01T21:33:00Z">
                  <w:rPr>
                    <w:rStyle w:val="Hyperlink"/>
                    <w:noProof/>
                  </w:rPr>
                </w:rPrChange>
              </w:rPr>
              <w:fldChar w:fldCharType="end"/>
            </w:r>
          </w:ins>
        </w:p>
        <w:p w:rsidR="0058434B" w:rsidRPr="0058434B" w:rsidRDefault="0058434B">
          <w:pPr>
            <w:pStyle w:val="TOC3"/>
            <w:tabs>
              <w:tab w:val="left" w:pos="880"/>
              <w:tab w:val="right" w:leader="dot" w:pos="9064"/>
            </w:tabs>
            <w:rPr>
              <w:ins w:id="614" w:author="Vo Cuong" w:date="2020-04-01T21:32:00Z"/>
              <w:rFonts w:ascii="Times New Roman" w:eastAsiaTheme="minorEastAsia" w:hAnsi="Times New Roman" w:cs="Times New Roman"/>
              <w:b/>
              <w:noProof/>
              <w:sz w:val="26"/>
              <w:szCs w:val="26"/>
              <w:rPrChange w:id="615" w:author="Vo Cuong" w:date="2020-04-01T21:33:00Z">
                <w:rPr>
                  <w:ins w:id="616" w:author="Vo Cuong" w:date="2020-04-01T21:32:00Z"/>
                  <w:rFonts w:eastAsiaTheme="minorEastAsia"/>
                  <w:noProof/>
                </w:rPr>
              </w:rPrChange>
            </w:rPr>
          </w:pPr>
          <w:ins w:id="617" w:author="Vo Cuong" w:date="2020-04-01T21:32:00Z">
            <w:r w:rsidRPr="0058434B">
              <w:rPr>
                <w:rStyle w:val="Hyperlink"/>
                <w:rFonts w:ascii="Times New Roman" w:hAnsi="Times New Roman" w:cs="Times New Roman"/>
                <w:b/>
                <w:noProof/>
                <w:sz w:val="26"/>
                <w:szCs w:val="26"/>
                <w:rPrChange w:id="618" w:author="Vo Cuong" w:date="2020-04-01T21:33:00Z">
                  <w:rPr>
                    <w:rStyle w:val="Hyperlink"/>
                    <w:noProof/>
                  </w:rPr>
                </w:rPrChange>
              </w:rPr>
              <w:fldChar w:fldCharType="begin"/>
            </w:r>
            <w:r w:rsidRPr="0058434B">
              <w:rPr>
                <w:rStyle w:val="Hyperlink"/>
                <w:rFonts w:ascii="Times New Roman" w:hAnsi="Times New Roman" w:cs="Times New Roman"/>
                <w:b/>
                <w:noProof/>
                <w:sz w:val="26"/>
                <w:szCs w:val="26"/>
                <w:rPrChange w:id="619" w:author="Vo Cuong" w:date="2020-04-01T21:33:00Z">
                  <w:rPr>
                    <w:rStyle w:val="Hyperlink"/>
                    <w:noProof/>
                  </w:rPr>
                </w:rPrChange>
              </w:rPr>
              <w:instrText xml:space="preserve"> </w:instrText>
            </w:r>
            <w:r w:rsidRPr="0058434B">
              <w:rPr>
                <w:rFonts w:ascii="Times New Roman" w:hAnsi="Times New Roman" w:cs="Times New Roman"/>
                <w:b/>
                <w:noProof/>
                <w:sz w:val="26"/>
                <w:szCs w:val="26"/>
                <w:rPrChange w:id="620" w:author="Vo Cuong" w:date="2020-04-01T21:33:00Z">
                  <w:rPr>
                    <w:noProof/>
                  </w:rPr>
                </w:rPrChange>
              </w:rPr>
              <w:instrText>HYPERLINK \l "_Toc36669309"</w:instrText>
            </w:r>
            <w:r w:rsidRPr="0058434B">
              <w:rPr>
                <w:rStyle w:val="Hyperlink"/>
                <w:rFonts w:ascii="Times New Roman" w:hAnsi="Times New Roman" w:cs="Times New Roman"/>
                <w:b/>
                <w:noProof/>
                <w:sz w:val="26"/>
                <w:szCs w:val="26"/>
                <w:rPrChange w:id="621" w:author="Vo Cuong" w:date="2020-04-01T21:33:00Z">
                  <w:rPr>
                    <w:rStyle w:val="Hyperlink"/>
                    <w:noProof/>
                  </w:rPr>
                </w:rPrChange>
              </w:rPr>
              <w:instrText xml:space="preserve"> </w:instrText>
            </w:r>
            <w:r w:rsidRPr="0058434B">
              <w:rPr>
                <w:rStyle w:val="Hyperlink"/>
                <w:rFonts w:ascii="Times New Roman" w:hAnsi="Times New Roman" w:cs="Times New Roman"/>
                <w:b/>
                <w:noProof/>
                <w:sz w:val="26"/>
                <w:szCs w:val="26"/>
                <w:rPrChange w:id="622" w:author="Vo Cuong" w:date="2020-04-01T21:33:00Z">
                  <w:rPr>
                    <w:rStyle w:val="Hyperlink"/>
                    <w:noProof/>
                  </w:rPr>
                </w:rPrChange>
              </w:rPr>
              <w:fldChar w:fldCharType="separate"/>
            </w:r>
            <w:r w:rsidRPr="0058434B">
              <w:rPr>
                <w:rStyle w:val="Hyperlink"/>
                <w:rFonts w:ascii="Times New Roman" w:hAnsi="Times New Roman" w:cs="Times New Roman"/>
                <w:b/>
                <w:noProof/>
                <w:sz w:val="26"/>
                <w:szCs w:val="26"/>
                <w:rPrChange w:id="623" w:author="Vo Cuong" w:date="2020-04-01T21:33:00Z">
                  <w:rPr>
                    <w:rStyle w:val="Hyperlink"/>
                    <w:noProof/>
                  </w:rPr>
                </w:rPrChange>
              </w:rPr>
              <w:t>1.</w:t>
            </w:r>
            <w:r w:rsidRPr="0058434B">
              <w:rPr>
                <w:rFonts w:ascii="Times New Roman" w:eastAsiaTheme="minorEastAsia" w:hAnsi="Times New Roman" w:cs="Times New Roman"/>
                <w:b/>
                <w:noProof/>
                <w:sz w:val="26"/>
                <w:szCs w:val="26"/>
                <w:rPrChange w:id="624" w:author="Vo Cuong" w:date="2020-04-01T21:33:00Z">
                  <w:rPr>
                    <w:rFonts w:eastAsiaTheme="minorEastAsia"/>
                    <w:noProof/>
                  </w:rPr>
                </w:rPrChange>
              </w:rPr>
              <w:tab/>
            </w:r>
            <w:r w:rsidRPr="0058434B">
              <w:rPr>
                <w:rStyle w:val="Hyperlink"/>
                <w:rFonts w:ascii="Times New Roman" w:hAnsi="Times New Roman" w:cs="Times New Roman"/>
                <w:b/>
                <w:noProof/>
                <w:sz w:val="26"/>
                <w:szCs w:val="26"/>
                <w:rPrChange w:id="625" w:author="Vo Cuong" w:date="2020-04-01T21:33:00Z">
                  <w:rPr>
                    <w:rStyle w:val="Hyperlink"/>
                    <w:noProof/>
                  </w:rPr>
                </w:rPrChange>
              </w:rPr>
              <w:t>Màn hình đăng nhập</w:t>
            </w:r>
            <w:r w:rsidRPr="0058434B">
              <w:rPr>
                <w:rFonts w:ascii="Times New Roman" w:hAnsi="Times New Roman" w:cs="Times New Roman"/>
                <w:b/>
                <w:noProof/>
                <w:webHidden/>
                <w:sz w:val="26"/>
                <w:szCs w:val="26"/>
                <w:rPrChange w:id="626" w:author="Vo Cuong" w:date="2020-04-01T21:33:00Z">
                  <w:rPr>
                    <w:noProof/>
                    <w:webHidden/>
                  </w:rPr>
                </w:rPrChange>
              </w:rPr>
              <w:tab/>
            </w:r>
            <w:r w:rsidRPr="0058434B">
              <w:rPr>
                <w:rFonts w:ascii="Times New Roman" w:hAnsi="Times New Roman" w:cs="Times New Roman"/>
                <w:b/>
                <w:noProof/>
                <w:webHidden/>
                <w:sz w:val="26"/>
                <w:szCs w:val="26"/>
                <w:rPrChange w:id="627" w:author="Vo Cuong" w:date="2020-04-01T21:33:00Z">
                  <w:rPr>
                    <w:noProof/>
                    <w:webHidden/>
                  </w:rPr>
                </w:rPrChange>
              </w:rPr>
              <w:fldChar w:fldCharType="begin"/>
            </w:r>
            <w:r w:rsidRPr="0058434B">
              <w:rPr>
                <w:rFonts w:ascii="Times New Roman" w:hAnsi="Times New Roman" w:cs="Times New Roman"/>
                <w:b/>
                <w:noProof/>
                <w:webHidden/>
                <w:sz w:val="26"/>
                <w:szCs w:val="26"/>
                <w:rPrChange w:id="628" w:author="Vo Cuong" w:date="2020-04-01T21:33:00Z">
                  <w:rPr>
                    <w:noProof/>
                    <w:webHidden/>
                  </w:rPr>
                </w:rPrChange>
              </w:rPr>
              <w:instrText xml:space="preserve"> PAGEREF _Toc36669309 \h </w:instrText>
            </w:r>
          </w:ins>
          <w:r w:rsidRPr="0058434B">
            <w:rPr>
              <w:rFonts w:ascii="Times New Roman" w:hAnsi="Times New Roman" w:cs="Times New Roman"/>
              <w:b/>
              <w:noProof/>
              <w:webHidden/>
              <w:sz w:val="26"/>
              <w:szCs w:val="26"/>
              <w:rPrChange w:id="629" w:author="Vo Cuong" w:date="2020-04-01T21:33:00Z">
                <w:rPr>
                  <w:rFonts w:ascii="Times New Roman" w:hAnsi="Times New Roman" w:cs="Times New Roman"/>
                  <w:b/>
                  <w:noProof/>
                  <w:webHidden/>
                  <w:sz w:val="26"/>
                  <w:szCs w:val="26"/>
                </w:rPr>
              </w:rPrChange>
            </w:rPr>
          </w:r>
          <w:r w:rsidRPr="0058434B">
            <w:rPr>
              <w:rFonts w:ascii="Times New Roman" w:hAnsi="Times New Roman" w:cs="Times New Roman"/>
              <w:b/>
              <w:noProof/>
              <w:webHidden/>
              <w:sz w:val="26"/>
              <w:szCs w:val="26"/>
              <w:rPrChange w:id="630" w:author="Vo Cuong" w:date="2020-04-01T21:33:00Z">
                <w:rPr>
                  <w:noProof/>
                  <w:webHidden/>
                </w:rPr>
              </w:rPrChange>
            </w:rPr>
            <w:fldChar w:fldCharType="separate"/>
          </w:r>
          <w:ins w:id="631" w:author="Vo Cuong" w:date="2020-04-04T15:30:00Z">
            <w:r w:rsidR="00611150">
              <w:rPr>
                <w:rFonts w:ascii="Times New Roman" w:hAnsi="Times New Roman" w:cs="Times New Roman"/>
                <w:b/>
                <w:noProof/>
                <w:webHidden/>
                <w:sz w:val="26"/>
                <w:szCs w:val="26"/>
              </w:rPr>
              <w:t>49</w:t>
            </w:r>
          </w:ins>
          <w:ins w:id="632" w:author="Vo Cuong" w:date="2020-04-01T21:32:00Z">
            <w:r w:rsidRPr="0058434B">
              <w:rPr>
                <w:rFonts w:ascii="Times New Roman" w:hAnsi="Times New Roman" w:cs="Times New Roman"/>
                <w:b/>
                <w:noProof/>
                <w:webHidden/>
                <w:sz w:val="26"/>
                <w:szCs w:val="26"/>
                <w:rPrChange w:id="633" w:author="Vo Cuong" w:date="2020-04-01T21:33:00Z">
                  <w:rPr>
                    <w:noProof/>
                    <w:webHidden/>
                  </w:rPr>
                </w:rPrChange>
              </w:rPr>
              <w:fldChar w:fldCharType="end"/>
            </w:r>
            <w:r w:rsidRPr="0058434B">
              <w:rPr>
                <w:rStyle w:val="Hyperlink"/>
                <w:rFonts w:ascii="Times New Roman" w:hAnsi="Times New Roman" w:cs="Times New Roman"/>
                <w:b/>
                <w:noProof/>
                <w:sz w:val="26"/>
                <w:szCs w:val="26"/>
                <w:rPrChange w:id="634" w:author="Vo Cuong" w:date="2020-04-01T21:33:00Z">
                  <w:rPr>
                    <w:rStyle w:val="Hyperlink"/>
                    <w:noProof/>
                  </w:rPr>
                </w:rPrChange>
              </w:rPr>
              <w:fldChar w:fldCharType="end"/>
            </w:r>
          </w:ins>
        </w:p>
        <w:p w:rsidR="0058434B" w:rsidRPr="0058434B" w:rsidRDefault="0058434B">
          <w:pPr>
            <w:pStyle w:val="TOC3"/>
            <w:tabs>
              <w:tab w:val="left" w:pos="880"/>
              <w:tab w:val="right" w:leader="dot" w:pos="9064"/>
            </w:tabs>
            <w:rPr>
              <w:ins w:id="635" w:author="Vo Cuong" w:date="2020-04-01T21:32:00Z"/>
              <w:rFonts w:ascii="Times New Roman" w:eastAsiaTheme="minorEastAsia" w:hAnsi="Times New Roman" w:cs="Times New Roman"/>
              <w:b/>
              <w:noProof/>
              <w:sz w:val="26"/>
              <w:szCs w:val="26"/>
              <w:rPrChange w:id="636" w:author="Vo Cuong" w:date="2020-04-01T21:33:00Z">
                <w:rPr>
                  <w:ins w:id="637" w:author="Vo Cuong" w:date="2020-04-01T21:32:00Z"/>
                  <w:rFonts w:eastAsiaTheme="minorEastAsia"/>
                  <w:noProof/>
                </w:rPr>
              </w:rPrChange>
            </w:rPr>
          </w:pPr>
          <w:ins w:id="638" w:author="Vo Cuong" w:date="2020-04-01T21:32:00Z">
            <w:r w:rsidRPr="0058434B">
              <w:rPr>
                <w:rStyle w:val="Hyperlink"/>
                <w:rFonts w:ascii="Times New Roman" w:hAnsi="Times New Roman" w:cs="Times New Roman"/>
                <w:b/>
                <w:noProof/>
                <w:sz w:val="26"/>
                <w:szCs w:val="26"/>
                <w:rPrChange w:id="639" w:author="Vo Cuong" w:date="2020-04-01T21:33:00Z">
                  <w:rPr>
                    <w:rStyle w:val="Hyperlink"/>
                    <w:noProof/>
                  </w:rPr>
                </w:rPrChange>
              </w:rPr>
              <w:fldChar w:fldCharType="begin"/>
            </w:r>
            <w:r w:rsidRPr="0058434B">
              <w:rPr>
                <w:rStyle w:val="Hyperlink"/>
                <w:rFonts w:ascii="Times New Roman" w:hAnsi="Times New Roman" w:cs="Times New Roman"/>
                <w:b/>
                <w:noProof/>
                <w:sz w:val="26"/>
                <w:szCs w:val="26"/>
                <w:rPrChange w:id="640" w:author="Vo Cuong" w:date="2020-04-01T21:33:00Z">
                  <w:rPr>
                    <w:rStyle w:val="Hyperlink"/>
                    <w:noProof/>
                  </w:rPr>
                </w:rPrChange>
              </w:rPr>
              <w:instrText xml:space="preserve"> </w:instrText>
            </w:r>
            <w:r w:rsidRPr="0058434B">
              <w:rPr>
                <w:rFonts w:ascii="Times New Roman" w:hAnsi="Times New Roman" w:cs="Times New Roman"/>
                <w:b/>
                <w:noProof/>
                <w:sz w:val="26"/>
                <w:szCs w:val="26"/>
                <w:rPrChange w:id="641" w:author="Vo Cuong" w:date="2020-04-01T21:33:00Z">
                  <w:rPr>
                    <w:noProof/>
                  </w:rPr>
                </w:rPrChange>
              </w:rPr>
              <w:instrText>HYPERLINK \l "_Toc36669310"</w:instrText>
            </w:r>
            <w:r w:rsidRPr="0058434B">
              <w:rPr>
                <w:rStyle w:val="Hyperlink"/>
                <w:rFonts w:ascii="Times New Roman" w:hAnsi="Times New Roman" w:cs="Times New Roman"/>
                <w:b/>
                <w:noProof/>
                <w:sz w:val="26"/>
                <w:szCs w:val="26"/>
                <w:rPrChange w:id="642" w:author="Vo Cuong" w:date="2020-04-01T21:33:00Z">
                  <w:rPr>
                    <w:rStyle w:val="Hyperlink"/>
                    <w:noProof/>
                  </w:rPr>
                </w:rPrChange>
              </w:rPr>
              <w:instrText xml:space="preserve"> </w:instrText>
            </w:r>
            <w:r w:rsidRPr="0058434B">
              <w:rPr>
                <w:rStyle w:val="Hyperlink"/>
                <w:rFonts w:ascii="Times New Roman" w:hAnsi="Times New Roman" w:cs="Times New Roman"/>
                <w:b/>
                <w:noProof/>
                <w:sz w:val="26"/>
                <w:szCs w:val="26"/>
                <w:rPrChange w:id="643" w:author="Vo Cuong" w:date="2020-04-01T21:33:00Z">
                  <w:rPr>
                    <w:rStyle w:val="Hyperlink"/>
                    <w:noProof/>
                  </w:rPr>
                </w:rPrChange>
              </w:rPr>
              <w:fldChar w:fldCharType="separate"/>
            </w:r>
            <w:r w:rsidRPr="0058434B">
              <w:rPr>
                <w:rStyle w:val="Hyperlink"/>
                <w:rFonts w:ascii="Times New Roman" w:hAnsi="Times New Roman" w:cs="Times New Roman"/>
                <w:b/>
                <w:noProof/>
                <w:sz w:val="26"/>
                <w:szCs w:val="26"/>
                <w:rPrChange w:id="644" w:author="Vo Cuong" w:date="2020-04-01T21:33:00Z">
                  <w:rPr>
                    <w:rStyle w:val="Hyperlink"/>
                    <w:noProof/>
                  </w:rPr>
                </w:rPrChange>
              </w:rPr>
              <w:t>2.</w:t>
            </w:r>
            <w:r w:rsidRPr="0058434B">
              <w:rPr>
                <w:rFonts w:ascii="Times New Roman" w:eastAsiaTheme="minorEastAsia" w:hAnsi="Times New Roman" w:cs="Times New Roman"/>
                <w:b/>
                <w:noProof/>
                <w:sz w:val="26"/>
                <w:szCs w:val="26"/>
                <w:rPrChange w:id="645" w:author="Vo Cuong" w:date="2020-04-01T21:33:00Z">
                  <w:rPr>
                    <w:rFonts w:eastAsiaTheme="minorEastAsia"/>
                    <w:noProof/>
                  </w:rPr>
                </w:rPrChange>
              </w:rPr>
              <w:tab/>
            </w:r>
            <w:r w:rsidRPr="0058434B">
              <w:rPr>
                <w:rStyle w:val="Hyperlink"/>
                <w:rFonts w:ascii="Times New Roman" w:hAnsi="Times New Roman" w:cs="Times New Roman"/>
                <w:b/>
                <w:noProof/>
                <w:sz w:val="26"/>
                <w:szCs w:val="26"/>
                <w:rPrChange w:id="646" w:author="Vo Cuong" w:date="2020-04-01T21:33:00Z">
                  <w:rPr>
                    <w:rStyle w:val="Hyperlink"/>
                    <w:noProof/>
                  </w:rPr>
                </w:rPrChange>
              </w:rPr>
              <w:t>Màn hình lấy lại mật khẩu</w:t>
            </w:r>
            <w:r w:rsidRPr="0058434B">
              <w:rPr>
                <w:rFonts w:ascii="Times New Roman" w:hAnsi="Times New Roman" w:cs="Times New Roman"/>
                <w:b/>
                <w:noProof/>
                <w:webHidden/>
                <w:sz w:val="26"/>
                <w:szCs w:val="26"/>
                <w:rPrChange w:id="647" w:author="Vo Cuong" w:date="2020-04-01T21:33:00Z">
                  <w:rPr>
                    <w:noProof/>
                    <w:webHidden/>
                  </w:rPr>
                </w:rPrChange>
              </w:rPr>
              <w:tab/>
            </w:r>
            <w:r w:rsidRPr="0058434B">
              <w:rPr>
                <w:rFonts w:ascii="Times New Roman" w:hAnsi="Times New Roman" w:cs="Times New Roman"/>
                <w:b/>
                <w:noProof/>
                <w:webHidden/>
                <w:sz w:val="26"/>
                <w:szCs w:val="26"/>
                <w:rPrChange w:id="648" w:author="Vo Cuong" w:date="2020-04-01T21:33:00Z">
                  <w:rPr>
                    <w:noProof/>
                    <w:webHidden/>
                  </w:rPr>
                </w:rPrChange>
              </w:rPr>
              <w:fldChar w:fldCharType="begin"/>
            </w:r>
            <w:r w:rsidRPr="0058434B">
              <w:rPr>
                <w:rFonts w:ascii="Times New Roman" w:hAnsi="Times New Roman" w:cs="Times New Roman"/>
                <w:b/>
                <w:noProof/>
                <w:webHidden/>
                <w:sz w:val="26"/>
                <w:szCs w:val="26"/>
                <w:rPrChange w:id="649" w:author="Vo Cuong" w:date="2020-04-01T21:33:00Z">
                  <w:rPr>
                    <w:noProof/>
                    <w:webHidden/>
                  </w:rPr>
                </w:rPrChange>
              </w:rPr>
              <w:instrText xml:space="preserve"> PAGEREF _Toc36669310 \h </w:instrText>
            </w:r>
          </w:ins>
          <w:r w:rsidRPr="0058434B">
            <w:rPr>
              <w:rFonts w:ascii="Times New Roman" w:hAnsi="Times New Roman" w:cs="Times New Roman"/>
              <w:b/>
              <w:noProof/>
              <w:webHidden/>
              <w:sz w:val="26"/>
              <w:szCs w:val="26"/>
              <w:rPrChange w:id="650" w:author="Vo Cuong" w:date="2020-04-01T21:33:00Z">
                <w:rPr>
                  <w:rFonts w:ascii="Times New Roman" w:hAnsi="Times New Roman" w:cs="Times New Roman"/>
                  <w:b/>
                  <w:noProof/>
                  <w:webHidden/>
                  <w:sz w:val="26"/>
                  <w:szCs w:val="26"/>
                </w:rPr>
              </w:rPrChange>
            </w:rPr>
          </w:r>
          <w:r w:rsidRPr="0058434B">
            <w:rPr>
              <w:rFonts w:ascii="Times New Roman" w:hAnsi="Times New Roman" w:cs="Times New Roman"/>
              <w:b/>
              <w:noProof/>
              <w:webHidden/>
              <w:sz w:val="26"/>
              <w:szCs w:val="26"/>
              <w:rPrChange w:id="651" w:author="Vo Cuong" w:date="2020-04-01T21:33:00Z">
                <w:rPr>
                  <w:noProof/>
                  <w:webHidden/>
                </w:rPr>
              </w:rPrChange>
            </w:rPr>
            <w:fldChar w:fldCharType="separate"/>
          </w:r>
          <w:ins w:id="652" w:author="Vo Cuong" w:date="2020-04-04T15:30:00Z">
            <w:r w:rsidR="00611150">
              <w:rPr>
                <w:rFonts w:ascii="Times New Roman" w:hAnsi="Times New Roman" w:cs="Times New Roman"/>
                <w:b/>
                <w:noProof/>
                <w:webHidden/>
                <w:sz w:val="26"/>
                <w:szCs w:val="26"/>
              </w:rPr>
              <w:t>50</w:t>
            </w:r>
          </w:ins>
          <w:ins w:id="653" w:author="Vo Cuong" w:date="2020-04-01T21:32:00Z">
            <w:r w:rsidRPr="0058434B">
              <w:rPr>
                <w:rFonts w:ascii="Times New Roman" w:hAnsi="Times New Roman" w:cs="Times New Roman"/>
                <w:b/>
                <w:noProof/>
                <w:webHidden/>
                <w:sz w:val="26"/>
                <w:szCs w:val="26"/>
                <w:rPrChange w:id="654" w:author="Vo Cuong" w:date="2020-04-01T21:33:00Z">
                  <w:rPr>
                    <w:noProof/>
                    <w:webHidden/>
                  </w:rPr>
                </w:rPrChange>
              </w:rPr>
              <w:fldChar w:fldCharType="end"/>
            </w:r>
            <w:r w:rsidRPr="0058434B">
              <w:rPr>
                <w:rStyle w:val="Hyperlink"/>
                <w:rFonts w:ascii="Times New Roman" w:hAnsi="Times New Roman" w:cs="Times New Roman"/>
                <w:b/>
                <w:noProof/>
                <w:sz w:val="26"/>
                <w:szCs w:val="26"/>
                <w:rPrChange w:id="655" w:author="Vo Cuong" w:date="2020-04-01T21:33:00Z">
                  <w:rPr>
                    <w:rStyle w:val="Hyperlink"/>
                    <w:noProof/>
                  </w:rPr>
                </w:rPrChange>
              </w:rPr>
              <w:fldChar w:fldCharType="end"/>
            </w:r>
          </w:ins>
        </w:p>
        <w:p w:rsidR="0058434B" w:rsidRPr="0058434B" w:rsidRDefault="0058434B">
          <w:pPr>
            <w:pStyle w:val="TOC3"/>
            <w:tabs>
              <w:tab w:val="left" w:pos="880"/>
              <w:tab w:val="right" w:leader="dot" w:pos="9064"/>
            </w:tabs>
            <w:rPr>
              <w:ins w:id="656" w:author="Vo Cuong" w:date="2020-04-01T21:32:00Z"/>
              <w:rFonts w:ascii="Times New Roman" w:eastAsiaTheme="minorEastAsia" w:hAnsi="Times New Roman" w:cs="Times New Roman"/>
              <w:b/>
              <w:noProof/>
              <w:sz w:val="26"/>
              <w:szCs w:val="26"/>
              <w:rPrChange w:id="657" w:author="Vo Cuong" w:date="2020-04-01T21:33:00Z">
                <w:rPr>
                  <w:ins w:id="658" w:author="Vo Cuong" w:date="2020-04-01T21:32:00Z"/>
                  <w:rFonts w:eastAsiaTheme="minorEastAsia"/>
                  <w:noProof/>
                </w:rPr>
              </w:rPrChange>
            </w:rPr>
          </w:pPr>
          <w:ins w:id="659" w:author="Vo Cuong" w:date="2020-04-01T21:32:00Z">
            <w:r w:rsidRPr="0058434B">
              <w:rPr>
                <w:rStyle w:val="Hyperlink"/>
                <w:rFonts w:ascii="Times New Roman" w:hAnsi="Times New Roman" w:cs="Times New Roman"/>
                <w:b/>
                <w:noProof/>
                <w:sz w:val="26"/>
                <w:szCs w:val="26"/>
                <w:rPrChange w:id="660" w:author="Vo Cuong" w:date="2020-04-01T21:33:00Z">
                  <w:rPr>
                    <w:rStyle w:val="Hyperlink"/>
                    <w:noProof/>
                  </w:rPr>
                </w:rPrChange>
              </w:rPr>
              <w:fldChar w:fldCharType="begin"/>
            </w:r>
            <w:r w:rsidRPr="0058434B">
              <w:rPr>
                <w:rStyle w:val="Hyperlink"/>
                <w:rFonts w:ascii="Times New Roman" w:hAnsi="Times New Roman" w:cs="Times New Roman"/>
                <w:b/>
                <w:noProof/>
                <w:sz w:val="26"/>
                <w:szCs w:val="26"/>
                <w:rPrChange w:id="661" w:author="Vo Cuong" w:date="2020-04-01T21:33:00Z">
                  <w:rPr>
                    <w:rStyle w:val="Hyperlink"/>
                    <w:noProof/>
                  </w:rPr>
                </w:rPrChange>
              </w:rPr>
              <w:instrText xml:space="preserve"> </w:instrText>
            </w:r>
            <w:r w:rsidRPr="0058434B">
              <w:rPr>
                <w:rFonts w:ascii="Times New Roman" w:hAnsi="Times New Roman" w:cs="Times New Roman"/>
                <w:b/>
                <w:noProof/>
                <w:sz w:val="26"/>
                <w:szCs w:val="26"/>
                <w:rPrChange w:id="662" w:author="Vo Cuong" w:date="2020-04-01T21:33:00Z">
                  <w:rPr>
                    <w:noProof/>
                  </w:rPr>
                </w:rPrChange>
              </w:rPr>
              <w:instrText>HYPERLINK \l "_Toc36669311"</w:instrText>
            </w:r>
            <w:r w:rsidRPr="0058434B">
              <w:rPr>
                <w:rStyle w:val="Hyperlink"/>
                <w:rFonts w:ascii="Times New Roman" w:hAnsi="Times New Roman" w:cs="Times New Roman"/>
                <w:b/>
                <w:noProof/>
                <w:sz w:val="26"/>
                <w:szCs w:val="26"/>
                <w:rPrChange w:id="663" w:author="Vo Cuong" w:date="2020-04-01T21:33:00Z">
                  <w:rPr>
                    <w:rStyle w:val="Hyperlink"/>
                    <w:noProof/>
                  </w:rPr>
                </w:rPrChange>
              </w:rPr>
              <w:instrText xml:space="preserve"> </w:instrText>
            </w:r>
            <w:r w:rsidRPr="0058434B">
              <w:rPr>
                <w:rStyle w:val="Hyperlink"/>
                <w:rFonts w:ascii="Times New Roman" w:hAnsi="Times New Roman" w:cs="Times New Roman"/>
                <w:b/>
                <w:noProof/>
                <w:sz w:val="26"/>
                <w:szCs w:val="26"/>
                <w:rPrChange w:id="664" w:author="Vo Cuong" w:date="2020-04-01T21:33:00Z">
                  <w:rPr>
                    <w:rStyle w:val="Hyperlink"/>
                    <w:noProof/>
                  </w:rPr>
                </w:rPrChange>
              </w:rPr>
              <w:fldChar w:fldCharType="separate"/>
            </w:r>
            <w:r w:rsidRPr="0058434B">
              <w:rPr>
                <w:rStyle w:val="Hyperlink"/>
                <w:rFonts w:ascii="Times New Roman" w:hAnsi="Times New Roman" w:cs="Times New Roman"/>
                <w:b/>
                <w:noProof/>
                <w:sz w:val="26"/>
                <w:szCs w:val="26"/>
                <w:rPrChange w:id="665" w:author="Vo Cuong" w:date="2020-04-01T21:33:00Z">
                  <w:rPr>
                    <w:rStyle w:val="Hyperlink"/>
                    <w:noProof/>
                  </w:rPr>
                </w:rPrChange>
              </w:rPr>
              <w:t>3.</w:t>
            </w:r>
            <w:r w:rsidRPr="0058434B">
              <w:rPr>
                <w:rFonts w:ascii="Times New Roman" w:eastAsiaTheme="minorEastAsia" w:hAnsi="Times New Roman" w:cs="Times New Roman"/>
                <w:b/>
                <w:noProof/>
                <w:sz w:val="26"/>
                <w:szCs w:val="26"/>
                <w:rPrChange w:id="666" w:author="Vo Cuong" w:date="2020-04-01T21:33:00Z">
                  <w:rPr>
                    <w:rFonts w:eastAsiaTheme="minorEastAsia"/>
                    <w:noProof/>
                  </w:rPr>
                </w:rPrChange>
              </w:rPr>
              <w:tab/>
            </w:r>
            <w:r w:rsidRPr="0058434B">
              <w:rPr>
                <w:rStyle w:val="Hyperlink"/>
                <w:rFonts w:ascii="Times New Roman" w:hAnsi="Times New Roman" w:cs="Times New Roman"/>
                <w:b/>
                <w:noProof/>
                <w:sz w:val="26"/>
                <w:szCs w:val="26"/>
                <w:rPrChange w:id="667" w:author="Vo Cuong" w:date="2020-04-01T21:33:00Z">
                  <w:rPr>
                    <w:rStyle w:val="Hyperlink"/>
                    <w:noProof/>
                  </w:rPr>
                </w:rPrChange>
              </w:rPr>
              <w:t>Màn hình đổi mật khẩu</w:t>
            </w:r>
            <w:r w:rsidRPr="0058434B">
              <w:rPr>
                <w:rFonts w:ascii="Times New Roman" w:hAnsi="Times New Roman" w:cs="Times New Roman"/>
                <w:b/>
                <w:noProof/>
                <w:webHidden/>
                <w:sz w:val="26"/>
                <w:szCs w:val="26"/>
                <w:rPrChange w:id="668" w:author="Vo Cuong" w:date="2020-04-01T21:33:00Z">
                  <w:rPr>
                    <w:noProof/>
                    <w:webHidden/>
                  </w:rPr>
                </w:rPrChange>
              </w:rPr>
              <w:tab/>
            </w:r>
            <w:r w:rsidRPr="0058434B">
              <w:rPr>
                <w:rFonts w:ascii="Times New Roman" w:hAnsi="Times New Roman" w:cs="Times New Roman"/>
                <w:b/>
                <w:noProof/>
                <w:webHidden/>
                <w:sz w:val="26"/>
                <w:szCs w:val="26"/>
                <w:rPrChange w:id="669" w:author="Vo Cuong" w:date="2020-04-01T21:33:00Z">
                  <w:rPr>
                    <w:noProof/>
                    <w:webHidden/>
                  </w:rPr>
                </w:rPrChange>
              </w:rPr>
              <w:fldChar w:fldCharType="begin"/>
            </w:r>
            <w:r w:rsidRPr="0058434B">
              <w:rPr>
                <w:rFonts w:ascii="Times New Roman" w:hAnsi="Times New Roman" w:cs="Times New Roman"/>
                <w:b/>
                <w:noProof/>
                <w:webHidden/>
                <w:sz w:val="26"/>
                <w:szCs w:val="26"/>
                <w:rPrChange w:id="670" w:author="Vo Cuong" w:date="2020-04-01T21:33:00Z">
                  <w:rPr>
                    <w:noProof/>
                    <w:webHidden/>
                  </w:rPr>
                </w:rPrChange>
              </w:rPr>
              <w:instrText xml:space="preserve"> PAGEREF _Toc36669311 \h </w:instrText>
            </w:r>
          </w:ins>
          <w:r w:rsidRPr="0058434B">
            <w:rPr>
              <w:rFonts w:ascii="Times New Roman" w:hAnsi="Times New Roman" w:cs="Times New Roman"/>
              <w:b/>
              <w:noProof/>
              <w:webHidden/>
              <w:sz w:val="26"/>
              <w:szCs w:val="26"/>
              <w:rPrChange w:id="671" w:author="Vo Cuong" w:date="2020-04-01T21:33:00Z">
                <w:rPr>
                  <w:rFonts w:ascii="Times New Roman" w:hAnsi="Times New Roman" w:cs="Times New Roman"/>
                  <w:b/>
                  <w:noProof/>
                  <w:webHidden/>
                  <w:sz w:val="26"/>
                  <w:szCs w:val="26"/>
                </w:rPr>
              </w:rPrChange>
            </w:rPr>
          </w:r>
          <w:r w:rsidRPr="0058434B">
            <w:rPr>
              <w:rFonts w:ascii="Times New Roman" w:hAnsi="Times New Roman" w:cs="Times New Roman"/>
              <w:b/>
              <w:noProof/>
              <w:webHidden/>
              <w:sz w:val="26"/>
              <w:szCs w:val="26"/>
              <w:rPrChange w:id="672" w:author="Vo Cuong" w:date="2020-04-01T21:33:00Z">
                <w:rPr>
                  <w:noProof/>
                  <w:webHidden/>
                </w:rPr>
              </w:rPrChange>
            </w:rPr>
            <w:fldChar w:fldCharType="separate"/>
          </w:r>
          <w:ins w:id="673" w:author="Vo Cuong" w:date="2020-04-04T15:30:00Z">
            <w:r w:rsidR="00611150">
              <w:rPr>
                <w:rFonts w:ascii="Times New Roman" w:hAnsi="Times New Roman" w:cs="Times New Roman"/>
                <w:b/>
                <w:noProof/>
                <w:webHidden/>
                <w:sz w:val="26"/>
                <w:szCs w:val="26"/>
              </w:rPr>
              <w:t>51</w:t>
            </w:r>
          </w:ins>
          <w:ins w:id="674" w:author="Vo Cuong" w:date="2020-04-01T21:32:00Z">
            <w:r w:rsidRPr="0058434B">
              <w:rPr>
                <w:rFonts w:ascii="Times New Roman" w:hAnsi="Times New Roman" w:cs="Times New Roman"/>
                <w:b/>
                <w:noProof/>
                <w:webHidden/>
                <w:sz w:val="26"/>
                <w:szCs w:val="26"/>
                <w:rPrChange w:id="675" w:author="Vo Cuong" w:date="2020-04-01T21:33:00Z">
                  <w:rPr>
                    <w:noProof/>
                    <w:webHidden/>
                  </w:rPr>
                </w:rPrChange>
              </w:rPr>
              <w:fldChar w:fldCharType="end"/>
            </w:r>
            <w:r w:rsidRPr="0058434B">
              <w:rPr>
                <w:rStyle w:val="Hyperlink"/>
                <w:rFonts w:ascii="Times New Roman" w:hAnsi="Times New Roman" w:cs="Times New Roman"/>
                <w:b/>
                <w:noProof/>
                <w:sz w:val="26"/>
                <w:szCs w:val="26"/>
                <w:rPrChange w:id="676" w:author="Vo Cuong" w:date="2020-04-01T21:33:00Z">
                  <w:rPr>
                    <w:rStyle w:val="Hyperlink"/>
                    <w:noProof/>
                  </w:rPr>
                </w:rPrChange>
              </w:rPr>
              <w:fldChar w:fldCharType="end"/>
            </w:r>
          </w:ins>
        </w:p>
        <w:p w:rsidR="0058434B" w:rsidRPr="0058434B" w:rsidRDefault="0058434B">
          <w:pPr>
            <w:pStyle w:val="TOC3"/>
            <w:tabs>
              <w:tab w:val="left" w:pos="880"/>
              <w:tab w:val="right" w:leader="dot" w:pos="9064"/>
            </w:tabs>
            <w:rPr>
              <w:ins w:id="677" w:author="Vo Cuong" w:date="2020-04-01T21:32:00Z"/>
              <w:rFonts w:ascii="Times New Roman" w:eastAsiaTheme="minorEastAsia" w:hAnsi="Times New Roman" w:cs="Times New Roman"/>
              <w:b/>
              <w:noProof/>
              <w:sz w:val="26"/>
              <w:szCs w:val="26"/>
              <w:rPrChange w:id="678" w:author="Vo Cuong" w:date="2020-04-01T21:33:00Z">
                <w:rPr>
                  <w:ins w:id="679" w:author="Vo Cuong" w:date="2020-04-01T21:32:00Z"/>
                  <w:rFonts w:eastAsiaTheme="minorEastAsia"/>
                  <w:noProof/>
                </w:rPr>
              </w:rPrChange>
            </w:rPr>
          </w:pPr>
          <w:ins w:id="680" w:author="Vo Cuong" w:date="2020-04-01T21:32:00Z">
            <w:r w:rsidRPr="0058434B">
              <w:rPr>
                <w:rStyle w:val="Hyperlink"/>
                <w:rFonts w:ascii="Times New Roman" w:hAnsi="Times New Roman" w:cs="Times New Roman"/>
                <w:b/>
                <w:noProof/>
                <w:sz w:val="26"/>
                <w:szCs w:val="26"/>
                <w:rPrChange w:id="681" w:author="Vo Cuong" w:date="2020-04-01T21:33:00Z">
                  <w:rPr>
                    <w:rStyle w:val="Hyperlink"/>
                    <w:noProof/>
                  </w:rPr>
                </w:rPrChange>
              </w:rPr>
              <w:fldChar w:fldCharType="begin"/>
            </w:r>
            <w:r w:rsidRPr="0058434B">
              <w:rPr>
                <w:rStyle w:val="Hyperlink"/>
                <w:rFonts w:ascii="Times New Roman" w:hAnsi="Times New Roman" w:cs="Times New Roman"/>
                <w:b/>
                <w:noProof/>
                <w:sz w:val="26"/>
                <w:szCs w:val="26"/>
                <w:rPrChange w:id="682" w:author="Vo Cuong" w:date="2020-04-01T21:33:00Z">
                  <w:rPr>
                    <w:rStyle w:val="Hyperlink"/>
                    <w:noProof/>
                  </w:rPr>
                </w:rPrChange>
              </w:rPr>
              <w:instrText xml:space="preserve"> </w:instrText>
            </w:r>
            <w:r w:rsidRPr="0058434B">
              <w:rPr>
                <w:rFonts w:ascii="Times New Roman" w:hAnsi="Times New Roman" w:cs="Times New Roman"/>
                <w:b/>
                <w:noProof/>
                <w:sz w:val="26"/>
                <w:szCs w:val="26"/>
                <w:rPrChange w:id="683" w:author="Vo Cuong" w:date="2020-04-01T21:33:00Z">
                  <w:rPr>
                    <w:noProof/>
                  </w:rPr>
                </w:rPrChange>
              </w:rPr>
              <w:instrText>HYPERLINK \l "_Toc36669312"</w:instrText>
            </w:r>
            <w:r w:rsidRPr="0058434B">
              <w:rPr>
                <w:rStyle w:val="Hyperlink"/>
                <w:rFonts w:ascii="Times New Roman" w:hAnsi="Times New Roman" w:cs="Times New Roman"/>
                <w:b/>
                <w:noProof/>
                <w:sz w:val="26"/>
                <w:szCs w:val="26"/>
                <w:rPrChange w:id="684" w:author="Vo Cuong" w:date="2020-04-01T21:33:00Z">
                  <w:rPr>
                    <w:rStyle w:val="Hyperlink"/>
                    <w:noProof/>
                  </w:rPr>
                </w:rPrChange>
              </w:rPr>
              <w:instrText xml:space="preserve"> </w:instrText>
            </w:r>
            <w:r w:rsidRPr="0058434B">
              <w:rPr>
                <w:rStyle w:val="Hyperlink"/>
                <w:rFonts w:ascii="Times New Roman" w:hAnsi="Times New Roman" w:cs="Times New Roman"/>
                <w:b/>
                <w:noProof/>
                <w:sz w:val="26"/>
                <w:szCs w:val="26"/>
                <w:rPrChange w:id="685" w:author="Vo Cuong" w:date="2020-04-01T21:33:00Z">
                  <w:rPr>
                    <w:rStyle w:val="Hyperlink"/>
                    <w:noProof/>
                  </w:rPr>
                </w:rPrChange>
              </w:rPr>
              <w:fldChar w:fldCharType="separate"/>
            </w:r>
            <w:r w:rsidRPr="0058434B">
              <w:rPr>
                <w:rStyle w:val="Hyperlink"/>
                <w:rFonts w:ascii="Times New Roman" w:hAnsi="Times New Roman" w:cs="Times New Roman"/>
                <w:b/>
                <w:noProof/>
                <w:sz w:val="26"/>
                <w:szCs w:val="26"/>
                <w:rPrChange w:id="686" w:author="Vo Cuong" w:date="2020-04-01T21:33:00Z">
                  <w:rPr>
                    <w:rStyle w:val="Hyperlink"/>
                    <w:noProof/>
                  </w:rPr>
                </w:rPrChange>
              </w:rPr>
              <w:t>4.</w:t>
            </w:r>
            <w:r w:rsidRPr="0058434B">
              <w:rPr>
                <w:rFonts w:ascii="Times New Roman" w:eastAsiaTheme="minorEastAsia" w:hAnsi="Times New Roman" w:cs="Times New Roman"/>
                <w:b/>
                <w:noProof/>
                <w:sz w:val="26"/>
                <w:szCs w:val="26"/>
                <w:rPrChange w:id="687" w:author="Vo Cuong" w:date="2020-04-01T21:33:00Z">
                  <w:rPr>
                    <w:rFonts w:eastAsiaTheme="minorEastAsia"/>
                    <w:noProof/>
                  </w:rPr>
                </w:rPrChange>
              </w:rPr>
              <w:tab/>
            </w:r>
            <w:r w:rsidRPr="0058434B">
              <w:rPr>
                <w:rStyle w:val="Hyperlink"/>
                <w:rFonts w:ascii="Times New Roman" w:hAnsi="Times New Roman" w:cs="Times New Roman"/>
                <w:b/>
                <w:noProof/>
                <w:sz w:val="26"/>
                <w:szCs w:val="26"/>
                <w:rPrChange w:id="688" w:author="Vo Cuong" w:date="2020-04-01T21:33:00Z">
                  <w:rPr>
                    <w:rStyle w:val="Hyperlink"/>
                    <w:noProof/>
                  </w:rPr>
                </w:rPrChange>
              </w:rPr>
              <w:t>Màn hình danh sách nhiệm vụ</w:t>
            </w:r>
            <w:r w:rsidRPr="0058434B">
              <w:rPr>
                <w:rFonts w:ascii="Times New Roman" w:hAnsi="Times New Roman" w:cs="Times New Roman"/>
                <w:b/>
                <w:noProof/>
                <w:webHidden/>
                <w:sz w:val="26"/>
                <w:szCs w:val="26"/>
                <w:rPrChange w:id="689" w:author="Vo Cuong" w:date="2020-04-01T21:33:00Z">
                  <w:rPr>
                    <w:noProof/>
                    <w:webHidden/>
                  </w:rPr>
                </w:rPrChange>
              </w:rPr>
              <w:tab/>
            </w:r>
            <w:r w:rsidRPr="0058434B">
              <w:rPr>
                <w:rFonts w:ascii="Times New Roman" w:hAnsi="Times New Roman" w:cs="Times New Roman"/>
                <w:b/>
                <w:noProof/>
                <w:webHidden/>
                <w:sz w:val="26"/>
                <w:szCs w:val="26"/>
                <w:rPrChange w:id="690" w:author="Vo Cuong" w:date="2020-04-01T21:33:00Z">
                  <w:rPr>
                    <w:noProof/>
                    <w:webHidden/>
                  </w:rPr>
                </w:rPrChange>
              </w:rPr>
              <w:fldChar w:fldCharType="begin"/>
            </w:r>
            <w:r w:rsidRPr="0058434B">
              <w:rPr>
                <w:rFonts w:ascii="Times New Roman" w:hAnsi="Times New Roman" w:cs="Times New Roman"/>
                <w:b/>
                <w:noProof/>
                <w:webHidden/>
                <w:sz w:val="26"/>
                <w:szCs w:val="26"/>
                <w:rPrChange w:id="691" w:author="Vo Cuong" w:date="2020-04-01T21:33:00Z">
                  <w:rPr>
                    <w:noProof/>
                    <w:webHidden/>
                  </w:rPr>
                </w:rPrChange>
              </w:rPr>
              <w:instrText xml:space="preserve"> PAGEREF _Toc36669312 \h </w:instrText>
            </w:r>
          </w:ins>
          <w:r w:rsidRPr="0058434B">
            <w:rPr>
              <w:rFonts w:ascii="Times New Roman" w:hAnsi="Times New Roman" w:cs="Times New Roman"/>
              <w:b/>
              <w:noProof/>
              <w:webHidden/>
              <w:sz w:val="26"/>
              <w:szCs w:val="26"/>
              <w:rPrChange w:id="692" w:author="Vo Cuong" w:date="2020-04-01T21:33:00Z">
                <w:rPr>
                  <w:rFonts w:ascii="Times New Roman" w:hAnsi="Times New Roman" w:cs="Times New Roman"/>
                  <w:b/>
                  <w:noProof/>
                  <w:webHidden/>
                  <w:sz w:val="26"/>
                  <w:szCs w:val="26"/>
                </w:rPr>
              </w:rPrChange>
            </w:rPr>
          </w:r>
          <w:r w:rsidRPr="0058434B">
            <w:rPr>
              <w:rFonts w:ascii="Times New Roman" w:hAnsi="Times New Roman" w:cs="Times New Roman"/>
              <w:b/>
              <w:noProof/>
              <w:webHidden/>
              <w:sz w:val="26"/>
              <w:szCs w:val="26"/>
              <w:rPrChange w:id="693" w:author="Vo Cuong" w:date="2020-04-01T21:33:00Z">
                <w:rPr>
                  <w:noProof/>
                  <w:webHidden/>
                </w:rPr>
              </w:rPrChange>
            </w:rPr>
            <w:fldChar w:fldCharType="separate"/>
          </w:r>
          <w:ins w:id="694" w:author="Vo Cuong" w:date="2020-04-04T15:30:00Z">
            <w:r w:rsidR="00611150">
              <w:rPr>
                <w:rFonts w:ascii="Times New Roman" w:hAnsi="Times New Roman" w:cs="Times New Roman"/>
                <w:b/>
                <w:noProof/>
                <w:webHidden/>
                <w:sz w:val="26"/>
                <w:szCs w:val="26"/>
              </w:rPr>
              <w:t>52</w:t>
            </w:r>
          </w:ins>
          <w:ins w:id="695" w:author="Vo Cuong" w:date="2020-04-01T21:32:00Z">
            <w:r w:rsidRPr="0058434B">
              <w:rPr>
                <w:rFonts w:ascii="Times New Roman" w:hAnsi="Times New Roman" w:cs="Times New Roman"/>
                <w:b/>
                <w:noProof/>
                <w:webHidden/>
                <w:sz w:val="26"/>
                <w:szCs w:val="26"/>
                <w:rPrChange w:id="696" w:author="Vo Cuong" w:date="2020-04-01T21:33:00Z">
                  <w:rPr>
                    <w:noProof/>
                    <w:webHidden/>
                  </w:rPr>
                </w:rPrChange>
              </w:rPr>
              <w:fldChar w:fldCharType="end"/>
            </w:r>
            <w:r w:rsidRPr="0058434B">
              <w:rPr>
                <w:rStyle w:val="Hyperlink"/>
                <w:rFonts w:ascii="Times New Roman" w:hAnsi="Times New Roman" w:cs="Times New Roman"/>
                <w:b/>
                <w:noProof/>
                <w:sz w:val="26"/>
                <w:szCs w:val="26"/>
                <w:rPrChange w:id="697" w:author="Vo Cuong" w:date="2020-04-01T21:33:00Z">
                  <w:rPr>
                    <w:rStyle w:val="Hyperlink"/>
                    <w:noProof/>
                  </w:rPr>
                </w:rPrChange>
              </w:rPr>
              <w:fldChar w:fldCharType="end"/>
            </w:r>
          </w:ins>
        </w:p>
        <w:p w:rsidR="0058434B" w:rsidRPr="0058434B" w:rsidRDefault="0058434B">
          <w:pPr>
            <w:pStyle w:val="TOC3"/>
            <w:tabs>
              <w:tab w:val="left" w:pos="880"/>
              <w:tab w:val="right" w:leader="dot" w:pos="9064"/>
            </w:tabs>
            <w:rPr>
              <w:ins w:id="698" w:author="Vo Cuong" w:date="2020-04-01T21:32:00Z"/>
              <w:rFonts w:ascii="Times New Roman" w:eastAsiaTheme="minorEastAsia" w:hAnsi="Times New Roman" w:cs="Times New Roman"/>
              <w:b/>
              <w:noProof/>
              <w:sz w:val="26"/>
              <w:szCs w:val="26"/>
              <w:rPrChange w:id="699" w:author="Vo Cuong" w:date="2020-04-01T21:33:00Z">
                <w:rPr>
                  <w:ins w:id="700" w:author="Vo Cuong" w:date="2020-04-01T21:32:00Z"/>
                  <w:rFonts w:eastAsiaTheme="minorEastAsia"/>
                  <w:noProof/>
                </w:rPr>
              </w:rPrChange>
            </w:rPr>
          </w:pPr>
          <w:ins w:id="701" w:author="Vo Cuong" w:date="2020-04-01T21:32:00Z">
            <w:r w:rsidRPr="0058434B">
              <w:rPr>
                <w:rStyle w:val="Hyperlink"/>
                <w:rFonts w:ascii="Times New Roman" w:hAnsi="Times New Roman" w:cs="Times New Roman"/>
                <w:b/>
                <w:noProof/>
                <w:sz w:val="26"/>
                <w:szCs w:val="26"/>
                <w:rPrChange w:id="702" w:author="Vo Cuong" w:date="2020-04-01T21:33:00Z">
                  <w:rPr>
                    <w:rStyle w:val="Hyperlink"/>
                    <w:noProof/>
                  </w:rPr>
                </w:rPrChange>
              </w:rPr>
              <w:lastRenderedPageBreak/>
              <w:fldChar w:fldCharType="begin"/>
            </w:r>
            <w:r w:rsidRPr="0058434B">
              <w:rPr>
                <w:rStyle w:val="Hyperlink"/>
                <w:rFonts w:ascii="Times New Roman" w:hAnsi="Times New Roman" w:cs="Times New Roman"/>
                <w:b/>
                <w:noProof/>
                <w:sz w:val="26"/>
                <w:szCs w:val="26"/>
                <w:rPrChange w:id="703" w:author="Vo Cuong" w:date="2020-04-01T21:33:00Z">
                  <w:rPr>
                    <w:rStyle w:val="Hyperlink"/>
                    <w:noProof/>
                  </w:rPr>
                </w:rPrChange>
              </w:rPr>
              <w:instrText xml:space="preserve"> </w:instrText>
            </w:r>
            <w:r w:rsidRPr="0058434B">
              <w:rPr>
                <w:rFonts w:ascii="Times New Roman" w:hAnsi="Times New Roman" w:cs="Times New Roman"/>
                <w:b/>
                <w:noProof/>
                <w:sz w:val="26"/>
                <w:szCs w:val="26"/>
                <w:rPrChange w:id="704" w:author="Vo Cuong" w:date="2020-04-01T21:33:00Z">
                  <w:rPr>
                    <w:noProof/>
                  </w:rPr>
                </w:rPrChange>
              </w:rPr>
              <w:instrText>HYPERLINK \l "_Toc36669313"</w:instrText>
            </w:r>
            <w:r w:rsidRPr="0058434B">
              <w:rPr>
                <w:rStyle w:val="Hyperlink"/>
                <w:rFonts w:ascii="Times New Roman" w:hAnsi="Times New Roman" w:cs="Times New Roman"/>
                <w:b/>
                <w:noProof/>
                <w:sz w:val="26"/>
                <w:szCs w:val="26"/>
                <w:rPrChange w:id="705" w:author="Vo Cuong" w:date="2020-04-01T21:33:00Z">
                  <w:rPr>
                    <w:rStyle w:val="Hyperlink"/>
                    <w:noProof/>
                  </w:rPr>
                </w:rPrChange>
              </w:rPr>
              <w:instrText xml:space="preserve"> </w:instrText>
            </w:r>
            <w:r w:rsidRPr="0058434B">
              <w:rPr>
                <w:rStyle w:val="Hyperlink"/>
                <w:rFonts w:ascii="Times New Roman" w:hAnsi="Times New Roman" w:cs="Times New Roman"/>
                <w:b/>
                <w:noProof/>
                <w:sz w:val="26"/>
                <w:szCs w:val="26"/>
                <w:rPrChange w:id="706" w:author="Vo Cuong" w:date="2020-04-01T21:33:00Z">
                  <w:rPr>
                    <w:rStyle w:val="Hyperlink"/>
                    <w:noProof/>
                  </w:rPr>
                </w:rPrChange>
              </w:rPr>
              <w:fldChar w:fldCharType="separate"/>
            </w:r>
            <w:r w:rsidRPr="0058434B">
              <w:rPr>
                <w:rStyle w:val="Hyperlink"/>
                <w:rFonts w:ascii="Times New Roman" w:hAnsi="Times New Roman" w:cs="Times New Roman"/>
                <w:b/>
                <w:noProof/>
                <w:sz w:val="26"/>
                <w:szCs w:val="26"/>
                <w:rPrChange w:id="707" w:author="Vo Cuong" w:date="2020-04-01T21:33:00Z">
                  <w:rPr>
                    <w:rStyle w:val="Hyperlink"/>
                    <w:noProof/>
                  </w:rPr>
                </w:rPrChange>
              </w:rPr>
              <w:t>5.</w:t>
            </w:r>
            <w:r w:rsidRPr="0058434B">
              <w:rPr>
                <w:rFonts w:ascii="Times New Roman" w:eastAsiaTheme="minorEastAsia" w:hAnsi="Times New Roman" w:cs="Times New Roman"/>
                <w:b/>
                <w:noProof/>
                <w:sz w:val="26"/>
                <w:szCs w:val="26"/>
                <w:rPrChange w:id="708" w:author="Vo Cuong" w:date="2020-04-01T21:33:00Z">
                  <w:rPr>
                    <w:rFonts w:eastAsiaTheme="minorEastAsia"/>
                    <w:noProof/>
                  </w:rPr>
                </w:rPrChange>
              </w:rPr>
              <w:tab/>
            </w:r>
            <w:r w:rsidRPr="0058434B">
              <w:rPr>
                <w:rStyle w:val="Hyperlink"/>
                <w:rFonts w:ascii="Times New Roman" w:hAnsi="Times New Roman" w:cs="Times New Roman"/>
                <w:b/>
                <w:noProof/>
                <w:sz w:val="26"/>
                <w:szCs w:val="26"/>
                <w:rPrChange w:id="709" w:author="Vo Cuong" w:date="2020-04-01T21:33:00Z">
                  <w:rPr>
                    <w:rStyle w:val="Hyperlink"/>
                    <w:noProof/>
                  </w:rPr>
                </w:rPrChange>
              </w:rPr>
              <w:t>Màn hình chi tiết nhiệm vụ</w:t>
            </w:r>
            <w:r w:rsidRPr="0058434B">
              <w:rPr>
                <w:rFonts w:ascii="Times New Roman" w:hAnsi="Times New Roman" w:cs="Times New Roman"/>
                <w:b/>
                <w:noProof/>
                <w:webHidden/>
                <w:sz w:val="26"/>
                <w:szCs w:val="26"/>
                <w:rPrChange w:id="710" w:author="Vo Cuong" w:date="2020-04-01T21:33:00Z">
                  <w:rPr>
                    <w:noProof/>
                    <w:webHidden/>
                  </w:rPr>
                </w:rPrChange>
              </w:rPr>
              <w:tab/>
            </w:r>
            <w:r w:rsidRPr="0058434B">
              <w:rPr>
                <w:rFonts w:ascii="Times New Roman" w:hAnsi="Times New Roman" w:cs="Times New Roman"/>
                <w:b/>
                <w:noProof/>
                <w:webHidden/>
                <w:sz w:val="26"/>
                <w:szCs w:val="26"/>
                <w:rPrChange w:id="711" w:author="Vo Cuong" w:date="2020-04-01T21:33:00Z">
                  <w:rPr>
                    <w:noProof/>
                    <w:webHidden/>
                  </w:rPr>
                </w:rPrChange>
              </w:rPr>
              <w:fldChar w:fldCharType="begin"/>
            </w:r>
            <w:r w:rsidRPr="0058434B">
              <w:rPr>
                <w:rFonts w:ascii="Times New Roman" w:hAnsi="Times New Roman" w:cs="Times New Roman"/>
                <w:b/>
                <w:noProof/>
                <w:webHidden/>
                <w:sz w:val="26"/>
                <w:szCs w:val="26"/>
                <w:rPrChange w:id="712" w:author="Vo Cuong" w:date="2020-04-01T21:33:00Z">
                  <w:rPr>
                    <w:noProof/>
                    <w:webHidden/>
                  </w:rPr>
                </w:rPrChange>
              </w:rPr>
              <w:instrText xml:space="preserve"> PAGEREF _Toc36669313 \h </w:instrText>
            </w:r>
          </w:ins>
          <w:r w:rsidRPr="0058434B">
            <w:rPr>
              <w:rFonts w:ascii="Times New Roman" w:hAnsi="Times New Roman" w:cs="Times New Roman"/>
              <w:b/>
              <w:noProof/>
              <w:webHidden/>
              <w:sz w:val="26"/>
              <w:szCs w:val="26"/>
              <w:rPrChange w:id="713" w:author="Vo Cuong" w:date="2020-04-01T21:33:00Z">
                <w:rPr>
                  <w:rFonts w:ascii="Times New Roman" w:hAnsi="Times New Roman" w:cs="Times New Roman"/>
                  <w:b/>
                  <w:noProof/>
                  <w:webHidden/>
                  <w:sz w:val="26"/>
                  <w:szCs w:val="26"/>
                </w:rPr>
              </w:rPrChange>
            </w:rPr>
          </w:r>
          <w:r w:rsidRPr="0058434B">
            <w:rPr>
              <w:rFonts w:ascii="Times New Roman" w:hAnsi="Times New Roman" w:cs="Times New Roman"/>
              <w:b/>
              <w:noProof/>
              <w:webHidden/>
              <w:sz w:val="26"/>
              <w:szCs w:val="26"/>
              <w:rPrChange w:id="714" w:author="Vo Cuong" w:date="2020-04-01T21:33:00Z">
                <w:rPr>
                  <w:noProof/>
                  <w:webHidden/>
                </w:rPr>
              </w:rPrChange>
            </w:rPr>
            <w:fldChar w:fldCharType="separate"/>
          </w:r>
          <w:ins w:id="715" w:author="Vo Cuong" w:date="2020-04-04T15:30:00Z">
            <w:r w:rsidR="00611150">
              <w:rPr>
                <w:rFonts w:ascii="Times New Roman" w:hAnsi="Times New Roman" w:cs="Times New Roman"/>
                <w:b/>
                <w:noProof/>
                <w:webHidden/>
                <w:sz w:val="26"/>
                <w:szCs w:val="26"/>
              </w:rPr>
              <w:t>53</w:t>
            </w:r>
          </w:ins>
          <w:ins w:id="716" w:author="Vo Cuong" w:date="2020-04-01T21:32:00Z">
            <w:r w:rsidRPr="0058434B">
              <w:rPr>
                <w:rFonts w:ascii="Times New Roman" w:hAnsi="Times New Roman" w:cs="Times New Roman"/>
                <w:b/>
                <w:noProof/>
                <w:webHidden/>
                <w:sz w:val="26"/>
                <w:szCs w:val="26"/>
                <w:rPrChange w:id="717" w:author="Vo Cuong" w:date="2020-04-01T21:33:00Z">
                  <w:rPr>
                    <w:noProof/>
                    <w:webHidden/>
                  </w:rPr>
                </w:rPrChange>
              </w:rPr>
              <w:fldChar w:fldCharType="end"/>
            </w:r>
            <w:r w:rsidRPr="0058434B">
              <w:rPr>
                <w:rStyle w:val="Hyperlink"/>
                <w:rFonts w:ascii="Times New Roman" w:hAnsi="Times New Roman" w:cs="Times New Roman"/>
                <w:b/>
                <w:noProof/>
                <w:sz w:val="26"/>
                <w:szCs w:val="26"/>
                <w:rPrChange w:id="718" w:author="Vo Cuong" w:date="2020-04-01T21:33:00Z">
                  <w:rPr>
                    <w:rStyle w:val="Hyperlink"/>
                    <w:noProof/>
                  </w:rPr>
                </w:rPrChange>
              </w:rPr>
              <w:fldChar w:fldCharType="end"/>
            </w:r>
          </w:ins>
        </w:p>
        <w:p w:rsidR="0058434B" w:rsidRPr="0058434B" w:rsidRDefault="0058434B">
          <w:pPr>
            <w:pStyle w:val="TOC3"/>
            <w:tabs>
              <w:tab w:val="left" w:pos="880"/>
              <w:tab w:val="right" w:leader="dot" w:pos="9064"/>
            </w:tabs>
            <w:rPr>
              <w:ins w:id="719" w:author="Vo Cuong" w:date="2020-04-01T21:32:00Z"/>
              <w:rFonts w:ascii="Times New Roman" w:eastAsiaTheme="minorEastAsia" w:hAnsi="Times New Roman" w:cs="Times New Roman"/>
              <w:b/>
              <w:noProof/>
              <w:sz w:val="26"/>
              <w:szCs w:val="26"/>
              <w:rPrChange w:id="720" w:author="Vo Cuong" w:date="2020-04-01T21:33:00Z">
                <w:rPr>
                  <w:ins w:id="721" w:author="Vo Cuong" w:date="2020-04-01T21:32:00Z"/>
                  <w:rFonts w:eastAsiaTheme="minorEastAsia"/>
                  <w:noProof/>
                </w:rPr>
              </w:rPrChange>
            </w:rPr>
          </w:pPr>
          <w:ins w:id="722" w:author="Vo Cuong" w:date="2020-04-01T21:32:00Z">
            <w:r w:rsidRPr="0058434B">
              <w:rPr>
                <w:rStyle w:val="Hyperlink"/>
                <w:rFonts w:ascii="Times New Roman" w:hAnsi="Times New Roman" w:cs="Times New Roman"/>
                <w:b/>
                <w:noProof/>
                <w:sz w:val="26"/>
                <w:szCs w:val="26"/>
                <w:rPrChange w:id="723" w:author="Vo Cuong" w:date="2020-04-01T21:33:00Z">
                  <w:rPr>
                    <w:rStyle w:val="Hyperlink"/>
                    <w:noProof/>
                  </w:rPr>
                </w:rPrChange>
              </w:rPr>
              <w:fldChar w:fldCharType="begin"/>
            </w:r>
            <w:r w:rsidRPr="0058434B">
              <w:rPr>
                <w:rStyle w:val="Hyperlink"/>
                <w:rFonts w:ascii="Times New Roman" w:hAnsi="Times New Roman" w:cs="Times New Roman"/>
                <w:b/>
                <w:noProof/>
                <w:sz w:val="26"/>
                <w:szCs w:val="26"/>
                <w:rPrChange w:id="724" w:author="Vo Cuong" w:date="2020-04-01T21:33:00Z">
                  <w:rPr>
                    <w:rStyle w:val="Hyperlink"/>
                    <w:noProof/>
                  </w:rPr>
                </w:rPrChange>
              </w:rPr>
              <w:instrText xml:space="preserve"> </w:instrText>
            </w:r>
            <w:r w:rsidRPr="0058434B">
              <w:rPr>
                <w:rFonts w:ascii="Times New Roman" w:hAnsi="Times New Roman" w:cs="Times New Roman"/>
                <w:b/>
                <w:noProof/>
                <w:sz w:val="26"/>
                <w:szCs w:val="26"/>
                <w:rPrChange w:id="725" w:author="Vo Cuong" w:date="2020-04-01T21:33:00Z">
                  <w:rPr>
                    <w:noProof/>
                  </w:rPr>
                </w:rPrChange>
              </w:rPr>
              <w:instrText>HYPERLINK \l "_Toc36669314"</w:instrText>
            </w:r>
            <w:r w:rsidRPr="0058434B">
              <w:rPr>
                <w:rStyle w:val="Hyperlink"/>
                <w:rFonts w:ascii="Times New Roman" w:hAnsi="Times New Roman" w:cs="Times New Roman"/>
                <w:b/>
                <w:noProof/>
                <w:sz w:val="26"/>
                <w:szCs w:val="26"/>
                <w:rPrChange w:id="726" w:author="Vo Cuong" w:date="2020-04-01T21:33:00Z">
                  <w:rPr>
                    <w:rStyle w:val="Hyperlink"/>
                    <w:noProof/>
                  </w:rPr>
                </w:rPrChange>
              </w:rPr>
              <w:instrText xml:space="preserve"> </w:instrText>
            </w:r>
            <w:r w:rsidRPr="0058434B">
              <w:rPr>
                <w:rStyle w:val="Hyperlink"/>
                <w:rFonts w:ascii="Times New Roman" w:hAnsi="Times New Roman" w:cs="Times New Roman"/>
                <w:b/>
                <w:noProof/>
                <w:sz w:val="26"/>
                <w:szCs w:val="26"/>
                <w:rPrChange w:id="727" w:author="Vo Cuong" w:date="2020-04-01T21:33:00Z">
                  <w:rPr>
                    <w:rStyle w:val="Hyperlink"/>
                    <w:noProof/>
                  </w:rPr>
                </w:rPrChange>
              </w:rPr>
              <w:fldChar w:fldCharType="separate"/>
            </w:r>
            <w:r w:rsidRPr="0058434B">
              <w:rPr>
                <w:rStyle w:val="Hyperlink"/>
                <w:rFonts w:ascii="Times New Roman" w:hAnsi="Times New Roman" w:cs="Times New Roman"/>
                <w:b/>
                <w:noProof/>
                <w:sz w:val="26"/>
                <w:szCs w:val="26"/>
                <w:rPrChange w:id="728" w:author="Vo Cuong" w:date="2020-04-01T21:33:00Z">
                  <w:rPr>
                    <w:rStyle w:val="Hyperlink"/>
                    <w:noProof/>
                  </w:rPr>
                </w:rPrChange>
              </w:rPr>
              <w:t>6.</w:t>
            </w:r>
            <w:r w:rsidRPr="0058434B">
              <w:rPr>
                <w:rFonts w:ascii="Times New Roman" w:eastAsiaTheme="minorEastAsia" w:hAnsi="Times New Roman" w:cs="Times New Roman"/>
                <w:b/>
                <w:noProof/>
                <w:sz w:val="26"/>
                <w:szCs w:val="26"/>
                <w:rPrChange w:id="729" w:author="Vo Cuong" w:date="2020-04-01T21:33:00Z">
                  <w:rPr>
                    <w:rFonts w:eastAsiaTheme="minorEastAsia"/>
                    <w:noProof/>
                  </w:rPr>
                </w:rPrChange>
              </w:rPr>
              <w:tab/>
            </w:r>
            <w:r w:rsidRPr="0058434B">
              <w:rPr>
                <w:rStyle w:val="Hyperlink"/>
                <w:rFonts w:ascii="Times New Roman" w:hAnsi="Times New Roman" w:cs="Times New Roman"/>
                <w:b/>
                <w:noProof/>
                <w:sz w:val="26"/>
                <w:szCs w:val="26"/>
                <w:rPrChange w:id="730" w:author="Vo Cuong" w:date="2020-04-01T21:33:00Z">
                  <w:rPr>
                    <w:rStyle w:val="Hyperlink"/>
                    <w:noProof/>
                  </w:rPr>
                </w:rPrChange>
              </w:rPr>
              <w:t>Màn hình nhiệm vụ đang làm</w:t>
            </w:r>
            <w:r w:rsidRPr="0058434B">
              <w:rPr>
                <w:rFonts w:ascii="Times New Roman" w:hAnsi="Times New Roman" w:cs="Times New Roman"/>
                <w:b/>
                <w:noProof/>
                <w:webHidden/>
                <w:sz w:val="26"/>
                <w:szCs w:val="26"/>
                <w:rPrChange w:id="731" w:author="Vo Cuong" w:date="2020-04-01T21:33:00Z">
                  <w:rPr>
                    <w:noProof/>
                    <w:webHidden/>
                  </w:rPr>
                </w:rPrChange>
              </w:rPr>
              <w:tab/>
            </w:r>
            <w:r w:rsidRPr="0058434B">
              <w:rPr>
                <w:rFonts w:ascii="Times New Roman" w:hAnsi="Times New Roman" w:cs="Times New Roman"/>
                <w:b/>
                <w:noProof/>
                <w:webHidden/>
                <w:sz w:val="26"/>
                <w:szCs w:val="26"/>
                <w:rPrChange w:id="732" w:author="Vo Cuong" w:date="2020-04-01T21:33:00Z">
                  <w:rPr>
                    <w:noProof/>
                    <w:webHidden/>
                  </w:rPr>
                </w:rPrChange>
              </w:rPr>
              <w:fldChar w:fldCharType="begin"/>
            </w:r>
            <w:r w:rsidRPr="0058434B">
              <w:rPr>
                <w:rFonts w:ascii="Times New Roman" w:hAnsi="Times New Roman" w:cs="Times New Roman"/>
                <w:b/>
                <w:noProof/>
                <w:webHidden/>
                <w:sz w:val="26"/>
                <w:szCs w:val="26"/>
                <w:rPrChange w:id="733" w:author="Vo Cuong" w:date="2020-04-01T21:33:00Z">
                  <w:rPr>
                    <w:noProof/>
                    <w:webHidden/>
                  </w:rPr>
                </w:rPrChange>
              </w:rPr>
              <w:instrText xml:space="preserve"> PAGEREF _Toc36669314 \h </w:instrText>
            </w:r>
          </w:ins>
          <w:r w:rsidRPr="0058434B">
            <w:rPr>
              <w:rFonts w:ascii="Times New Roman" w:hAnsi="Times New Roman" w:cs="Times New Roman"/>
              <w:b/>
              <w:noProof/>
              <w:webHidden/>
              <w:sz w:val="26"/>
              <w:szCs w:val="26"/>
              <w:rPrChange w:id="734" w:author="Vo Cuong" w:date="2020-04-01T21:33:00Z">
                <w:rPr>
                  <w:rFonts w:ascii="Times New Roman" w:hAnsi="Times New Roman" w:cs="Times New Roman"/>
                  <w:b/>
                  <w:noProof/>
                  <w:webHidden/>
                  <w:sz w:val="26"/>
                  <w:szCs w:val="26"/>
                </w:rPr>
              </w:rPrChange>
            </w:rPr>
          </w:r>
          <w:r w:rsidRPr="0058434B">
            <w:rPr>
              <w:rFonts w:ascii="Times New Roman" w:hAnsi="Times New Roman" w:cs="Times New Roman"/>
              <w:b/>
              <w:noProof/>
              <w:webHidden/>
              <w:sz w:val="26"/>
              <w:szCs w:val="26"/>
              <w:rPrChange w:id="735" w:author="Vo Cuong" w:date="2020-04-01T21:33:00Z">
                <w:rPr>
                  <w:noProof/>
                  <w:webHidden/>
                </w:rPr>
              </w:rPrChange>
            </w:rPr>
            <w:fldChar w:fldCharType="separate"/>
          </w:r>
          <w:ins w:id="736" w:author="Vo Cuong" w:date="2020-04-04T15:30:00Z">
            <w:r w:rsidR="00611150">
              <w:rPr>
                <w:rFonts w:ascii="Times New Roman" w:hAnsi="Times New Roman" w:cs="Times New Roman"/>
                <w:b/>
                <w:noProof/>
                <w:webHidden/>
                <w:sz w:val="26"/>
                <w:szCs w:val="26"/>
              </w:rPr>
              <w:t>53</w:t>
            </w:r>
          </w:ins>
          <w:ins w:id="737" w:author="Vo Cuong" w:date="2020-04-01T21:32:00Z">
            <w:r w:rsidRPr="0058434B">
              <w:rPr>
                <w:rFonts w:ascii="Times New Roman" w:hAnsi="Times New Roman" w:cs="Times New Roman"/>
                <w:b/>
                <w:noProof/>
                <w:webHidden/>
                <w:sz w:val="26"/>
                <w:szCs w:val="26"/>
                <w:rPrChange w:id="738" w:author="Vo Cuong" w:date="2020-04-01T21:33:00Z">
                  <w:rPr>
                    <w:noProof/>
                    <w:webHidden/>
                  </w:rPr>
                </w:rPrChange>
              </w:rPr>
              <w:fldChar w:fldCharType="end"/>
            </w:r>
            <w:r w:rsidRPr="0058434B">
              <w:rPr>
                <w:rStyle w:val="Hyperlink"/>
                <w:rFonts w:ascii="Times New Roman" w:hAnsi="Times New Roman" w:cs="Times New Roman"/>
                <w:b/>
                <w:noProof/>
                <w:sz w:val="26"/>
                <w:szCs w:val="26"/>
                <w:rPrChange w:id="739" w:author="Vo Cuong" w:date="2020-04-01T21:33:00Z">
                  <w:rPr>
                    <w:rStyle w:val="Hyperlink"/>
                    <w:noProof/>
                  </w:rPr>
                </w:rPrChange>
              </w:rPr>
              <w:fldChar w:fldCharType="end"/>
            </w:r>
          </w:ins>
        </w:p>
        <w:p w:rsidR="0058434B" w:rsidRPr="0058434B" w:rsidRDefault="0058434B">
          <w:pPr>
            <w:pStyle w:val="TOC3"/>
            <w:tabs>
              <w:tab w:val="left" w:pos="880"/>
              <w:tab w:val="right" w:leader="dot" w:pos="9064"/>
            </w:tabs>
            <w:rPr>
              <w:ins w:id="740" w:author="Vo Cuong" w:date="2020-04-01T21:32:00Z"/>
              <w:rFonts w:ascii="Times New Roman" w:eastAsiaTheme="minorEastAsia" w:hAnsi="Times New Roman" w:cs="Times New Roman"/>
              <w:b/>
              <w:noProof/>
              <w:sz w:val="26"/>
              <w:szCs w:val="26"/>
              <w:rPrChange w:id="741" w:author="Vo Cuong" w:date="2020-04-01T21:33:00Z">
                <w:rPr>
                  <w:ins w:id="742" w:author="Vo Cuong" w:date="2020-04-01T21:32:00Z"/>
                  <w:rFonts w:eastAsiaTheme="minorEastAsia"/>
                  <w:noProof/>
                </w:rPr>
              </w:rPrChange>
            </w:rPr>
          </w:pPr>
          <w:ins w:id="743" w:author="Vo Cuong" w:date="2020-04-01T21:32:00Z">
            <w:r w:rsidRPr="0058434B">
              <w:rPr>
                <w:rStyle w:val="Hyperlink"/>
                <w:rFonts w:ascii="Times New Roman" w:hAnsi="Times New Roman" w:cs="Times New Roman"/>
                <w:b/>
                <w:noProof/>
                <w:sz w:val="26"/>
                <w:szCs w:val="26"/>
                <w:rPrChange w:id="744" w:author="Vo Cuong" w:date="2020-04-01T21:33:00Z">
                  <w:rPr>
                    <w:rStyle w:val="Hyperlink"/>
                    <w:noProof/>
                  </w:rPr>
                </w:rPrChange>
              </w:rPr>
              <w:fldChar w:fldCharType="begin"/>
            </w:r>
            <w:r w:rsidRPr="0058434B">
              <w:rPr>
                <w:rStyle w:val="Hyperlink"/>
                <w:rFonts w:ascii="Times New Roman" w:hAnsi="Times New Roman" w:cs="Times New Roman"/>
                <w:b/>
                <w:noProof/>
                <w:sz w:val="26"/>
                <w:szCs w:val="26"/>
                <w:rPrChange w:id="745" w:author="Vo Cuong" w:date="2020-04-01T21:33:00Z">
                  <w:rPr>
                    <w:rStyle w:val="Hyperlink"/>
                    <w:noProof/>
                  </w:rPr>
                </w:rPrChange>
              </w:rPr>
              <w:instrText xml:space="preserve"> </w:instrText>
            </w:r>
            <w:r w:rsidRPr="0058434B">
              <w:rPr>
                <w:rFonts w:ascii="Times New Roman" w:hAnsi="Times New Roman" w:cs="Times New Roman"/>
                <w:b/>
                <w:noProof/>
                <w:sz w:val="26"/>
                <w:szCs w:val="26"/>
                <w:rPrChange w:id="746" w:author="Vo Cuong" w:date="2020-04-01T21:33:00Z">
                  <w:rPr>
                    <w:noProof/>
                  </w:rPr>
                </w:rPrChange>
              </w:rPr>
              <w:instrText>HYPERLINK \l "_Toc36669315"</w:instrText>
            </w:r>
            <w:r w:rsidRPr="0058434B">
              <w:rPr>
                <w:rStyle w:val="Hyperlink"/>
                <w:rFonts w:ascii="Times New Roman" w:hAnsi="Times New Roman" w:cs="Times New Roman"/>
                <w:b/>
                <w:noProof/>
                <w:sz w:val="26"/>
                <w:szCs w:val="26"/>
                <w:rPrChange w:id="747" w:author="Vo Cuong" w:date="2020-04-01T21:33:00Z">
                  <w:rPr>
                    <w:rStyle w:val="Hyperlink"/>
                    <w:noProof/>
                  </w:rPr>
                </w:rPrChange>
              </w:rPr>
              <w:instrText xml:space="preserve"> </w:instrText>
            </w:r>
            <w:r w:rsidRPr="0058434B">
              <w:rPr>
                <w:rStyle w:val="Hyperlink"/>
                <w:rFonts w:ascii="Times New Roman" w:hAnsi="Times New Roman" w:cs="Times New Roman"/>
                <w:b/>
                <w:noProof/>
                <w:sz w:val="26"/>
                <w:szCs w:val="26"/>
                <w:rPrChange w:id="748" w:author="Vo Cuong" w:date="2020-04-01T21:33:00Z">
                  <w:rPr>
                    <w:rStyle w:val="Hyperlink"/>
                    <w:noProof/>
                  </w:rPr>
                </w:rPrChange>
              </w:rPr>
              <w:fldChar w:fldCharType="separate"/>
            </w:r>
            <w:r w:rsidRPr="0058434B">
              <w:rPr>
                <w:rStyle w:val="Hyperlink"/>
                <w:rFonts w:ascii="Times New Roman" w:hAnsi="Times New Roman" w:cs="Times New Roman"/>
                <w:b/>
                <w:noProof/>
                <w:sz w:val="26"/>
                <w:szCs w:val="26"/>
                <w:rPrChange w:id="749" w:author="Vo Cuong" w:date="2020-04-01T21:33:00Z">
                  <w:rPr>
                    <w:rStyle w:val="Hyperlink"/>
                    <w:noProof/>
                  </w:rPr>
                </w:rPrChange>
              </w:rPr>
              <w:t>7.</w:t>
            </w:r>
            <w:r w:rsidRPr="0058434B">
              <w:rPr>
                <w:rFonts w:ascii="Times New Roman" w:eastAsiaTheme="minorEastAsia" w:hAnsi="Times New Roman" w:cs="Times New Roman"/>
                <w:b/>
                <w:noProof/>
                <w:sz w:val="26"/>
                <w:szCs w:val="26"/>
                <w:rPrChange w:id="750" w:author="Vo Cuong" w:date="2020-04-01T21:33:00Z">
                  <w:rPr>
                    <w:rFonts w:eastAsiaTheme="minorEastAsia"/>
                    <w:noProof/>
                  </w:rPr>
                </w:rPrChange>
              </w:rPr>
              <w:tab/>
            </w:r>
            <w:r w:rsidRPr="0058434B">
              <w:rPr>
                <w:rStyle w:val="Hyperlink"/>
                <w:rFonts w:ascii="Times New Roman" w:hAnsi="Times New Roman" w:cs="Times New Roman"/>
                <w:b/>
                <w:noProof/>
                <w:sz w:val="26"/>
                <w:szCs w:val="26"/>
                <w:rPrChange w:id="751" w:author="Vo Cuong" w:date="2020-04-01T21:33:00Z">
                  <w:rPr>
                    <w:rStyle w:val="Hyperlink"/>
                    <w:noProof/>
                  </w:rPr>
                </w:rPrChange>
              </w:rPr>
              <w:t>Màn hình nhiệm vụ hoàn thành</w:t>
            </w:r>
            <w:r w:rsidRPr="0058434B">
              <w:rPr>
                <w:rFonts w:ascii="Times New Roman" w:hAnsi="Times New Roman" w:cs="Times New Roman"/>
                <w:b/>
                <w:noProof/>
                <w:webHidden/>
                <w:sz w:val="26"/>
                <w:szCs w:val="26"/>
                <w:rPrChange w:id="752" w:author="Vo Cuong" w:date="2020-04-01T21:33:00Z">
                  <w:rPr>
                    <w:noProof/>
                    <w:webHidden/>
                  </w:rPr>
                </w:rPrChange>
              </w:rPr>
              <w:tab/>
            </w:r>
            <w:r w:rsidRPr="0058434B">
              <w:rPr>
                <w:rFonts w:ascii="Times New Roman" w:hAnsi="Times New Roman" w:cs="Times New Roman"/>
                <w:b/>
                <w:noProof/>
                <w:webHidden/>
                <w:sz w:val="26"/>
                <w:szCs w:val="26"/>
                <w:rPrChange w:id="753" w:author="Vo Cuong" w:date="2020-04-01T21:33:00Z">
                  <w:rPr>
                    <w:noProof/>
                    <w:webHidden/>
                  </w:rPr>
                </w:rPrChange>
              </w:rPr>
              <w:fldChar w:fldCharType="begin"/>
            </w:r>
            <w:r w:rsidRPr="0058434B">
              <w:rPr>
                <w:rFonts w:ascii="Times New Roman" w:hAnsi="Times New Roman" w:cs="Times New Roman"/>
                <w:b/>
                <w:noProof/>
                <w:webHidden/>
                <w:sz w:val="26"/>
                <w:szCs w:val="26"/>
                <w:rPrChange w:id="754" w:author="Vo Cuong" w:date="2020-04-01T21:33:00Z">
                  <w:rPr>
                    <w:noProof/>
                    <w:webHidden/>
                  </w:rPr>
                </w:rPrChange>
              </w:rPr>
              <w:instrText xml:space="preserve"> PAGEREF _Toc36669315 \h </w:instrText>
            </w:r>
          </w:ins>
          <w:r w:rsidRPr="0058434B">
            <w:rPr>
              <w:rFonts w:ascii="Times New Roman" w:hAnsi="Times New Roman" w:cs="Times New Roman"/>
              <w:b/>
              <w:noProof/>
              <w:webHidden/>
              <w:sz w:val="26"/>
              <w:szCs w:val="26"/>
              <w:rPrChange w:id="755" w:author="Vo Cuong" w:date="2020-04-01T21:33:00Z">
                <w:rPr>
                  <w:rFonts w:ascii="Times New Roman" w:hAnsi="Times New Roman" w:cs="Times New Roman"/>
                  <w:b/>
                  <w:noProof/>
                  <w:webHidden/>
                  <w:sz w:val="26"/>
                  <w:szCs w:val="26"/>
                </w:rPr>
              </w:rPrChange>
            </w:rPr>
          </w:r>
          <w:r w:rsidRPr="0058434B">
            <w:rPr>
              <w:rFonts w:ascii="Times New Roman" w:hAnsi="Times New Roman" w:cs="Times New Roman"/>
              <w:b/>
              <w:noProof/>
              <w:webHidden/>
              <w:sz w:val="26"/>
              <w:szCs w:val="26"/>
              <w:rPrChange w:id="756" w:author="Vo Cuong" w:date="2020-04-01T21:33:00Z">
                <w:rPr>
                  <w:noProof/>
                  <w:webHidden/>
                </w:rPr>
              </w:rPrChange>
            </w:rPr>
            <w:fldChar w:fldCharType="separate"/>
          </w:r>
          <w:ins w:id="757" w:author="Vo Cuong" w:date="2020-04-04T15:30:00Z">
            <w:r w:rsidR="00611150">
              <w:rPr>
                <w:rFonts w:ascii="Times New Roman" w:hAnsi="Times New Roman" w:cs="Times New Roman"/>
                <w:b/>
                <w:noProof/>
                <w:webHidden/>
                <w:sz w:val="26"/>
                <w:szCs w:val="26"/>
              </w:rPr>
              <w:t>54</w:t>
            </w:r>
          </w:ins>
          <w:ins w:id="758" w:author="Vo Cuong" w:date="2020-04-01T21:32:00Z">
            <w:r w:rsidRPr="0058434B">
              <w:rPr>
                <w:rFonts w:ascii="Times New Roman" w:hAnsi="Times New Roman" w:cs="Times New Roman"/>
                <w:b/>
                <w:noProof/>
                <w:webHidden/>
                <w:sz w:val="26"/>
                <w:szCs w:val="26"/>
                <w:rPrChange w:id="759" w:author="Vo Cuong" w:date="2020-04-01T21:33:00Z">
                  <w:rPr>
                    <w:noProof/>
                    <w:webHidden/>
                  </w:rPr>
                </w:rPrChange>
              </w:rPr>
              <w:fldChar w:fldCharType="end"/>
            </w:r>
            <w:r w:rsidRPr="0058434B">
              <w:rPr>
                <w:rStyle w:val="Hyperlink"/>
                <w:rFonts w:ascii="Times New Roman" w:hAnsi="Times New Roman" w:cs="Times New Roman"/>
                <w:b/>
                <w:noProof/>
                <w:sz w:val="26"/>
                <w:szCs w:val="26"/>
                <w:rPrChange w:id="760" w:author="Vo Cuong" w:date="2020-04-01T21:33:00Z">
                  <w:rPr>
                    <w:rStyle w:val="Hyperlink"/>
                    <w:noProof/>
                  </w:rPr>
                </w:rPrChange>
              </w:rPr>
              <w:fldChar w:fldCharType="end"/>
            </w:r>
          </w:ins>
        </w:p>
        <w:p w:rsidR="0058434B" w:rsidRPr="0058434B" w:rsidRDefault="0058434B">
          <w:pPr>
            <w:pStyle w:val="TOC3"/>
            <w:tabs>
              <w:tab w:val="left" w:pos="880"/>
              <w:tab w:val="right" w:leader="dot" w:pos="9064"/>
            </w:tabs>
            <w:rPr>
              <w:ins w:id="761" w:author="Vo Cuong" w:date="2020-04-01T21:32:00Z"/>
              <w:rFonts w:ascii="Times New Roman" w:eastAsiaTheme="minorEastAsia" w:hAnsi="Times New Roman" w:cs="Times New Roman"/>
              <w:b/>
              <w:noProof/>
              <w:sz w:val="26"/>
              <w:szCs w:val="26"/>
              <w:rPrChange w:id="762" w:author="Vo Cuong" w:date="2020-04-01T21:33:00Z">
                <w:rPr>
                  <w:ins w:id="763" w:author="Vo Cuong" w:date="2020-04-01T21:32:00Z"/>
                  <w:rFonts w:eastAsiaTheme="minorEastAsia"/>
                  <w:noProof/>
                </w:rPr>
              </w:rPrChange>
            </w:rPr>
          </w:pPr>
          <w:ins w:id="764" w:author="Vo Cuong" w:date="2020-04-01T21:32:00Z">
            <w:r w:rsidRPr="0058434B">
              <w:rPr>
                <w:rStyle w:val="Hyperlink"/>
                <w:rFonts w:ascii="Times New Roman" w:hAnsi="Times New Roman" w:cs="Times New Roman"/>
                <w:b/>
                <w:noProof/>
                <w:sz w:val="26"/>
                <w:szCs w:val="26"/>
                <w:rPrChange w:id="765" w:author="Vo Cuong" w:date="2020-04-01T21:33:00Z">
                  <w:rPr>
                    <w:rStyle w:val="Hyperlink"/>
                    <w:noProof/>
                  </w:rPr>
                </w:rPrChange>
              </w:rPr>
              <w:fldChar w:fldCharType="begin"/>
            </w:r>
            <w:r w:rsidRPr="0058434B">
              <w:rPr>
                <w:rStyle w:val="Hyperlink"/>
                <w:rFonts w:ascii="Times New Roman" w:hAnsi="Times New Roman" w:cs="Times New Roman"/>
                <w:b/>
                <w:noProof/>
                <w:sz w:val="26"/>
                <w:szCs w:val="26"/>
                <w:rPrChange w:id="766" w:author="Vo Cuong" w:date="2020-04-01T21:33:00Z">
                  <w:rPr>
                    <w:rStyle w:val="Hyperlink"/>
                    <w:noProof/>
                  </w:rPr>
                </w:rPrChange>
              </w:rPr>
              <w:instrText xml:space="preserve"> </w:instrText>
            </w:r>
            <w:r w:rsidRPr="0058434B">
              <w:rPr>
                <w:rFonts w:ascii="Times New Roman" w:hAnsi="Times New Roman" w:cs="Times New Roman"/>
                <w:b/>
                <w:noProof/>
                <w:sz w:val="26"/>
                <w:szCs w:val="26"/>
                <w:rPrChange w:id="767" w:author="Vo Cuong" w:date="2020-04-01T21:33:00Z">
                  <w:rPr>
                    <w:noProof/>
                  </w:rPr>
                </w:rPrChange>
              </w:rPr>
              <w:instrText>HYPERLINK \l "_Toc36669316"</w:instrText>
            </w:r>
            <w:r w:rsidRPr="0058434B">
              <w:rPr>
                <w:rStyle w:val="Hyperlink"/>
                <w:rFonts w:ascii="Times New Roman" w:hAnsi="Times New Roman" w:cs="Times New Roman"/>
                <w:b/>
                <w:noProof/>
                <w:sz w:val="26"/>
                <w:szCs w:val="26"/>
                <w:rPrChange w:id="768" w:author="Vo Cuong" w:date="2020-04-01T21:33:00Z">
                  <w:rPr>
                    <w:rStyle w:val="Hyperlink"/>
                    <w:noProof/>
                  </w:rPr>
                </w:rPrChange>
              </w:rPr>
              <w:instrText xml:space="preserve"> </w:instrText>
            </w:r>
            <w:r w:rsidRPr="0058434B">
              <w:rPr>
                <w:rStyle w:val="Hyperlink"/>
                <w:rFonts w:ascii="Times New Roman" w:hAnsi="Times New Roman" w:cs="Times New Roman"/>
                <w:b/>
                <w:noProof/>
                <w:sz w:val="26"/>
                <w:szCs w:val="26"/>
                <w:rPrChange w:id="769" w:author="Vo Cuong" w:date="2020-04-01T21:33:00Z">
                  <w:rPr>
                    <w:rStyle w:val="Hyperlink"/>
                    <w:noProof/>
                  </w:rPr>
                </w:rPrChange>
              </w:rPr>
              <w:fldChar w:fldCharType="separate"/>
            </w:r>
            <w:r w:rsidRPr="0058434B">
              <w:rPr>
                <w:rStyle w:val="Hyperlink"/>
                <w:rFonts w:ascii="Times New Roman" w:hAnsi="Times New Roman" w:cs="Times New Roman"/>
                <w:b/>
                <w:noProof/>
                <w:sz w:val="26"/>
                <w:szCs w:val="26"/>
                <w:rPrChange w:id="770" w:author="Vo Cuong" w:date="2020-04-01T21:33:00Z">
                  <w:rPr>
                    <w:rStyle w:val="Hyperlink"/>
                    <w:noProof/>
                  </w:rPr>
                </w:rPrChange>
              </w:rPr>
              <w:t>8.</w:t>
            </w:r>
            <w:r w:rsidRPr="0058434B">
              <w:rPr>
                <w:rFonts w:ascii="Times New Roman" w:eastAsiaTheme="minorEastAsia" w:hAnsi="Times New Roman" w:cs="Times New Roman"/>
                <w:b/>
                <w:noProof/>
                <w:sz w:val="26"/>
                <w:szCs w:val="26"/>
                <w:rPrChange w:id="771" w:author="Vo Cuong" w:date="2020-04-01T21:33:00Z">
                  <w:rPr>
                    <w:rFonts w:eastAsiaTheme="minorEastAsia"/>
                    <w:noProof/>
                  </w:rPr>
                </w:rPrChange>
              </w:rPr>
              <w:tab/>
            </w:r>
            <w:r w:rsidRPr="0058434B">
              <w:rPr>
                <w:rStyle w:val="Hyperlink"/>
                <w:rFonts w:ascii="Times New Roman" w:hAnsi="Times New Roman" w:cs="Times New Roman"/>
                <w:b/>
                <w:noProof/>
                <w:sz w:val="26"/>
                <w:szCs w:val="26"/>
                <w:rPrChange w:id="772" w:author="Vo Cuong" w:date="2020-04-01T21:33:00Z">
                  <w:rPr>
                    <w:rStyle w:val="Hyperlink"/>
                    <w:noProof/>
                  </w:rPr>
                </w:rPrChange>
              </w:rPr>
              <w:t>Màn hình thống kê</w:t>
            </w:r>
            <w:r w:rsidRPr="0058434B">
              <w:rPr>
                <w:rFonts w:ascii="Times New Roman" w:hAnsi="Times New Roman" w:cs="Times New Roman"/>
                <w:b/>
                <w:noProof/>
                <w:webHidden/>
                <w:sz w:val="26"/>
                <w:szCs w:val="26"/>
                <w:rPrChange w:id="773" w:author="Vo Cuong" w:date="2020-04-01T21:33:00Z">
                  <w:rPr>
                    <w:noProof/>
                    <w:webHidden/>
                  </w:rPr>
                </w:rPrChange>
              </w:rPr>
              <w:tab/>
            </w:r>
            <w:r w:rsidRPr="0058434B">
              <w:rPr>
                <w:rFonts w:ascii="Times New Roman" w:hAnsi="Times New Roman" w:cs="Times New Roman"/>
                <w:b/>
                <w:noProof/>
                <w:webHidden/>
                <w:sz w:val="26"/>
                <w:szCs w:val="26"/>
                <w:rPrChange w:id="774" w:author="Vo Cuong" w:date="2020-04-01T21:33:00Z">
                  <w:rPr>
                    <w:noProof/>
                    <w:webHidden/>
                  </w:rPr>
                </w:rPrChange>
              </w:rPr>
              <w:fldChar w:fldCharType="begin"/>
            </w:r>
            <w:r w:rsidRPr="0058434B">
              <w:rPr>
                <w:rFonts w:ascii="Times New Roman" w:hAnsi="Times New Roman" w:cs="Times New Roman"/>
                <w:b/>
                <w:noProof/>
                <w:webHidden/>
                <w:sz w:val="26"/>
                <w:szCs w:val="26"/>
                <w:rPrChange w:id="775" w:author="Vo Cuong" w:date="2020-04-01T21:33:00Z">
                  <w:rPr>
                    <w:noProof/>
                    <w:webHidden/>
                  </w:rPr>
                </w:rPrChange>
              </w:rPr>
              <w:instrText xml:space="preserve"> PAGEREF _Toc36669316 \h </w:instrText>
            </w:r>
          </w:ins>
          <w:r w:rsidRPr="0058434B">
            <w:rPr>
              <w:rFonts w:ascii="Times New Roman" w:hAnsi="Times New Roman" w:cs="Times New Roman"/>
              <w:b/>
              <w:noProof/>
              <w:webHidden/>
              <w:sz w:val="26"/>
              <w:szCs w:val="26"/>
              <w:rPrChange w:id="776" w:author="Vo Cuong" w:date="2020-04-01T21:33:00Z">
                <w:rPr>
                  <w:rFonts w:ascii="Times New Roman" w:hAnsi="Times New Roman" w:cs="Times New Roman"/>
                  <w:b/>
                  <w:noProof/>
                  <w:webHidden/>
                  <w:sz w:val="26"/>
                  <w:szCs w:val="26"/>
                </w:rPr>
              </w:rPrChange>
            </w:rPr>
          </w:r>
          <w:r w:rsidRPr="0058434B">
            <w:rPr>
              <w:rFonts w:ascii="Times New Roman" w:hAnsi="Times New Roman" w:cs="Times New Roman"/>
              <w:b/>
              <w:noProof/>
              <w:webHidden/>
              <w:sz w:val="26"/>
              <w:szCs w:val="26"/>
              <w:rPrChange w:id="777" w:author="Vo Cuong" w:date="2020-04-01T21:33:00Z">
                <w:rPr>
                  <w:noProof/>
                  <w:webHidden/>
                </w:rPr>
              </w:rPrChange>
            </w:rPr>
            <w:fldChar w:fldCharType="separate"/>
          </w:r>
          <w:ins w:id="778" w:author="Vo Cuong" w:date="2020-04-04T15:30:00Z">
            <w:r w:rsidR="00611150">
              <w:rPr>
                <w:rFonts w:ascii="Times New Roman" w:hAnsi="Times New Roman" w:cs="Times New Roman"/>
                <w:b/>
                <w:noProof/>
                <w:webHidden/>
                <w:sz w:val="26"/>
                <w:szCs w:val="26"/>
              </w:rPr>
              <w:t>54</w:t>
            </w:r>
          </w:ins>
          <w:ins w:id="779" w:author="Vo Cuong" w:date="2020-04-01T21:32:00Z">
            <w:r w:rsidRPr="0058434B">
              <w:rPr>
                <w:rFonts w:ascii="Times New Roman" w:hAnsi="Times New Roman" w:cs="Times New Roman"/>
                <w:b/>
                <w:noProof/>
                <w:webHidden/>
                <w:sz w:val="26"/>
                <w:szCs w:val="26"/>
                <w:rPrChange w:id="780" w:author="Vo Cuong" w:date="2020-04-01T21:33:00Z">
                  <w:rPr>
                    <w:noProof/>
                    <w:webHidden/>
                  </w:rPr>
                </w:rPrChange>
              </w:rPr>
              <w:fldChar w:fldCharType="end"/>
            </w:r>
            <w:r w:rsidRPr="0058434B">
              <w:rPr>
                <w:rStyle w:val="Hyperlink"/>
                <w:rFonts w:ascii="Times New Roman" w:hAnsi="Times New Roman" w:cs="Times New Roman"/>
                <w:b/>
                <w:noProof/>
                <w:sz w:val="26"/>
                <w:szCs w:val="26"/>
                <w:rPrChange w:id="781" w:author="Vo Cuong" w:date="2020-04-01T21:33:00Z">
                  <w:rPr>
                    <w:rStyle w:val="Hyperlink"/>
                    <w:noProof/>
                  </w:rPr>
                </w:rPrChange>
              </w:rPr>
              <w:fldChar w:fldCharType="end"/>
            </w:r>
          </w:ins>
        </w:p>
        <w:p w:rsidR="0058434B" w:rsidRPr="0058434B" w:rsidRDefault="0058434B">
          <w:pPr>
            <w:pStyle w:val="TOC3"/>
            <w:tabs>
              <w:tab w:val="left" w:pos="880"/>
              <w:tab w:val="right" w:leader="dot" w:pos="9064"/>
            </w:tabs>
            <w:rPr>
              <w:ins w:id="782" w:author="Vo Cuong" w:date="2020-04-01T21:32:00Z"/>
              <w:rFonts w:ascii="Times New Roman" w:eastAsiaTheme="minorEastAsia" w:hAnsi="Times New Roman" w:cs="Times New Roman"/>
              <w:b/>
              <w:noProof/>
              <w:sz w:val="26"/>
              <w:szCs w:val="26"/>
              <w:rPrChange w:id="783" w:author="Vo Cuong" w:date="2020-04-01T21:33:00Z">
                <w:rPr>
                  <w:ins w:id="784" w:author="Vo Cuong" w:date="2020-04-01T21:32:00Z"/>
                  <w:rFonts w:eastAsiaTheme="minorEastAsia"/>
                  <w:noProof/>
                </w:rPr>
              </w:rPrChange>
            </w:rPr>
          </w:pPr>
          <w:ins w:id="785" w:author="Vo Cuong" w:date="2020-04-01T21:32:00Z">
            <w:r w:rsidRPr="0058434B">
              <w:rPr>
                <w:rStyle w:val="Hyperlink"/>
                <w:rFonts w:ascii="Times New Roman" w:hAnsi="Times New Roman" w:cs="Times New Roman"/>
                <w:b/>
                <w:noProof/>
                <w:sz w:val="26"/>
                <w:szCs w:val="26"/>
                <w:rPrChange w:id="786" w:author="Vo Cuong" w:date="2020-04-01T21:33:00Z">
                  <w:rPr>
                    <w:rStyle w:val="Hyperlink"/>
                    <w:noProof/>
                  </w:rPr>
                </w:rPrChange>
              </w:rPr>
              <w:fldChar w:fldCharType="begin"/>
            </w:r>
            <w:r w:rsidRPr="0058434B">
              <w:rPr>
                <w:rStyle w:val="Hyperlink"/>
                <w:rFonts w:ascii="Times New Roman" w:hAnsi="Times New Roman" w:cs="Times New Roman"/>
                <w:b/>
                <w:noProof/>
                <w:sz w:val="26"/>
                <w:szCs w:val="26"/>
                <w:rPrChange w:id="787" w:author="Vo Cuong" w:date="2020-04-01T21:33:00Z">
                  <w:rPr>
                    <w:rStyle w:val="Hyperlink"/>
                    <w:noProof/>
                  </w:rPr>
                </w:rPrChange>
              </w:rPr>
              <w:instrText xml:space="preserve"> </w:instrText>
            </w:r>
            <w:r w:rsidRPr="0058434B">
              <w:rPr>
                <w:rFonts w:ascii="Times New Roman" w:hAnsi="Times New Roman" w:cs="Times New Roman"/>
                <w:b/>
                <w:noProof/>
                <w:sz w:val="26"/>
                <w:szCs w:val="26"/>
                <w:rPrChange w:id="788" w:author="Vo Cuong" w:date="2020-04-01T21:33:00Z">
                  <w:rPr>
                    <w:noProof/>
                  </w:rPr>
                </w:rPrChange>
              </w:rPr>
              <w:instrText>HYPERLINK \l "_Toc36669317"</w:instrText>
            </w:r>
            <w:r w:rsidRPr="0058434B">
              <w:rPr>
                <w:rStyle w:val="Hyperlink"/>
                <w:rFonts w:ascii="Times New Roman" w:hAnsi="Times New Roman" w:cs="Times New Roman"/>
                <w:b/>
                <w:noProof/>
                <w:sz w:val="26"/>
                <w:szCs w:val="26"/>
                <w:rPrChange w:id="789" w:author="Vo Cuong" w:date="2020-04-01T21:33:00Z">
                  <w:rPr>
                    <w:rStyle w:val="Hyperlink"/>
                    <w:noProof/>
                  </w:rPr>
                </w:rPrChange>
              </w:rPr>
              <w:instrText xml:space="preserve"> </w:instrText>
            </w:r>
            <w:r w:rsidRPr="0058434B">
              <w:rPr>
                <w:rStyle w:val="Hyperlink"/>
                <w:rFonts w:ascii="Times New Roman" w:hAnsi="Times New Roman" w:cs="Times New Roman"/>
                <w:b/>
                <w:noProof/>
                <w:sz w:val="26"/>
                <w:szCs w:val="26"/>
                <w:rPrChange w:id="790" w:author="Vo Cuong" w:date="2020-04-01T21:33:00Z">
                  <w:rPr>
                    <w:rStyle w:val="Hyperlink"/>
                    <w:noProof/>
                  </w:rPr>
                </w:rPrChange>
              </w:rPr>
              <w:fldChar w:fldCharType="separate"/>
            </w:r>
            <w:r w:rsidRPr="0058434B">
              <w:rPr>
                <w:rStyle w:val="Hyperlink"/>
                <w:rFonts w:ascii="Times New Roman" w:hAnsi="Times New Roman" w:cs="Times New Roman"/>
                <w:b/>
                <w:noProof/>
                <w:sz w:val="26"/>
                <w:szCs w:val="26"/>
                <w:rPrChange w:id="791" w:author="Vo Cuong" w:date="2020-04-01T21:33:00Z">
                  <w:rPr>
                    <w:rStyle w:val="Hyperlink"/>
                    <w:noProof/>
                  </w:rPr>
                </w:rPrChange>
              </w:rPr>
              <w:t>9.</w:t>
            </w:r>
            <w:r w:rsidRPr="0058434B">
              <w:rPr>
                <w:rFonts w:ascii="Times New Roman" w:eastAsiaTheme="minorEastAsia" w:hAnsi="Times New Roman" w:cs="Times New Roman"/>
                <w:b/>
                <w:noProof/>
                <w:sz w:val="26"/>
                <w:szCs w:val="26"/>
                <w:rPrChange w:id="792" w:author="Vo Cuong" w:date="2020-04-01T21:33:00Z">
                  <w:rPr>
                    <w:rFonts w:eastAsiaTheme="minorEastAsia"/>
                    <w:noProof/>
                  </w:rPr>
                </w:rPrChange>
              </w:rPr>
              <w:tab/>
            </w:r>
            <w:r w:rsidRPr="0058434B">
              <w:rPr>
                <w:rStyle w:val="Hyperlink"/>
                <w:rFonts w:ascii="Times New Roman" w:hAnsi="Times New Roman" w:cs="Times New Roman"/>
                <w:b/>
                <w:noProof/>
                <w:sz w:val="26"/>
                <w:szCs w:val="26"/>
                <w:rPrChange w:id="793" w:author="Vo Cuong" w:date="2020-04-01T21:33:00Z">
                  <w:rPr>
                    <w:rStyle w:val="Hyperlink"/>
                    <w:noProof/>
                  </w:rPr>
                </w:rPrChange>
              </w:rPr>
              <w:t>Màn hình CRED nhiệm vụ</w:t>
            </w:r>
            <w:r w:rsidRPr="0058434B">
              <w:rPr>
                <w:rFonts w:ascii="Times New Roman" w:hAnsi="Times New Roman" w:cs="Times New Roman"/>
                <w:b/>
                <w:noProof/>
                <w:webHidden/>
                <w:sz w:val="26"/>
                <w:szCs w:val="26"/>
                <w:rPrChange w:id="794" w:author="Vo Cuong" w:date="2020-04-01T21:33:00Z">
                  <w:rPr>
                    <w:noProof/>
                    <w:webHidden/>
                  </w:rPr>
                </w:rPrChange>
              </w:rPr>
              <w:tab/>
            </w:r>
            <w:r w:rsidRPr="0058434B">
              <w:rPr>
                <w:rFonts w:ascii="Times New Roman" w:hAnsi="Times New Roman" w:cs="Times New Roman"/>
                <w:b/>
                <w:noProof/>
                <w:webHidden/>
                <w:sz w:val="26"/>
                <w:szCs w:val="26"/>
                <w:rPrChange w:id="795" w:author="Vo Cuong" w:date="2020-04-01T21:33:00Z">
                  <w:rPr>
                    <w:noProof/>
                    <w:webHidden/>
                  </w:rPr>
                </w:rPrChange>
              </w:rPr>
              <w:fldChar w:fldCharType="begin"/>
            </w:r>
            <w:r w:rsidRPr="0058434B">
              <w:rPr>
                <w:rFonts w:ascii="Times New Roman" w:hAnsi="Times New Roman" w:cs="Times New Roman"/>
                <w:b/>
                <w:noProof/>
                <w:webHidden/>
                <w:sz w:val="26"/>
                <w:szCs w:val="26"/>
                <w:rPrChange w:id="796" w:author="Vo Cuong" w:date="2020-04-01T21:33:00Z">
                  <w:rPr>
                    <w:noProof/>
                    <w:webHidden/>
                  </w:rPr>
                </w:rPrChange>
              </w:rPr>
              <w:instrText xml:space="preserve"> PAGEREF _Toc36669317 \h </w:instrText>
            </w:r>
          </w:ins>
          <w:r w:rsidRPr="0058434B">
            <w:rPr>
              <w:rFonts w:ascii="Times New Roman" w:hAnsi="Times New Roman" w:cs="Times New Roman"/>
              <w:b/>
              <w:noProof/>
              <w:webHidden/>
              <w:sz w:val="26"/>
              <w:szCs w:val="26"/>
              <w:rPrChange w:id="797" w:author="Vo Cuong" w:date="2020-04-01T21:33:00Z">
                <w:rPr>
                  <w:rFonts w:ascii="Times New Roman" w:hAnsi="Times New Roman" w:cs="Times New Roman"/>
                  <w:b/>
                  <w:noProof/>
                  <w:webHidden/>
                  <w:sz w:val="26"/>
                  <w:szCs w:val="26"/>
                </w:rPr>
              </w:rPrChange>
            </w:rPr>
          </w:r>
          <w:r w:rsidRPr="0058434B">
            <w:rPr>
              <w:rFonts w:ascii="Times New Roman" w:hAnsi="Times New Roman" w:cs="Times New Roman"/>
              <w:b/>
              <w:noProof/>
              <w:webHidden/>
              <w:sz w:val="26"/>
              <w:szCs w:val="26"/>
              <w:rPrChange w:id="798" w:author="Vo Cuong" w:date="2020-04-01T21:33:00Z">
                <w:rPr>
                  <w:noProof/>
                  <w:webHidden/>
                </w:rPr>
              </w:rPrChange>
            </w:rPr>
            <w:fldChar w:fldCharType="separate"/>
          </w:r>
          <w:ins w:id="799" w:author="Vo Cuong" w:date="2020-04-04T15:30:00Z">
            <w:r w:rsidR="00611150">
              <w:rPr>
                <w:rFonts w:ascii="Times New Roman" w:hAnsi="Times New Roman" w:cs="Times New Roman"/>
                <w:b/>
                <w:noProof/>
                <w:webHidden/>
                <w:sz w:val="26"/>
                <w:szCs w:val="26"/>
              </w:rPr>
              <w:t>55</w:t>
            </w:r>
          </w:ins>
          <w:ins w:id="800" w:author="Vo Cuong" w:date="2020-04-01T21:32:00Z">
            <w:r w:rsidRPr="0058434B">
              <w:rPr>
                <w:rFonts w:ascii="Times New Roman" w:hAnsi="Times New Roman" w:cs="Times New Roman"/>
                <w:b/>
                <w:noProof/>
                <w:webHidden/>
                <w:sz w:val="26"/>
                <w:szCs w:val="26"/>
                <w:rPrChange w:id="801" w:author="Vo Cuong" w:date="2020-04-01T21:33:00Z">
                  <w:rPr>
                    <w:noProof/>
                    <w:webHidden/>
                  </w:rPr>
                </w:rPrChange>
              </w:rPr>
              <w:fldChar w:fldCharType="end"/>
            </w:r>
            <w:r w:rsidRPr="0058434B">
              <w:rPr>
                <w:rStyle w:val="Hyperlink"/>
                <w:rFonts w:ascii="Times New Roman" w:hAnsi="Times New Roman" w:cs="Times New Roman"/>
                <w:b/>
                <w:noProof/>
                <w:sz w:val="26"/>
                <w:szCs w:val="26"/>
                <w:rPrChange w:id="802" w:author="Vo Cuong" w:date="2020-04-01T21:33:00Z">
                  <w:rPr>
                    <w:rStyle w:val="Hyperlink"/>
                    <w:noProof/>
                  </w:rPr>
                </w:rPrChange>
              </w:rPr>
              <w:fldChar w:fldCharType="end"/>
            </w:r>
          </w:ins>
        </w:p>
        <w:p w:rsidR="0058434B" w:rsidRPr="0058434B" w:rsidRDefault="0058434B">
          <w:pPr>
            <w:pStyle w:val="TOC3"/>
            <w:tabs>
              <w:tab w:val="left" w:pos="1100"/>
              <w:tab w:val="right" w:leader="dot" w:pos="9064"/>
            </w:tabs>
            <w:rPr>
              <w:ins w:id="803" w:author="Vo Cuong" w:date="2020-04-01T21:32:00Z"/>
              <w:rFonts w:ascii="Times New Roman" w:eastAsiaTheme="minorEastAsia" w:hAnsi="Times New Roman" w:cs="Times New Roman"/>
              <w:b/>
              <w:noProof/>
              <w:sz w:val="26"/>
              <w:szCs w:val="26"/>
              <w:rPrChange w:id="804" w:author="Vo Cuong" w:date="2020-04-01T21:33:00Z">
                <w:rPr>
                  <w:ins w:id="805" w:author="Vo Cuong" w:date="2020-04-01T21:32:00Z"/>
                  <w:rFonts w:eastAsiaTheme="minorEastAsia"/>
                  <w:noProof/>
                </w:rPr>
              </w:rPrChange>
            </w:rPr>
          </w:pPr>
          <w:ins w:id="806" w:author="Vo Cuong" w:date="2020-04-01T21:32:00Z">
            <w:r w:rsidRPr="0058434B">
              <w:rPr>
                <w:rStyle w:val="Hyperlink"/>
                <w:rFonts w:ascii="Times New Roman" w:hAnsi="Times New Roman" w:cs="Times New Roman"/>
                <w:b/>
                <w:noProof/>
                <w:sz w:val="26"/>
                <w:szCs w:val="26"/>
                <w:rPrChange w:id="807" w:author="Vo Cuong" w:date="2020-04-01T21:33:00Z">
                  <w:rPr>
                    <w:rStyle w:val="Hyperlink"/>
                    <w:noProof/>
                  </w:rPr>
                </w:rPrChange>
              </w:rPr>
              <w:fldChar w:fldCharType="begin"/>
            </w:r>
            <w:r w:rsidRPr="0058434B">
              <w:rPr>
                <w:rStyle w:val="Hyperlink"/>
                <w:rFonts w:ascii="Times New Roman" w:hAnsi="Times New Roman" w:cs="Times New Roman"/>
                <w:b/>
                <w:noProof/>
                <w:sz w:val="26"/>
                <w:szCs w:val="26"/>
                <w:rPrChange w:id="808" w:author="Vo Cuong" w:date="2020-04-01T21:33:00Z">
                  <w:rPr>
                    <w:rStyle w:val="Hyperlink"/>
                    <w:noProof/>
                  </w:rPr>
                </w:rPrChange>
              </w:rPr>
              <w:instrText xml:space="preserve"> </w:instrText>
            </w:r>
            <w:r w:rsidRPr="0058434B">
              <w:rPr>
                <w:rFonts w:ascii="Times New Roman" w:hAnsi="Times New Roman" w:cs="Times New Roman"/>
                <w:b/>
                <w:noProof/>
                <w:sz w:val="26"/>
                <w:szCs w:val="26"/>
                <w:rPrChange w:id="809" w:author="Vo Cuong" w:date="2020-04-01T21:33:00Z">
                  <w:rPr>
                    <w:noProof/>
                  </w:rPr>
                </w:rPrChange>
              </w:rPr>
              <w:instrText>HYPERLINK \l "_Toc36669318"</w:instrText>
            </w:r>
            <w:r w:rsidRPr="0058434B">
              <w:rPr>
                <w:rStyle w:val="Hyperlink"/>
                <w:rFonts w:ascii="Times New Roman" w:hAnsi="Times New Roman" w:cs="Times New Roman"/>
                <w:b/>
                <w:noProof/>
                <w:sz w:val="26"/>
                <w:szCs w:val="26"/>
                <w:rPrChange w:id="810" w:author="Vo Cuong" w:date="2020-04-01T21:33:00Z">
                  <w:rPr>
                    <w:rStyle w:val="Hyperlink"/>
                    <w:noProof/>
                  </w:rPr>
                </w:rPrChange>
              </w:rPr>
              <w:instrText xml:space="preserve"> </w:instrText>
            </w:r>
            <w:r w:rsidRPr="0058434B">
              <w:rPr>
                <w:rStyle w:val="Hyperlink"/>
                <w:rFonts w:ascii="Times New Roman" w:hAnsi="Times New Roman" w:cs="Times New Roman"/>
                <w:b/>
                <w:noProof/>
                <w:sz w:val="26"/>
                <w:szCs w:val="26"/>
                <w:rPrChange w:id="811" w:author="Vo Cuong" w:date="2020-04-01T21:33:00Z">
                  <w:rPr>
                    <w:rStyle w:val="Hyperlink"/>
                    <w:noProof/>
                  </w:rPr>
                </w:rPrChange>
              </w:rPr>
              <w:fldChar w:fldCharType="separate"/>
            </w:r>
            <w:r w:rsidRPr="0058434B">
              <w:rPr>
                <w:rStyle w:val="Hyperlink"/>
                <w:rFonts w:ascii="Times New Roman" w:hAnsi="Times New Roman" w:cs="Times New Roman"/>
                <w:b/>
                <w:noProof/>
                <w:sz w:val="26"/>
                <w:szCs w:val="26"/>
                <w:rPrChange w:id="812" w:author="Vo Cuong" w:date="2020-04-01T21:33:00Z">
                  <w:rPr>
                    <w:rStyle w:val="Hyperlink"/>
                    <w:noProof/>
                  </w:rPr>
                </w:rPrChange>
              </w:rPr>
              <w:t>10.</w:t>
            </w:r>
            <w:r w:rsidRPr="0058434B">
              <w:rPr>
                <w:rFonts w:ascii="Times New Roman" w:eastAsiaTheme="minorEastAsia" w:hAnsi="Times New Roman" w:cs="Times New Roman"/>
                <w:b/>
                <w:noProof/>
                <w:sz w:val="26"/>
                <w:szCs w:val="26"/>
                <w:rPrChange w:id="813" w:author="Vo Cuong" w:date="2020-04-01T21:33:00Z">
                  <w:rPr>
                    <w:rFonts w:eastAsiaTheme="minorEastAsia"/>
                    <w:noProof/>
                  </w:rPr>
                </w:rPrChange>
              </w:rPr>
              <w:tab/>
            </w:r>
            <w:r w:rsidRPr="0058434B">
              <w:rPr>
                <w:rStyle w:val="Hyperlink"/>
                <w:rFonts w:ascii="Times New Roman" w:hAnsi="Times New Roman" w:cs="Times New Roman"/>
                <w:b/>
                <w:noProof/>
                <w:sz w:val="26"/>
                <w:szCs w:val="26"/>
                <w:rPrChange w:id="814" w:author="Vo Cuong" w:date="2020-04-01T21:33:00Z">
                  <w:rPr>
                    <w:rStyle w:val="Hyperlink"/>
                    <w:noProof/>
                  </w:rPr>
                </w:rPrChange>
              </w:rPr>
              <w:t>Màn hình CRED loại nhiệm vụ</w:t>
            </w:r>
            <w:r w:rsidRPr="0058434B">
              <w:rPr>
                <w:rFonts w:ascii="Times New Roman" w:hAnsi="Times New Roman" w:cs="Times New Roman"/>
                <w:b/>
                <w:noProof/>
                <w:webHidden/>
                <w:sz w:val="26"/>
                <w:szCs w:val="26"/>
                <w:rPrChange w:id="815" w:author="Vo Cuong" w:date="2020-04-01T21:33:00Z">
                  <w:rPr>
                    <w:noProof/>
                    <w:webHidden/>
                  </w:rPr>
                </w:rPrChange>
              </w:rPr>
              <w:tab/>
            </w:r>
            <w:r w:rsidRPr="0058434B">
              <w:rPr>
                <w:rFonts w:ascii="Times New Roman" w:hAnsi="Times New Roman" w:cs="Times New Roman"/>
                <w:b/>
                <w:noProof/>
                <w:webHidden/>
                <w:sz w:val="26"/>
                <w:szCs w:val="26"/>
                <w:rPrChange w:id="816" w:author="Vo Cuong" w:date="2020-04-01T21:33:00Z">
                  <w:rPr>
                    <w:noProof/>
                    <w:webHidden/>
                  </w:rPr>
                </w:rPrChange>
              </w:rPr>
              <w:fldChar w:fldCharType="begin"/>
            </w:r>
            <w:r w:rsidRPr="0058434B">
              <w:rPr>
                <w:rFonts w:ascii="Times New Roman" w:hAnsi="Times New Roman" w:cs="Times New Roman"/>
                <w:b/>
                <w:noProof/>
                <w:webHidden/>
                <w:sz w:val="26"/>
                <w:szCs w:val="26"/>
                <w:rPrChange w:id="817" w:author="Vo Cuong" w:date="2020-04-01T21:33:00Z">
                  <w:rPr>
                    <w:noProof/>
                    <w:webHidden/>
                  </w:rPr>
                </w:rPrChange>
              </w:rPr>
              <w:instrText xml:space="preserve"> PAGEREF _Toc36669318 \h </w:instrText>
            </w:r>
          </w:ins>
          <w:r w:rsidRPr="0058434B">
            <w:rPr>
              <w:rFonts w:ascii="Times New Roman" w:hAnsi="Times New Roman" w:cs="Times New Roman"/>
              <w:b/>
              <w:noProof/>
              <w:webHidden/>
              <w:sz w:val="26"/>
              <w:szCs w:val="26"/>
              <w:rPrChange w:id="818" w:author="Vo Cuong" w:date="2020-04-01T21:33:00Z">
                <w:rPr>
                  <w:rFonts w:ascii="Times New Roman" w:hAnsi="Times New Roman" w:cs="Times New Roman"/>
                  <w:b/>
                  <w:noProof/>
                  <w:webHidden/>
                  <w:sz w:val="26"/>
                  <w:szCs w:val="26"/>
                </w:rPr>
              </w:rPrChange>
            </w:rPr>
          </w:r>
          <w:r w:rsidRPr="0058434B">
            <w:rPr>
              <w:rFonts w:ascii="Times New Roman" w:hAnsi="Times New Roman" w:cs="Times New Roman"/>
              <w:b/>
              <w:noProof/>
              <w:webHidden/>
              <w:sz w:val="26"/>
              <w:szCs w:val="26"/>
              <w:rPrChange w:id="819" w:author="Vo Cuong" w:date="2020-04-01T21:33:00Z">
                <w:rPr>
                  <w:noProof/>
                  <w:webHidden/>
                </w:rPr>
              </w:rPrChange>
            </w:rPr>
            <w:fldChar w:fldCharType="separate"/>
          </w:r>
          <w:ins w:id="820" w:author="Vo Cuong" w:date="2020-04-04T15:30:00Z">
            <w:r w:rsidR="00611150">
              <w:rPr>
                <w:rFonts w:ascii="Times New Roman" w:hAnsi="Times New Roman" w:cs="Times New Roman"/>
                <w:b/>
                <w:noProof/>
                <w:webHidden/>
                <w:sz w:val="26"/>
                <w:szCs w:val="26"/>
              </w:rPr>
              <w:t>56</w:t>
            </w:r>
          </w:ins>
          <w:ins w:id="821" w:author="Vo Cuong" w:date="2020-04-01T21:32:00Z">
            <w:r w:rsidRPr="0058434B">
              <w:rPr>
                <w:rFonts w:ascii="Times New Roman" w:hAnsi="Times New Roman" w:cs="Times New Roman"/>
                <w:b/>
                <w:noProof/>
                <w:webHidden/>
                <w:sz w:val="26"/>
                <w:szCs w:val="26"/>
                <w:rPrChange w:id="822" w:author="Vo Cuong" w:date="2020-04-01T21:33:00Z">
                  <w:rPr>
                    <w:noProof/>
                    <w:webHidden/>
                  </w:rPr>
                </w:rPrChange>
              </w:rPr>
              <w:fldChar w:fldCharType="end"/>
            </w:r>
            <w:r w:rsidRPr="0058434B">
              <w:rPr>
                <w:rStyle w:val="Hyperlink"/>
                <w:rFonts w:ascii="Times New Roman" w:hAnsi="Times New Roman" w:cs="Times New Roman"/>
                <w:b/>
                <w:noProof/>
                <w:sz w:val="26"/>
                <w:szCs w:val="26"/>
                <w:rPrChange w:id="823" w:author="Vo Cuong" w:date="2020-04-01T21:33:00Z">
                  <w:rPr>
                    <w:rStyle w:val="Hyperlink"/>
                    <w:noProof/>
                  </w:rPr>
                </w:rPrChange>
              </w:rPr>
              <w:fldChar w:fldCharType="end"/>
            </w:r>
          </w:ins>
        </w:p>
        <w:p w:rsidR="0058434B" w:rsidRPr="0058434B" w:rsidRDefault="0058434B">
          <w:pPr>
            <w:pStyle w:val="TOC3"/>
            <w:tabs>
              <w:tab w:val="left" w:pos="1100"/>
              <w:tab w:val="right" w:leader="dot" w:pos="9064"/>
            </w:tabs>
            <w:rPr>
              <w:ins w:id="824" w:author="Vo Cuong" w:date="2020-04-01T21:32:00Z"/>
              <w:rFonts w:ascii="Times New Roman" w:eastAsiaTheme="minorEastAsia" w:hAnsi="Times New Roman" w:cs="Times New Roman"/>
              <w:b/>
              <w:noProof/>
              <w:sz w:val="26"/>
              <w:szCs w:val="26"/>
              <w:rPrChange w:id="825" w:author="Vo Cuong" w:date="2020-04-01T21:33:00Z">
                <w:rPr>
                  <w:ins w:id="826" w:author="Vo Cuong" w:date="2020-04-01T21:32:00Z"/>
                  <w:rFonts w:eastAsiaTheme="minorEastAsia"/>
                  <w:noProof/>
                </w:rPr>
              </w:rPrChange>
            </w:rPr>
          </w:pPr>
          <w:ins w:id="827" w:author="Vo Cuong" w:date="2020-04-01T21:32:00Z">
            <w:r w:rsidRPr="0058434B">
              <w:rPr>
                <w:rStyle w:val="Hyperlink"/>
                <w:rFonts w:ascii="Times New Roman" w:hAnsi="Times New Roman" w:cs="Times New Roman"/>
                <w:b/>
                <w:noProof/>
                <w:sz w:val="26"/>
                <w:szCs w:val="26"/>
                <w:rPrChange w:id="828" w:author="Vo Cuong" w:date="2020-04-01T21:33:00Z">
                  <w:rPr>
                    <w:rStyle w:val="Hyperlink"/>
                    <w:noProof/>
                  </w:rPr>
                </w:rPrChange>
              </w:rPr>
              <w:fldChar w:fldCharType="begin"/>
            </w:r>
            <w:r w:rsidRPr="0058434B">
              <w:rPr>
                <w:rStyle w:val="Hyperlink"/>
                <w:rFonts w:ascii="Times New Roman" w:hAnsi="Times New Roman" w:cs="Times New Roman"/>
                <w:b/>
                <w:noProof/>
                <w:sz w:val="26"/>
                <w:szCs w:val="26"/>
                <w:rPrChange w:id="829" w:author="Vo Cuong" w:date="2020-04-01T21:33:00Z">
                  <w:rPr>
                    <w:rStyle w:val="Hyperlink"/>
                    <w:noProof/>
                  </w:rPr>
                </w:rPrChange>
              </w:rPr>
              <w:instrText xml:space="preserve"> </w:instrText>
            </w:r>
            <w:r w:rsidRPr="0058434B">
              <w:rPr>
                <w:rFonts w:ascii="Times New Roman" w:hAnsi="Times New Roman" w:cs="Times New Roman"/>
                <w:b/>
                <w:noProof/>
                <w:sz w:val="26"/>
                <w:szCs w:val="26"/>
                <w:rPrChange w:id="830" w:author="Vo Cuong" w:date="2020-04-01T21:33:00Z">
                  <w:rPr>
                    <w:noProof/>
                  </w:rPr>
                </w:rPrChange>
              </w:rPr>
              <w:instrText>HYPERLINK \l "_Toc36669319"</w:instrText>
            </w:r>
            <w:r w:rsidRPr="0058434B">
              <w:rPr>
                <w:rStyle w:val="Hyperlink"/>
                <w:rFonts w:ascii="Times New Roman" w:hAnsi="Times New Roman" w:cs="Times New Roman"/>
                <w:b/>
                <w:noProof/>
                <w:sz w:val="26"/>
                <w:szCs w:val="26"/>
                <w:rPrChange w:id="831" w:author="Vo Cuong" w:date="2020-04-01T21:33:00Z">
                  <w:rPr>
                    <w:rStyle w:val="Hyperlink"/>
                    <w:noProof/>
                  </w:rPr>
                </w:rPrChange>
              </w:rPr>
              <w:instrText xml:space="preserve"> </w:instrText>
            </w:r>
            <w:r w:rsidRPr="0058434B">
              <w:rPr>
                <w:rStyle w:val="Hyperlink"/>
                <w:rFonts w:ascii="Times New Roman" w:hAnsi="Times New Roman" w:cs="Times New Roman"/>
                <w:b/>
                <w:noProof/>
                <w:sz w:val="26"/>
                <w:szCs w:val="26"/>
                <w:rPrChange w:id="832" w:author="Vo Cuong" w:date="2020-04-01T21:33:00Z">
                  <w:rPr>
                    <w:rStyle w:val="Hyperlink"/>
                    <w:noProof/>
                  </w:rPr>
                </w:rPrChange>
              </w:rPr>
              <w:fldChar w:fldCharType="separate"/>
            </w:r>
            <w:r w:rsidRPr="0058434B">
              <w:rPr>
                <w:rStyle w:val="Hyperlink"/>
                <w:rFonts w:ascii="Times New Roman" w:hAnsi="Times New Roman" w:cs="Times New Roman"/>
                <w:b/>
                <w:noProof/>
                <w:sz w:val="26"/>
                <w:szCs w:val="26"/>
                <w:rPrChange w:id="833" w:author="Vo Cuong" w:date="2020-04-01T21:33:00Z">
                  <w:rPr>
                    <w:rStyle w:val="Hyperlink"/>
                    <w:noProof/>
                  </w:rPr>
                </w:rPrChange>
              </w:rPr>
              <w:t>11.</w:t>
            </w:r>
            <w:r w:rsidRPr="0058434B">
              <w:rPr>
                <w:rFonts w:ascii="Times New Roman" w:eastAsiaTheme="minorEastAsia" w:hAnsi="Times New Roman" w:cs="Times New Roman"/>
                <w:b/>
                <w:noProof/>
                <w:sz w:val="26"/>
                <w:szCs w:val="26"/>
                <w:rPrChange w:id="834" w:author="Vo Cuong" w:date="2020-04-01T21:33:00Z">
                  <w:rPr>
                    <w:rFonts w:eastAsiaTheme="minorEastAsia"/>
                    <w:noProof/>
                  </w:rPr>
                </w:rPrChange>
              </w:rPr>
              <w:tab/>
            </w:r>
            <w:r w:rsidRPr="0058434B">
              <w:rPr>
                <w:rStyle w:val="Hyperlink"/>
                <w:rFonts w:ascii="Times New Roman" w:hAnsi="Times New Roman" w:cs="Times New Roman"/>
                <w:b/>
                <w:noProof/>
                <w:sz w:val="26"/>
                <w:szCs w:val="26"/>
                <w:rPrChange w:id="835" w:author="Vo Cuong" w:date="2020-04-01T21:33:00Z">
                  <w:rPr>
                    <w:rStyle w:val="Hyperlink"/>
                    <w:noProof/>
                  </w:rPr>
                </w:rPrChange>
              </w:rPr>
              <w:t>Màn hình quản lý tài khoản</w:t>
            </w:r>
            <w:r w:rsidRPr="0058434B">
              <w:rPr>
                <w:rFonts w:ascii="Times New Roman" w:hAnsi="Times New Roman" w:cs="Times New Roman"/>
                <w:b/>
                <w:noProof/>
                <w:webHidden/>
                <w:sz w:val="26"/>
                <w:szCs w:val="26"/>
                <w:rPrChange w:id="836" w:author="Vo Cuong" w:date="2020-04-01T21:33:00Z">
                  <w:rPr>
                    <w:noProof/>
                    <w:webHidden/>
                  </w:rPr>
                </w:rPrChange>
              </w:rPr>
              <w:tab/>
            </w:r>
            <w:r w:rsidRPr="0058434B">
              <w:rPr>
                <w:rFonts w:ascii="Times New Roman" w:hAnsi="Times New Roman" w:cs="Times New Roman"/>
                <w:b/>
                <w:noProof/>
                <w:webHidden/>
                <w:sz w:val="26"/>
                <w:szCs w:val="26"/>
                <w:rPrChange w:id="837" w:author="Vo Cuong" w:date="2020-04-01T21:33:00Z">
                  <w:rPr>
                    <w:noProof/>
                    <w:webHidden/>
                  </w:rPr>
                </w:rPrChange>
              </w:rPr>
              <w:fldChar w:fldCharType="begin"/>
            </w:r>
            <w:r w:rsidRPr="0058434B">
              <w:rPr>
                <w:rFonts w:ascii="Times New Roman" w:hAnsi="Times New Roman" w:cs="Times New Roman"/>
                <w:b/>
                <w:noProof/>
                <w:webHidden/>
                <w:sz w:val="26"/>
                <w:szCs w:val="26"/>
                <w:rPrChange w:id="838" w:author="Vo Cuong" w:date="2020-04-01T21:33:00Z">
                  <w:rPr>
                    <w:noProof/>
                    <w:webHidden/>
                  </w:rPr>
                </w:rPrChange>
              </w:rPr>
              <w:instrText xml:space="preserve"> PAGEREF _Toc36669319 \h </w:instrText>
            </w:r>
          </w:ins>
          <w:r w:rsidRPr="0058434B">
            <w:rPr>
              <w:rFonts w:ascii="Times New Roman" w:hAnsi="Times New Roman" w:cs="Times New Roman"/>
              <w:b/>
              <w:noProof/>
              <w:webHidden/>
              <w:sz w:val="26"/>
              <w:szCs w:val="26"/>
              <w:rPrChange w:id="839" w:author="Vo Cuong" w:date="2020-04-01T21:33:00Z">
                <w:rPr>
                  <w:rFonts w:ascii="Times New Roman" w:hAnsi="Times New Roman" w:cs="Times New Roman"/>
                  <w:b/>
                  <w:noProof/>
                  <w:webHidden/>
                  <w:sz w:val="26"/>
                  <w:szCs w:val="26"/>
                </w:rPr>
              </w:rPrChange>
            </w:rPr>
          </w:r>
          <w:r w:rsidRPr="0058434B">
            <w:rPr>
              <w:rFonts w:ascii="Times New Roman" w:hAnsi="Times New Roman" w:cs="Times New Roman"/>
              <w:b/>
              <w:noProof/>
              <w:webHidden/>
              <w:sz w:val="26"/>
              <w:szCs w:val="26"/>
              <w:rPrChange w:id="840" w:author="Vo Cuong" w:date="2020-04-01T21:33:00Z">
                <w:rPr>
                  <w:noProof/>
                  <w:webHidden/>
                </w:rPr>
              </w:rPrChange>
            </w:rPr>
            <w:fldChar w:fldCharType="separate"/>
          </w:r>
          <w:ins w:id="841" w:author="Vo Cuong" w:date="2020-04-04T15:30:00Z">
            <w:r w:rsidR="00611150">
              <w:rPr>
                <w:rFonts w:ascii="Times New Roman" w:hAnsi="Times New Roman" w:cs="Times New Roman"/>
                <w:b/>
                <w:noProof/>
                <w:webHidden/>
                <w:sz w:val="26"/>
                <w:szCs w:val="26"/>
              </w:rPr>
              <w:t>57</w:t>
            </w:r>
          </w:ins>
          <w:ins w:id="842" w:author="Vo Cuong" w:date="2020-04-01T21:32:00Z">
            <w:r w:rsidRPr="0058434B">
              <w:rPr>
                <w:rFonts w:ascii="Times New Roman" w:hAnsi="Times New Roman" w:cs="Times New Roman"/>
                <w:b/>
                <w:noProof/>
                <w:webHidden/>
                <w:sz w:val="26"/>
                <w:szCs w:val="26"/>
                <w:rPrChange w:id="843" w:author="Vo Cuong" w:date="2020-04-01T21:33:00Z">
                  <w:rPr>
                    <w:noProof/>
                    <w:webHidden/>
                  </w:rPr>
                </w:rPrChange>
              </w:rPr>
              <w:fldChar w:fldCharType="end"/>
            </w:r>
            <w:r w:rsidRPr="0058434B">
              <w:rPr>
                <w:rStyle w:val="Hyperlink"/>
                <w:rFonts w:ascii="Times New Roman" w:hAnsi="Times New Roman" w:cs="Times New Roman"/>
                <w:b/>
                <w:noProof/>
                <w:sz w:val="26"/>
                <w:szCs w:val="26"/>
                <w:rPrChange w:id="844" w:author="Vo Cuong" w:date="2020-04-01T21:33:00Z">
                  <w:rPr>
                    <w:rStyle w:val="Hyperlink"/>
                    <w:noProof/>
                  </w:rPr>
                </w:rPrChange>
              </w:rPr>
              <w:fldChar w:fldCharType="end"/>
            </w:r>
          </w:ins>
        </w:p>
        <w:p w:rsidR="0058434B" w:rsidRPr="0058434B" w:rsidRDefault="0058434B">
          <w:pPr>
            <w:pStyle w:val="TOC3"/>
            <w:tabs>
              <w:tab w:val="left" w:pos="1100"/>
              <w:tab w:val="right" w:leader="dot" w:pos="9064"/>
            </w:tabs>
            <w:rPr>
              <w:ins w:id="845" w:author="Vo Cuong" w:date="2020-04-01T21:32:00Z"/>
              <w:rFonts w:ascii="Times New Roman" w:eastAsiaTheme="minorEastAsia" w:hAnsi="Times New Roman" w:cs="Times New Roman"/>
              <w:b/>
              <w:noProof/>
              <w:sz w:val="26"/>
              <w:szCs w:val="26"/>
              <w:rPrChange w:id="846" w:author="Vo Cuong" w:date="2020-04-01T21:33:00Z">
                <w:rPr>
                  <w:ins w:id="847" w:author="Vo Cuong" w:date="2020-04-01T21:32:00Z"/>
                  <w:rFonts w:eastAsiaTheme="minorEastAsia"/>
                  <w:noProof/>
                </w:rPr>
              </w:rPrChange>
            </w:rPr>
          </w:pPr>
          <w:ins w:id="848" w:author="Vo Cuong" w:date="2020-04-01T21:32:00Z">
            <w:r w:rsidRPr="0058434B">
              <w:rPr>
                <w:rStyle w:val="Hyperlink"/>
                <w:rFonts w:ascii="Times New Roman" w:hAnsi="Times New Roman" w:cs="Times New Roman"/>
                <w:b/>
                <w:noProof/>
                <w:sz w:val="26"/>
                <w:szCs w:val="26"/>
                <w:rPrChange w:id="849" w:author="Vo Cuong" w:date="2020-04-01T21:33:00Z">
                  <w:rPr>
                    <w:rStyle w:val="Hyperlink"/>
                    <w:noProof/>
                  </w:rPr>
                </w:rPrChange>
              </w:rPr>
              <w:fldChar w:fldCharType="begin"/>
            </w:r>
            <w:r w:rsidRPr="0058434B">
              <w:rPr>
                <w:rStyle w:val="Hyperlink"/>
                <w:rFonts w:ascii="Times New Roman" w:hAnsi="Times New Roman" w:cs="Times New Roman"/>
                <w:b/>
                <w:noProof/>
                <w:sz w:val="26"/>
                <w:szCs w:val="26"/>
                <w:rPrChange w:id="850" w:author="Vo Cuong" w:date="2020-04-01T21:33:00Z">
                  <w:rPr>
                    <w:rStyle w:val="Hyperlink"/>
                    <w:noProof/>
                  </w:rPr>
                </w:rPrChange>
              </w:rPr>
              <w:instrText xml:space="preserve"> </w:instrText>
            </w:r>
            <w:r w:rsidRPr="0058434B">
              <w:rPr>
                <w:rFonts w:ascii="Times New Roman" w:hAnsi="Times New Roman" w:cs="Times New Roman"/>
                <w:b/>
                <w:noProof/>
                <w:sz w:val="26"/>
                <w:szCs w:val="26"/>
                <w:rPrChange w:id="851" w:author="Vo Cuong" w:date="2020-04-01T21:33:00Z">
                  <w:rPr>
                    <w:noProof/>
                  </w:rPr>
                </w:rPrChange>
              </w:rPr>
              <w:instrText>HYPERLINK \l "_Toc36669320"</w:instrText>
            </w:r>
            <w:r w:rsidRPr="0058434B">
              <w:rPr>
                <w:rStyle w:val="Hyperlink"/>
                <w:rFonts w:ascii="Times New Roman" w:hAnsi="Times New Roman" w:cs="Times New Roman"/>
                <w:b/>
                <w:noProof/>
                <w:sz w:val="26"/>
                <w:szCs w:val="26"/>
                <w:rPrChange w:id="852" w:author="Vo Cuong" w:date="2020-04-01T21:33:00Z">
                  <w:rPr>
                    <w:rStyle w:val="Hyperlink"/>
                    <w:noProof/>
                  </w:rPr>
                </w:rPrChange>
              </w:rPr>
              <w:instrText xml:space="preserve"> </w:instrText>
            </w:r>
            <w:r w:rsidRPr="0058434B">
              <w:rPr>
                <w:rStyle w:val="Hyperlink"/>
                <w:rFonts w:ascii="Times New Roman" w:hAnsi="Times New Roman" w:cs="Times New Roman"/>
                <w:b/>
                <w:noProof/>
                <w:sz w:val="26"/>
                <w:szCs w:val="26"/>
                <w:rPrChange w:id="853" w:author="Vo Cuong" w:date="2020-04-01T21:33:00Z">
                  <w:rPr>
                    <w:rStyle w:val="Hyperlink"/>
                    <w:noProof/>
                  </w:rPr>
                </w:rPrChange>
              </w:rPr>
              <w:fldChar w:fldCharType="separate"/>
            </w:r>
            <w:r w:rsidRPr="0058434B">
              <w:rPr>
                <w:rStyle w:val="Hyperlink"/>
                <w:rFonts w:ascii="Times New Roman" w:hAnsi="Times New Roman" w:cs="Times New Roman"/>
                <w:b/>
                <w:noProof/>
                <w:sz w:val="26"/>
                <w:szCs w:val="26"/>
                <w:rPrChange w:id="854" w:author="Vo Cuong" w:date="2020-04-01T21:33:00Z">
                  <w:rPr>
                    <w:rStyle w:val="Hyperlink"/>
                    <w:noProof/>
                  </w:rPr>
                </w:rPrChange>
              </w:rPr>
              <w:t>12.</w:t>
            </w:r>
            <w:r w:rsidRPr="0058434B">
              <w:rPr>
                <w:rFonts w:ascii="Times New Roman" w:eastAsiaTheme="minorEastAsia" w:hAnsi="Times New Roman" w:cs="Times New Roman"/>
                <w:b/>
                <w:noProof/>
                <w:sz w:val="26"/>
                <w:szCs w:val="26"/>
                <w:rPrChange w:id="855" w:author="Vo Cuong" w:date="2020-04-01T21:33:00Z">
                  <w:rPr>
                    <w:rFonts w:eastAsiaTheme="minorEastAsia"/>
                    <w:noProof/>
                  </w:rPr>
                </w:rPrChange>
              </w:rPr>
              <w:tab/>
            </w:r>
            <w:r w:rsidRPr="0058434B">
              <w:rPr>
                <w:rStyle w:val="Hyperlink"/>
                <w:rFonts w:ascii="Times New Roman" w:hAnsi="Times New Roman" w:cs="Times New Roman"/>
                <w:b/>
                <w:noProof/>
                <w:sz w:val="26"/>
                <w:szCs w:val="26"/>
                <w:rPrChange w:id="856" w:author="Vo Cuong" w:date="2020-04-01T21:33:00Z">
                  <w:rPr>
                    <w:rStyle w:val="Hyperlink"/>
                    <w:noProof/>
                  </w:rPr>
                </w:rPrChange>
              </w:rPr>
              <w:t>Màn hình tạo tài khoản</w:t>
            </w:r>
            <w:r w:rsidRPr="0058434B">
              <w:rPr>
                <w:rFonts w:ascii="Times New Roman" w:hAnsi="Times New Roman" w:cs="Times New Roman"/>
                <w:b/>
                <w:noProof/>
                <w:webHidden/>
                <w:sz w:val="26"/>
                <w:szCs w:val="26"/>
                <w:rPrChange w:id="857" w:author="Vo Cuong" w:date="2020-04-01T21:33:00Z">
                  <w:rPr>
                    <w:noProof/>
                    <w:webHidden/>
                  </w:rPr>
                </w:rPrChange>
              </w:rPr>
              <w:tab/>
            </w:r>
            <w:r w:rsidRPr="0058434B">
              <w:rPr>
                <w:rFonts w:ascii="Times New Roman" w:hAnsi="Times New Roman" w:cs="Times New Roman"/>
                <w:b/>
                <w:noProof/>
                <w:webHidden/>
                <w:sz w:val="26"/>
                <w:szCs w:val="26"/>
                <w:rPrChange w:id="858" w:author="Vo Cuong" w:date="2020-04-01T21:33:00Z">
                  <w:rPr>
                    <w:noProof/>
                    <w:webHidden/>
                  </w:rPr>
                </w:rPrChange>
              </w:rPr>
              <w:fldChar w:fldCharType="begin"/>
            </w:r>
            <w:r w:rsidRPr="0058434B">
              <w:rPr>
                <w:rFonts w:ascii="Times New Roman" w:hAnsi="Times New Roman" w:cs="Times New Roman"/>
                <w:b/>
                <w:noProof/>
                <w:webHidden/>
                <w:sz w:val="26"/>
                <w:szCs w:val="26"/>
                <w:rPrChange w:id="859" w:author="Vo Cuong" w:date="2020-04-01T21:33:00Z">
                  <w:rPr>
                    <w:noProof/>
                    <w:webHidden/>
                  </w:rPr>
                </w:rPrChange>
              </w:rPr>
              <w:instrText xml:space="preserve"> PAGEREF _Toc36669320 \h </w:instrText>
            </w:r>
          </w:ins>
          <w:r w:rsidRPr="0058434B">
            <w:rPr>
              <w:rFonts w:ascii="Times New Roman" w:hAnsi="Times New Roman" w:cs="Times New Roman"/>
              <w:b/>
              <w:noProof/>
              <w:webHidden/>
              <w:sz w:val="26"/>
              <w:szCs w:val="26"/>
              <w:rPrChange w:id="860" w:author="Vo Cuong" w:date="2020-04-01T21:33:00Z">
                <w:rPr>
                  <w:rFonts w:ascii="Times New Roman" w:hAnsi="Times New Roman" w:cs="Times New Roman"/>
                  <w:b/>
                  <w:noProof/>
                  <w:webHidden/>
                  <w:sz w:val="26"/>
                  <w:szCs w:val="26"/>
                </w:rPr>
              </w:rPrChange>
            </w:rPr>
          </w:r>
          <w:r w:rsidRPr="0058434B">
            <w:rPr>
              <w:rFonts w:ascii="Times New Roman" w:hAnsi="Times New Roman" w:cs="Times New Roman"/>
              <w:b/>
              <w:noProof/>
              <w:webHidden/>
              <w:sz w:val="26"/>
              <w:szCs w:val="26"/>
              <w:rPrChange w:id="861" w:author="Vo Cuong" w:date="2020-04-01T21:33:00Z">
                <w:rPr>
                  <w:noProof/>
                  <w:webHidden/>
                </w:rPr>
              </w:rPrChange>
            </w:rPr>
            <w:fldChar w:fldCharType="separate"/>
          </w:r>
          <w:ins w:id="862" w:author="Vo Cuong" w:date="2020-04-04T15:30:00Z">
            <w:r w:rsidR="00611150">
              <w:rPr>
                <w:rFonts w:ascii="Times New Roman" w:hAnsi="Times New Roman" w:cs="Times New Roman"/>
                <w:b/>
                <w:noProof/>
                <w:webHidden/>
                <w:sz w:val="26"/>
                <w:szCs w:val="26"/>
              </w:rPr>
              <w:t>57</w:t>
            </w:r>
          </w:ins>
          <w:ins w:id="863" w:author="Vo Cuong" w:date="2020-04-01T21:32:00Z">
            <w:r w:rsidRPr="0058434B">
              <w:rPr>
                <w:rFonts w:ascii="Times New Roman" w:hAnsi="Times New Roman" w:cs="Times New Roman"/>
                <w:b/>
                <w:noProof/>
                <w:webHidden/>
                <w:sz w:val="26"/>
                <w:szCs w:val="26"/>
                <w:rPrChange w:id="864" w:author="Vo Cuong" w:date="2020-04-01T21:33:00Z">
                  <w:rPr>
                    <w:noProof/>
                    <w:webHidden/>
                  </w:rPr>
                </w:rPrChange>
              </w:rPr>
              <w:fldChar w:fldCharType="end"/>
            </w:r>
            <w:r w:rsidRPr="0058434B">
              <w:rPr>
                <w:rStyle w:val="Hyperlink"/>
                <w:rFonts w:ascii="Times New Roman" w:hAnsi="Times New Roman" w:cs="Times New Roman"/>
                <w:b/>
                <w:noProof/>
                <w:sz w:val="26"/>
                <w:szCs w:val="26"/>
                <w:rPrChange w:id="865" w:author="Vo Cuong" w:date="2020-04-01T21:33:00Z">
                  <w:rPr>
                    <w:rStyle w:val="Hyperlink"/>
                    <w:noProof/>
                  </w:rPr>
                </w:rPrChange>
              </w:rPr>
              <w:fldChar w:fldCharType="end"/>
            </w:r>
          </w:ins>
        </w:p>
        <w:p w:rsidR="0058434B" w:rsidRPr="0058434B" w:rsidRDefault="0058434B">
          <w:pPr>
            <w:pStyle w:val="TOC3"/>
            <w:tabs>
              <w:tab w:val="left" w:pos="1100"/>
              <w:tab w:val="right" w:leader="dot" w:pos="9064"/>
            </w:tabs>
            <w:rPr>
              <w:ins w:id="866" w:author="Vo Cuong" w:date="2020-04-01T21:32:00Z"/>
              <w:rFonts w:ascii="Times New Roman" w:eastAsiaTheme="minorEastAsia" w:hAnsi="Times New Roman" w:cs="Times New Roman"/>
              <w:b/>
              <w:noProof/>
              <w:sz w:val="26"/>
              <w:szCs w:val="26"/>
              <w:rPrChange w:id="867" w:author="Vo Cuong" w:date="2020-04-01T21:33:00Z">
                <w:rPr>
                  <w:ins w:id="868" w:author="Vo Cuong" w:date="2020-04-01T21:32:00Z"/>
                  <w:rFonts w:eastAsiaTheme="minorEastAsia"/>
                  <w:noProof/>
                </w:rPr>
              </w:rPrChange>
            </w:rPr>
          </w:pPr>
          <w:ins w:id="869" w:author="Vo Cuong" w:date="2020-04-01T21:32:00Z">
            <w:r w:rsidRPr="0058434B">
              <w:rPr>
                <w:rStyle w:val="Hyperlink"/>
                <w:rFonts w:ascii="Times New Roman" w:hAnsi="Times New Roman" w:cs="Times New Roman"/>
                <w:b/>
                <w:noProof/>
                <w:sz w:val="26"/>
                <w:szCs w:val="26"/>
                <w:rPrChange w:id="870" w:author="Vo Cuong" w:date="2020-04-01T21:33:00Z">
                  <w:rPr>
                    <w:rStyle w:val="Hyperlink"/>
                    <w:noProof/>
                  </w:rPr>
                </w:rPrChange>
              </w:rPr>
              <w:fldChar w:fldCharType="begin"/>
            </w:r>
            <w:r w:rsidRPr="0058434B">
              <w:rPr>
                <w:rStyle w:val="Hyperlink"/>
                <w:rFonts w:ascii="Times New Roman" w:hAnsi="Times New Roman" w:cs="Times New Roman"/>
                <w:b/>
                <w:noProof/>
                <w:sz w:val="26"/>
                <w:szCs w:val="26"/>
                <w:rPrChange w:id="871" w:author="Vo Cuong" w:date="2020-04-01T21:33:00Z">
                  <w:rPr>
                    <w:rStyle w:val="Hyperlink"/>
                    <w:noProof/>
                  </w:rPr>
                </w:rPrChange>
              </w:rPr>
              <w:instrText xml:space="preserve"> </w:instrText>
            </w:r>
            <w:r w:rsidRPr="0058434B">
              <w:rPr>
                <w:rFonts w:ascii="Times New Roman" w:hAnsi="Times New Roman" w:cs="Times New Roman"/>
                <w:b/>
                <w:noProof/>
                <w:sz w:val="26"/>
                <w:szCs w:val="26"/>
                <w:rPrChange w:id="872" w:author="Vo Cuong" w:date="2020-04-01T21:33:00Z">
                  <w:rPr>
                    <w:noProof/>
                  </w:rPr>
                </w:rPrChange>
              </w:rPr>
              <w:instrText>HYPERLINK \l "_Toc36669321"</w:instrText>
            </w:r>
            <w:r w:rsidRPr="0058434B">
              <w:rPr>
                <w:rStyle w:val="Hyperlink"/>
                <w:rFonts w:ascii="Times New Roman" w:hAnsi="Times New Roman" w:cs="Times New Roman"/>
                <w:b/>
                <w:noProof/>
                <w:sz w:val="26"/>
                <w:szCs w:val="26"/>
                <w:rPrChange w:id="873" w:author="Vo Cuong" w:date="2020-04-01T21:33:00Z">
                  <w:rPr>
                    <w:rStyle w:val="Hyperlink"/>
                    <w:noProof/>
                  </w:rPr>
                </w:rPrChange>
              </w:rPr>
              <w:instrText xml:space="preserve"> </w:instrText>
            </w:r>
            <w:r w:rsidRPr="0058434B">
              <w:rPr>
                <w:rStyle w:val="Hyperlink"/>
                <w:rFonts w:ascii="Times New Roman" w:hAnsi="Times New Roman" w:cs="Times New Roman"/>
                <w:b/>
                <w:noProof/>
                <w:sz w:val="26"/>
                <w:szCs w:val="26"/>
                <w:rPrChange w:id="874" w:author="Vo Cuong" w:date="2020-04-01T21:33:00Z">
                  <w:rPr>
                    <w:rStyle w:val="Hyperlink"/>
                    <w:noProof/>
                  </w:rPr>
                </w:rPrChange>
              </w:rPr>
              <w:fldChar w:fldCharType="separate"/>
            </w:r>
            <w:r w:rsidRPr="0058434B">
              <w:rPr>
                <w:rStyle w:val="Hyperlink"/>
                <w:rFonts w:ascii="Times New Roman" w:hAnsi="Times New Roman" w:cs="Times New Roman"/>
                <w:b/>
                <w:noProof/>
                <w:sz w:val="26"/>
                <w:szCs w:val="26"/>
                <w:rPrChange w:id="875" w:author="Vo Cuong" w:date="2020-04-01T21:33:00Z">
                  <w:rPr>
                    <w:rStyle w:val="Hyperlink"/>
                    <w:noProof/>
                  </w:rPr>
                </w:rPrChange>
              </w:rPr>
              <w:t>13.</w:t>
            </w:r>
            <w:r w:rsidRPr="0058434B">
              <w:rPr>
                <w:rFonts w:ascii="Times New Roman" w:eastAsiaTheme="minorEastAsia" w:hAnsi="Times New Roman" w:cs="Times New Roman"/>
                <w:b/>
                <w:noProof/>
                <w:sz w:val="26"/>
                <w:szCs w:val="26"/>
                <w:rPrChange w:id="876" w:author="Vo Cuong" w:date="2020-04-01T21:33:00Z">
                  <w:rPr>
                    <w:rFonts w:eastAsiaTheme="minorEastAsia"/>
                    <w:noProof/>
                  </w:rPr>
                </w:rPrChange>
              </w:rPr>
              <w:tab/>
            </w:r>
            <w:r w:rsidRPr="0058434B">
              <w:rPr>
                <w:rStyle w:val="Hyperlink"/>
                <w:rFonts w:ascii="Times New Roman" w:hAnsi="Times New Roman" w:cs="Times New Roman"/>
                <w:b/>
                <w:noProof/>
                <w:sz w:val="26"/>
                <w:szCs w:val="26"/>
                <w:rPrChange w:id="877" w:author="Vo Cuong" w:date="2020-04-01T21:33:00Z">
                  <w:rPr>
                    <w:rStyle w:val="Hyperlink"/>
                    <w:noProof/>
                  </w:rPr>
                </w:rPrChange>
              </w:rPr>
              <w:t>Màn hình duyệt nhiệm vụ</w:t>
            </w:r>
            <w:r w:rsidRPr="0058434B">
              <w:rPr>
                <w:rFonts w:ascii="Times New Roman" w:hAnsi="Times New Roman" w:cs="Times New Roman"/>
                <w:b/>
                <w:noProof/>
                <w:webHidden/>
                <w:sz w:val="26"/>
                <w:szCs w:val="26"/>
                <w:rPrChange w:id="878" w:author="Vo Cuong" w:date="2020-04-01T21:33:00Z">
                  <w:rPr>
                    <w:noProof/>
                    <w:webHidden/>
                  </w:rPr>
                </w:rPrChange>
              </w:rPr>
              <w:tab/>
            </w:r>
            <w:r w:rsidRPr="0058434B">
              <w:rPr>
                <w:rFonts w:ascii="Times New Roman" w:hAnsi="Times New Roman" w:cs="Times New Roman"/>
                <w:b/>
                <w:noProof/>
                <w:webHidden/>
                <w:sz w:val="26"/>
                <w:szCs w:val="26"/>
                <w:rPrChange w:id="879" w:author="Vo Cuong" w:date="2020-04-01T21:33:00Z">
                  <w:rPr>
                    <w:noProof/>
                    <w:webHidden/>
                  </w:rPr>
                </w:rPrChange>
              </w:rPr>
              <w:fldChar w:fldCharType="begin"/>
            </w:r>
            <w:r w:rsidRPr="0058434B">
              <w:rPr>
                <w:rFonts w:ascii="Times New Roman" w:hAnsi="Times New Roman" w:cs="Times New Roman"/>
                <w:b/>
                <w:noProof/>
                <w:webHidden/>
                <w:sz w:val="26"/>
                <w:szCs w:val="26"/>
                <w:rPrChange w:id="880" w:author="Vo Cuong" w:date="2020-04-01T21:33:00Z">
                  <w:rPr>
                    <w:noProof/>
                    <w:webHidden/>
                  </w:rPr>
                </w:rPrChange>
              </w:rPr>
              <w:instrText xml:space="preserve"> PAGEREF _Toc36669321 \h </w:instrText>
            </w:r>
          </w:ins>
          <w:r w:rsidRPr="0058434B">
            <w:rPr>
              <w:rFonts w:ascii="Times New Roman" w:hAnsi="Times New Roman" w:cs="Times New Roman"/>
              <w:b/>
              <w:noProof/>
              <w:webHidden/>
              <w:sz w:val="26"/>
              <w:szCs w:val="26"/>
              <w:rPrChange w:id="881" w:author="Vo Cuong" w:date="2020-04-01T21:33:00Z">
                <w:rPr>
                  <w:rFonts w:ascii="Times New Roman" w:hAnsi="Times New Roman" w:cs="Times New Roman"/>
                  <w:b/>
                  <w:noProof/>
                  <w:webHidden/>
                  <w:sz w:val="26"/>
                  <w:szCs w:val="26"/>
                </w:rPr>
              </w:rPrChange>
            </w:rPr>
          </w:r>
          <w:r w:rsidRPr="0058434B">
            <w:rPr>
              <w:rFonts w:ascii="Times New Roman" w:hAnsi="Times New Roman" w:cs="Times New Roman"/>
              <w:b/>
              <w:noProof/>
              <w:webHidden/>
              <w:sz w:val="26"/>
              <w:szCs w:val="26"/>
              <w:rPrChange w:id="882" w:author="Vo Cuong" w:date="2020-04-01T21:33:00Z">
                <w:rPr>
                  <w:noProof/>
                  <w:webHidden/>
                </w:rPr>
              </w:rPrChange>
            </w:rPr>
            <w:fldChar w:fldCharType="separate"/>
          </w:r>
          <w:ins w:id="883" w:author="Vo Cuong" w:date="2020-04-04T15:30:00Z">
            <w:r w:rsidR="00611150">
              <w:rPr>
                <w:rFonts w:ascii="Times New Roman" w:hAnsi="Times New Roman" w:cs="Times New Roman"/>
                <w:b/>
                <w:noProof/>
                <w:webHidden/>
                <w:sz w:val="26"/>
                <w:szCs w:val="26"/>
              </w:rPr>
              <w:t>58</w:t>
            </w:r>
          </w:ins>
          <w:ins w:id="884" w:author="Vo Cuong" w:date="2020-04-01T21:32:00Z">
            <w:r w:rsidRPr="0058434B">
              <w:rPr>
                <w:rFonts w:ascii="Times New Roman" w:hAnsi="Times New Roman" w:cs="Times New Roman"/>
                <w:b/>
                <w:noProof/>
                <w:webHidden/>
                <w:sz w:val="26"/>
                <w:szCs w:val="26"/>
                <w:rPrChange w:id="885" w:author="Vo Cuong" w:date="2020-04-01T21:33:00Z">
                  <w:rPr>
                    <w:noProof/>
                    <w:webHidden/>
                  </w:rPr>
                </w:rPrChange>
              </w:rPr>
              <w:fldChar w:fldCharType="end"/>
            </w:r>
            <w:r w:rsidRPr="0058434B">
              <w:rPr>
                <w:rStyle w:val="Hyperlink"/>
                <w:rFonts w:ascii="Times New Roman" w:hAnsi="Times New Roman" w:cs="Times New Roman"/>
                <w:b/>
                <w:noProof/>
                <w:sz w:val="26"/>
                <w:szCs w:val="26"/>
                <w:rPrChange w:id="886" w:author="Vo Cuong" w:date="2020-04-01T21:33:00Z">
                  <w:rPr>
                    <w:rStyle w:val="Hyperlink"/>
                    <w:noProof/>
                  </w:rPr>
                </w:rPrChange>
              </w:rPr>
              <w:fldChar w:fldCharType="end"/>
            </w:r>
          </w:ins>
        </w:p>
        <w:p w:rsidR="003D5FD6" w:rsidRPr="0058434B" w:rsidDel="00A73CC3" w:rsidRDefault="003D5FD6">
          <w:pPr>
            <w:pStyle w:val="TOC1"/>
            <w:tabs>
              <w:tab w:val="left" w:pos="440"/>
              <w:tab w:val="right" w:leader="dot" w:pos="9064"/>
            </w:tabs>
            <w:rPr>
              <w:del w:id="887" w:author="Vo Cuong" w:date="2020-03-24T00:05:00Z"/>
              <w:rFonts w:ascii="Times New Roman" w:eastAsiaTheme="minorEastAsia" w:hAnsi="Times New Roman" w:cs="Times New Roman"/>
              <w:b/>
              <w:noProof/>
              <w:color w:val="000000" w:themeColor="text1"/>
              <w:sz w:val="26"/>
              <w:szCs w:val="26"/>
              <w:rPrChange w:id="888" w:author="Vo Cuong" w:date="2020-04-01T21:33:00Z">
                <w:rPr>
                  <w:del w:id="889" w:author="Vo Cuong" w:date="2020-03-24T00:05:00Z"/>
                  <w:rFonts w:eastAsiaTheme="minorEastAsia"/>
                  <w:noProof/>
                </w:rPr>
              </w:rPrChange>
            </w:rPr>
          </w:pPr>
          <w:del w:id="890" w:author="Vo Cuong" w:date="2020-03-24T00:05:00Z">
            <w:r w:rsidRPr="0058434B" w:rsidDel="00A73CC3">
              <w:rPr>
                <w:color w:val="000000" w:themeColor="text1"/>
                <w:sz w:val="26"/>
                <w:szCs w:val="26"/>
                <w:rPrChange w:id="891" w:author="Vo Cuong" w:date="2020-04-01T21:33:00Z">
                  <w:rPr>
                    <w:rStyle w:val="Hyperlink"/>
                    <w:rFonts w:ascii="Times New Roman" w:hAnsi="Times New Roman" w:cs="Times New Roman"/>
                    <w:b/>
                    <w:noProof/>
                  </w:rPr>
                </w:rPrChange>
              </w:rPr>
              <w:delText>I.</w:delText>
            </w:r>
            <w:r w:rsidRPr="0058434B" w:rsidDel="00A73CC3">
              <w:rPr>
                <w:rFonts w:ascii="Times New Roman" w:eastAsiaTheme="minorEastAsia" w:hAnsi="Times New Roman" w:cs="Times New Roman"/>
                <w:b/>
                <w:noProof/>
                <w:color w:val="000000" w:themeColor="text1"/>
                <w:sz w:val="26"/>
                <w:szCs w:val="26"/>
                <w:rPrChange w:id="892" w:author="Vo Cuong" w:date="2020-04-01T21:33:00Z">
                  <w:rPr>
                    <w:rFonts w:eastAsiaTheme="minorEastAsia"/>
                    <w:noProof/>
                  </w:rPr>
                </w:rPrChange>
              </w:rPr>
              <w:tab/>
            </w:r>
            <w:r w:rsidRPr="0058434B" w:rsidDel="00A73CC3">
              <w:rPr>
                <w:color w:val="000000" w:themeColor="text1"/>
                <w:sz w:val="26"/>
                <w:szCs w:val="26"/>
                <w:rPrChange w:id="893" w:author="Vo Cuong" w:date="2020-04-01T21:33:00Z">
                  <w:rPr>
                    <w:rStyle w:val="Hyperlink"/>
                    <w:rFonts w:ascii="Times New Roman" w:hAnsi="Times New Roman" w:cs="Times New Roman"/>
                    <w:b/>
                    <w:noProof/>
                  </w:rPr>
                </w:rPrChange>
              </w:rPr>
              <w:delText>GIỚI THIỆU</w:delText>
            </w:r>
            <w:r w:rsidRPr="0058434B" w:rsidDel="00A73CC3">
              <w:rPr>
                <w:rFonts w:ascii="Times New Roman" w:hAnsi="Times New Roman" w:cs="Times New Roman"/>
                <w:b/>
                <w:noProof/>
                <w:webHidden/>
                <w:color w:val="000000" w:themeColor="text1"/>
                <w:sz w:val="26"/>
                <w:szCs w:val="26"/>
                <w:rPrChange w:id="894" w:author="Vo Cuong" w:date="2020-04-01T21:33:00Z">
                  <w:rPr>
                    <w:noProof/>
                    <w:webHidden/>
                  </w:rPr>
                </w:rPrChange>
              </w:rPr>
              <w:tab/>
            </w:r>
            <w:r w:rsidR="00A73CC3" w:rsidRPr="0058434B" w:rsidDel="00A73CC3">
              <w:rPr>
                <w:rFonts w:ascii="Times New Roman" w:hAnsi="Times New Roman" w:cs="Times New Roman"/>
                <w:b/>
                <w:noProof/>
                <w:webHidden/>
                <w:color w:val="000000" w:themeColor="text1"/>
                <w:sz w:val="26"/>
                <w:szCs w:val="26"/>
                <w:rPrChange w:id="895" w:author="Vo Cuong" w:date="2020-04-01T21:33:00Z">
                  <w:rPr>
                    <w:noProof/>
                    <w:webHidden/>
                  </w:rPr>
                </w:rPrChange>
              </w:rPr>
              <w:delText>3</w:delText>
            </w:r>
          </w:del>
        </w:p>
        <w:p w:rsidR="003D5FD6" w:rsidRPr="0058434B" w:rsidDel="00A73CC3" w:rsidRDefault="003D5FD6">
          <w:pPr>
            <w:pStyle w:val="TOC1"/>
            <w:tabs>
              <w:tab w:val="left" w:pos="660"/>
              <w:tab w:val="right" w:leader="dot" w:pos="9064"/>
            </w:tabs>
            <w:rPr>
              <w:del w:id="896" w:author="Vo Cuong" w:date="2020-03-24T00:05:00Z"/>
              <w:rFonts w:ascii="Times New Roman" w:eastAsiaTheme="minorEastAsia" w:hAnsi="Times New Roman" w:cs="Times New Roman"/>
              <w:b/>
              <w:noProof/>
              <w:color w:val="000000" w:themeColor="text1"/>
              <w:sz w:val="26"/>
              <w:szCs w:val="26"/>
              <w:rPrChange w:id="897" w:author="Vo Cuong" w:date="2020-04-01T21:33:00Z">
                <w:rPr>
                  <w:del w:id="898" w:author="Vo Cuong" w:date="2020-03-24T00:05:00Z"/>
                  <w:rFonts w:eastAsiaTheme="minorEastAsia"/>
                  <w:noProof/>
                </w:rPr>
              </w:rPrChange>
            </w:rPr>
          </w:pPr>
          <w:del w:id="899" w:author="Vo Cuong" w:date="2020-03-24T00:05:00Z">
            <w:r w:rsidRPr="0058434B" w:rsidDel="00A73CC3">
              <w:rPr>
                <w:color w:val="000000" w:themeColor="text1"/>
                <w:sz w:val="26"/>
                <w:szCs w:val="26"/>
                <w:rPrChange w:id="900" w:author="Vo Cuong" w:date="2020-04-01T21:33:00Z">
                  <w:rPr>
                    <w:rStyle w:val="Hyperlink"/>
                    <w:rFonts w:ascii="Times New Roman" w:hAnsi="Times New Roman" w:cs="Times New Roman"/>
                    <w:b/>
                    <w:noProof/>
                  </w:rPr>
                </w:rPrChange>
              </w:rPr>
              <w:delText>II.</w:delText>
            </w:r>
            <w:r w:rsidRPr="0058434B" w:rsidDel="00A73CC3">
              <w:rPr>
                <w:rFonts w:ascii="Times New Roman" w:eastAsiaTheme="minorEastAsia" w:hAnsi="Times New Roman" w:cs="Times New Roman"/>
                <w:b/>
                <w:noProof/>
                <w:color w:val="000000" w:themeColor="text1"/>
                <w:sz w:val="26"/>
                <w:szCs w:val="26"/>
                <w:rPrChange w:id="901" w:author="Vo Cuong" w:date="2020-04-01T21:33:00Z">
                  <w:rPr>
                    <w:rFonts w:eastAsiaTheme="minorEastAsia"/>
                    <w:noProof/>
                  </w:rPr>
                </w:rPrChange>
              </w:rPr>
              <w:tab/>
            </w:r>
            <w:r w:rsidRPr="0058434B" w:rsidDel="00A73CC3">
              <w:rPr>
                <w:color w:val="000000" w:themeColor="text1"/>
                <w:sz w:val="26"/>
                <w:szCs w:val="26"/>
                <w:rPrChange w:id="902" w:author="Vo Cuong" w:date="2020-04-01T21:33:00Z">
                  <w:rPr>
                    <w:rStyle w:val="Hyperlink"/>
                    <w:rFonts w:ascii="Times New Roman" w:hAnsi="Times New Roman" w:cs="Times New Roman"/>
                    <w:b/>
                    <w:noProof/>
                  </w:rPr>
                </w:rPrChange>
              </w:rPr>
              <w:delText>TỔNG QUAN VỀ HỆ THỐNG</w:delText>
            </w:r>
            <w:r w:rsidRPr="0058434B" w:rsidDel="00A73CC3">
              <w:rPr>
                <w:rFonts w:ascii="Times New Roman" w:hAnsi="Times New Roman" w:cs="Times New Roman"/>
                <w:b/>
                <w:noProof/>
                <w:webHidden/>
                <w:color w:val="000000" w:themeColor="text1"/>
                <w:sz w:val="26"/>
                <w:szCs w:val="26"/>
                <w:rPrChange w:id="903" w:author="Vo Cuong" w:date="2020-04-01T21:33:00Z">
                  <w:rPr>
                    <w:noProof/>
                    <w:webHidden/>
                  </w:rPr>
                </w:rPrChange>
              </w:rPr>
              <w:tab/>
            </w:r>
            <w:r w:rsidR="00A73CC3" w:rsidRPr="0058434B" w:rsidDel="00A73CC3">
              <w:rPr>
                <w:rFonts w:ascii="Times New Roman" w:hAnsi="Times New Roman" w:cs="Times New Roman"/>
                <w:b/>
                <w:noProof/>
                <w:webHidden/>
                <w:color w:val="000000" w:themeColor="text1"/>
                <w:sz w:val="26"/>
                <w:szCs w:val="26"/>
                <w:rPrChange w:id="904" w:author="Vo Cuong" w:date="2020-04-01T21:33:00Z">
                  <w:rPr>
                    <w:noProof/>
                    <w:webHidden/>
                  </w:rPr>
                </w:rPrChange>
              </w:rPr>
              <w:delText>3</w:delText>
            </w:r>
          </w:del>
        </w:p>
        <w:p w:rsidR="003D5FD6" w:rsidRPr="0058434B" w:rsidDel="00A73CC3" w:rsidRDefault="003D5FD6">
          <w:pPr>
            <w:pStyle w:val="TOC2"/>
            <w:tabs>
              <w:tab w:val="left" w:pos="660"/>
              <w:tab w:val="right" w:leader="dot" w:pos="9064"/>
            </w:tabs>
            <w:rPr>
              <w:del w:id="905" w:author="Vo Cuong" w:date="2020-03-24T00:05:00Z"/>
              <w:rFonts w:ascii="Times New Roman" w:eastAsiaTheme="minorEastAsia" w:hAnsi="Times New Roman" w:cs="Times New Roman"/>
              <w:b/>
              <w:noProof/>
              <w:color w:val="000000" w:themeColor="text1"/>
              <w:sz w:val="26"/>
              <w:szCs w:val="26"/>
              <w:rPrChange w:id="906" w:author="Vo Cuong" w:date="2020-04-01T21:33:00Z">
                <w:rPr>
                  <w:del w:id="907" w:author="Vo Cuong" w:date="2020-03-24T00:05:00Z"/>
                  <w:rFonts w:eastAsiaTheme="minorEastAsia"/>
                  <w:noProof/>
                </w:rPr>
              </w:rPrChange>
            </w:rPr>
          </w:pPr>
          <w:del w:id="908" w:author="Vo Cuong" w:date="2020-03-24T00:05:00Z">
            <w:r w:rsidRPr="0058434B" w:rsidDel="00A73CC3">
              <w:rPr>
                <w:color w:val="000000" w:themeColor="text1"/>
                <w:sz w:val="26"/>
                <w:szCs w:val="26"/>
                <w:rPrChange w:id="909" w:author="Vo Cuong" w:date="2020-04-01T21:33:00Z">
                  <w:rPr>
                    <w:rStyle w:val="Hyperlink"/>
                    <w:rFonts w:ascii="Times New Roman" w:hAnsi="Times New Roman" w:cs="Times New Roman"/>
                    <w:b/>
                    <w:noProof/>
                  </w:rPr>
                </w:rPrChange>
              </w:rPr>
              <w:delText>1.</w:delText>
            </w:r>
            <w:r w:rsidRPr="0058434B" w:rsidDel="00A73CC3">
              <w:rPr>
                <w:rFonts w:ascii="Times New Roman" w:eastAsiaTheme="minorEastAsia" w:hAnsi="Times New Roman" w:cs="Times New Roman"/>
                <w:b/>
                <w:noProof/>
                <w:color w:val="000000" w:themeColor="text1"/>
                <w:sz w:val="26"/>
                <w:szCs w:val="26"/>
                <w:rPrChange w:id="910" w:author="Vo Cuong" w:date="2020-04-01T21:33:00Z">
                  <w:rPr>
                    <w:rFonts w:eastAsiaTheme="minorEastAsia"/>
                    <w:noProof/>
                  </w:rPr>
                </w:rPrChange>
              </w:rPr>
              <w:tab/>
            </w:r>
            <w:r w:rsidRPr="0058434B" w:rsidDel="00A73CC3">
              <w:rPr>
                <w:color w:val="000000" w:themeColor="text1"/>
                <w:sz w:val="26"/>
                <w:szCs w:val="26"/>
                <w:rPrChange w:id="911" w:author="Vo Cuong" w:date="2020-04-01T21:33:00Z">
                  <w:rPr>
                    <w:rStyle w:val="Hyperlink"/>
                    <w:rFonts w:ascii="Times New Roman" w:hAnsi="Times New Roman" w:cs="Times New Roman"/>
                    <w:b/>
                    <w:noProof/>
                  </w:rPr>
                </w:rPrChange>
              </w:rPr>
              <w:delText>Chức năng chính của hệ thống</w:delText>
            </w:r>
            <w:r w:rsidRPr="0058434B" w:rsidDel="00A73CC3">
              <w:rPr>
                <w:rFonts w:ascii="Times New Roman" w:hAnsi="Times New Roman" w:cs="Times New Roman"/>
                <w:b/>
                <w:noProof/>
                <w:webHidden/>
                <w:color w:val="000000" w:themeColor="text1"/>
                <w:sz w:val="26"/>
                <w:szCs w:val="26"/>
                <w:rPrChange w:id="912" w:author="Vo Cuong" w:date="2020-04-01T21:33:00Z">
                  <w:rPr>
                    <w:noProof/>
                    <w:webHidden/>
                  </w:rPr>
                </w:rPrChange>
              </w:rPr>
              <w:tab/>
            </w:r>
            <w:r w:rsidR="00A73CC3" w:rsidRPr="0058434B" w:rsidDel="00A73CC3">
              <w:rPr>
                <w:rFonts w:ascii="Times New Roman" w:hAnsi="Times New Roman" w:cs="Times New Roman"/>
                <w:b/>
                <w:noProof/>
                <w:webHidden/>
                <w:color w:val="000000" w:themeColor="text1"/>
                <w:sz w:val="26"/>
                <w:szCs w:val="26"/>
                <w:rPrChange w:id="913" w:author="Vo Cuong" w:date="2020-04-01T21:33:00Z">
                  <w:rPr>
                    <w:noProof/>
                    <w:webHidden/>
                  </w:rPr>
                </w:rPrChange>
              </w:rPr>
              <w:delText>3</w:delText>
            </w:r>
          </w:del>
        </w:p>
        <w:p w:rsidR="003D5FD6" w:rsidRPr="0058434B" w:rsidDel="00A73CC3" w:rsidRDefault="003D5FD6">
          <w:pPr>
            <w:pStyle w:val="TOC2"/>
            <w:tabs>
              <w:tab w:val="left" w:pos="660"/>
              <w:tab w:val="right" w:leader="dot" w:pos="9064"/>
            </w:tabs>
            <w:rPr>
              <w:del w:id="914" w:author="Vo Cuong" w:date="2020-03-24T00:05:00Z"/>
              <w:rFonts w:ascii="Times New Roman" w:eastAsiaTheme="minorEastAsia" w:hAnsi="Times New Roman" w:cs="Times New Roman"/>
              <w:b/>
              <w:noProof/>
              <w:color w:val="000000" w:themeColor="text1"/>
              <w:sz w:val="26"/>
              <w:szCs w:val="26"/>
              <w:rPrChange w:id="915" w:author="Vo Cuong" w:date="2020-04-01T21:33:00Z">
                <w:rPr>
                  <w:del w:id="916" w:author="Vo Cuong" w:date="2020-03-24T00:05:00Z"/>
                  <w:rFonts w:eastAsiaTheme="minorEastAsia"/>
                  <w:noProof/>
                </w:rPr>
              </w:rPrChange>
            </w:rPr>
          </w:pPr>
          <w:del w:id="917" w:author="Vo Cuong" w:date="2020-03-24T00:05:00Z">
            <w:r w:rsidRPr="0058434B" w:rsidDel="00A73CC3">
              <w:rPr>
                <w:color w:val="000000" w:themeColor="text1"/>
                <w:sz w:val="26"/>
                <w:szCs w:val="26"/>
                <w:rPrChange w:id="918" w:author="Vo Cuong" w:date="2020-04-01T21:33:00Z">
                  <w:rPr>
                    <w:rStyle w:val="Hyperlink"/>
                    <w:rFonts w:ascii="Times New Roman" w:hAnsi="Times New Roman" w:cs="Times New Roman"/>
                    <w:b/>
                    <w:noProof/>
                  </w:rPr>
                </w:rPrChange>
              </w:rPr>
              <w:delText>2.</w:delText>
            </w:r>
            <w:r w:rsidRPr="0058434B" w:rsidDel="00A73CC3">
              <w:rPr>
                <w:rFonts w:ascii="Times New Roman" w:eastAsiaTheme="minorEastAsia" w:hAnsi="Times New Roman" w:cs="Times New Roman"/>
                <w:b/>
                <w:noProof/>
                <w:color w:val="000000" w:themeColor="text1"/>
                <w:sz w:val="26"/>
                <w:szCs w:val="26"/>
                <w:rPrChange w:id="919" w:author="Vo Cuong" w:date="2020-04-01T21:33:00Z">
                  <w:rPr>
                    <w:rFonts w:eastAsiaTheme="minorEastAsia"/>
                    <w:noProof/>
                  </w:rPr>
                </w:rPrChange>
              </w:rPr>
              <w:tab/>
            </w:r>
            <w:r w:rsidRPr="0058434B" w:rsidDel="00A73CC3">
              <w:rPr>
                <w:color w:val="000000" w:themeColor="text1"/>
                <w:sz w:val="26"/>
                <w:szCs w:val="26"/>
                <w:rPrChange w:id="920" w:author="Vo Cuong" w:date="2020-04-01T21:33:00Z">
                  <w:rPr>
                    <w:rStyle w:val="Hyperlink"/>
                    <w:rFonts w:ascii="Times New Roman" w:hAnsi="Times New Roman" w:cs="Times New Roman"/>
                    <w:b/>
                    <w:noProof/>
                  </w:rPr>
                </w:rPrChange>
              </w:rPr>
              <w:delText>Mô tả người dùng</w:delText>
            </w:r>
            <w:r w:rsidRPr="0058434B" w:rsidDel="00A73CC3">
              <w:rPr>
                <w:rFonts w:ascii="Times New Roman" w:hAnsi="Times New Roman" w:cs="Times New Roman"/>
                <w:b/>
                <w:noProof/>
                <w:webHidden/>
                <w:color w:val="000000" w:themeColor="text1"/>
                <w:sz w:val="26"/>
                <w:szCs w:val="26"/>
                <w:rPrChange w:id="921" w:author="Vo Cuong" w:date="2020-04-01T21:33:00Z">
                  <w:rPr>
                    <w:noProof/>
                    <w:webHidden/>
                  </w:rPr>
                </w:rPrChange>
              </w:rPr>
              <w:tab/>
            </w:r>
            <w:r w:rsidR="00A73CC3" w:rsidRPr="0058434B" w:rsidDel="00A73CC3">
              <w:rPr>
                <w:rFonts w:ascii="Times New Roman" w:hAnsi="Times New Roman" w:cs="Times New Roman"/>
                <w:b/>
                <w:noProof/>
                <w:webHidden/>
                <w:color w:val="000000" w:themeColor="text1"/>
                <w:sz w:val="26"/>
                <w:szCs w:val="26"/>
                <w:rPrChange w:id="922" w:author="Vo Cuong" w:date="2020-04-01T21:33:00Z">
                  <w:rPr>
                    <w:noProof/>
                    <w:webHidden/>
                  </w:rPr>
                </w:rPrChange>
              </w:rPr>
              <w:delText>3</w:delText>
            </w:r>
          </w:del>
        </w:p>
        <w:p w:rsidR="003D5FD6" w:rsidRPr="0058434B" w:rsidDel="00A73CC3" w:rsidRDefault="003D5FD6">
          <w:pPr>
            <w:pStyle w:val="TOC1"/>
            <w:tabs>
              <w:tab w:val="left" w:pos="660"/>
              <w:tab w:val="right" w:leader="dot" w:pos="9064"/>
            </w:tabs>
            <w:rPr>
              <w:del w:id="923" w:author="Vo Cuong" w:date="2020-03-24T00:05:00Z"/>
              <w:rFonts w:ascii="Times New Roman" w:eastAsiaTheme="minorEastAsia" w:hAnsi="Times New Roman" w:cs="Times New Roman"/>
              <w:b/>
              <w:noProof/>
              <w:color w:val="000000" w:themeColor="text1"/>
              <w:sz w:val="26"/>
              <w:szCs w:val="26"/>
              <w:rPrChange w:id="924" w:author="Vo Cuong" w:date="2020-04-01T21:33:00Z">
                <w:rPr>
                  <w:del w:id="925" w:author="Vo Cuong" w:date="2020-03-24T00:05:00Z"/>
                  <w:rFonts w:eastAsiaTheme="minorEastAsia"/>
                  <w:noProof/>
                </w:rPr>
              </w:rPrChange>
            </w:rPr>
          </w:pPr>
          <w:del w:id="926" w:author="Vo Cuong" w:date="2020-03-24T00:05:00Z">
            <w:r w:rsidRPr="0058434B" w:rsidDel="00A73CC3">
              <w:rPr>
                <w:color w:val="000000" w:themeColor="text1"/>
                <w:sz w:val="26"/>
                <w:szCs w:val="26"/>
                <w:rPrChange w:id="927" w:author="Vo Cuong" w:date="2020-04-01T21:33:00Z">
                  <w:rPr>
                    <w:rStyle w:val="Hyperlink"/>
                    <w:rFonts w:ascii="Times New Roman" w:hAnsi="Times New Roman" w:cs="Times New Roman"/>
                    <w:b/>
                    <w:noProof/>
                  </w:rPr>
                </w:rPrChange>
              </w:rPr>
              <w:delText>III.</w:delText>
            </w:r>
            <w:r w:rsidRPr="0058434B" w:rsidDel="00A73CC3">
              <w:rPr>
                <w:rFonts w:ascii="Times New Roman" w:eastAsiaTheme="minorEastAsia" w:hAnsi="Times New Roman" w:cs="Times New Roman"/>
                <w:b/>
                <w:noProof/>
                <w:color w:val="000000" w:themeColor="text1"/>
                <w:sz w:val="26"/>
                <w:szCs w:val="26"/>
                <w:rPrChange w:id="928" w:author="Vo Cuong" w:date="2020-04-01T21:33:00Z">
                  <w:rPr>
                    <w:rFonts w:eastAsiaTheme="minorEastAsia"/>
                    <w:noProof/>
                  </w:rPr>
                </w:rPrChange>
              </w:rPr>
              <w:tab/>
            </w:r>
            <w:r w:rsidRPr="0058434B" w:rsidDel="00A73CC3">
              <w:rPr>
                <w:color w:val="000000" w:themeColor="text1"/>
                <w:sz w:val="26"/>
                <w:szCs w:val="26"/>
                <w:rPrChange w:id="929" w:author="Vo Cuong" w:date="2020-04-01T21:33:00Z">
                  <w:rPr>
                    <w:rStyle w:val="Hyperlink"/>
                    <w:rFonts w:ascii="Times New Roman" w:hAnsi="Times New Roman" w:cs="Times New Roman"/>
                    <w:b/>
                    <w:noProof/>
                  </w:rPr>
                </w:rPrChange>
              </w:rPr>
              <w:delText>ĐẶC TẢ YÊU CẦU</w:delText>
            </w:r>
            <w:r w:rsidRPr="0058434B" w:rsidDel="00A73CC3">
              <w:rPr>
                <w:rFonts w:ascii="Times New Roman" w:hAnsi="Times New Roman" w:cs="Times New Roman"/>
                <w:b/>
                <w:noProof/>
                <w:webHidden/>
                <w:color w:val="000000" w:themeColor="text1"/>
                <w:sz w:val="26"/>
                <w:szCs w:val="26"/>
                <w:rPrChange w:id="930" w:author="Vo Cuong" w:date="2020-04-01T21:33:00Z">
                  <w:rPr>
                    <w:noProof/>
                    <w:webHidden/>
                  </w:rPr>
                </w:rPrChange>
              </w:rPr>
              <w:tab/>
            </w:r>
            <w:r w:rsidR="00A73CC3" w:rsidRPr="0058434B" w:rsidDel="00A73CC3">
              <w:rPr>
                <w:rFonts w:ascii="Times New Roman" w:hAnsi="Times New Roman" w:cs="Times New Roman"/>
                <w:b/>
                <w:noProof/>
                <w:webHidden/>
                <w:color w:val="000000" w:themeColor="text1"/>
                <w:sz w:val="26"/>
                <w:szCs w:val="26"/>
                <w:rPrChange w:id="931" w:author="Vo Cuong" w:date="2020-04-01T21:33:00Z">
                  <w:rPr>
                    <w:noProof/>
                    <w:webHidden/>
                  </w:rPr>
                </w:rPrChange>
              </w:rPr>
              <w:delText>3</w:delText>
            </w:r>
          </w:del>
        </w:p>
        <w:p w:rsidR="003D5FD6" w:rsidRPr="0058434B" w:rsidDel="00A73CC3" w:rsidRDefault="003D5FD6">
          <w:pPr>
            <w:pStyle w:val="TOC1"/>
            <w:tabs>
              <w:tab w:val="left" w:pos="660"/>
              <w:tab w:val="right" w:leader="dot" w:pos="9064"/>
            </w:tabs>
            <w:rPr>
              <w:del w:id="932" w:author="Vo Cuong" w:date="2020-03-24T00:05:00Z"/>
              <w:rFonts w:ascii="Times New Roman" w:eastAsiaTheme="minorEastAsia" w:hAnsi="Times New Roman" w:cs="Times New Roman"/>
              <w:b/>
              <w:noProof/>
              <w:color w:val="000000" w:themeColor="text1"/>
              <w:sz w:val="26"/>
              <w:szCs w:val="26"/>
              <w:rPrChange w:id="933" w:author="Vo Cuong" w:date="2020-04-01T21:33:00Z">
                <w:rPr>
                  <w:del w:id="934" w:author="Vo Cuong" w:date="2020-03-24T00:05:00Z"/>
                  <w:rFonts w:eastAsiaTheme="minorEastAsia"/>
                  <w:noProof/>
                </w:rPr>
              </w:rPrChange>
            </w:rPr>
          </w:pPr>
          <w:del w:id="935" w:author="Vo Cuong" w:date="2020-03-24T00:05:00Z">
            <w:r w:rsidRPr="0058434B" w:rsidDel="00A73CC3">
              <w:rPr>
                <w:color w:val="000000" w:themeColor="text1"/>
                <w:sz w:val="26"/>
                <w:szCs w:val="26"/>
                <w:rPrChange w:id="936" w:author="Vo Cuong" w:date="2020-04-01T21:33:00Z">
                  <w:rPr>
                    <w:rStyle w:val="Hyperlink"/>
                    <w:rFonts w:ascii="Times New Roman" w:hAnsi="Times New Roman" w:cs="Times New Roman"/>
                    <w:b/>
                    <w:noProof/>
                  </w:rPr>
                </w:rPrChange>
              </w:rPr>
              <w:delText>IV.</w:delText>
            </w:r>
            <w:r w:rsidRPr="0058434B" w:rsidDel="00A73CC3">
              <w:rPr>
                <w:rFonts w:ascii="Times New Roman" w:eastAsiaTheme="minorEastAsia" w:hAnsi="Times New Roman" w:cs="Times New Roman"/>
                <w:b/>
                <w:noProof/>
                <w:color w:val="000000" w:themeColor="text1"/>
                <w:sz w:val="26"/>
                <w:szCs w:val="26"/>
                <w:rPrChange w:id="937" w:author="Vo Cuong" w:date="2020-04-01T21:33:00Z">
                  <w:rPr>
                    <w:rFonts w:eastAsiaTheme="minorEastAsia"/>
                    <w:noProof/>
                  </w:rPr>
                </w:rPrChange>
              </w:rPr>
              <w:tab/>
            </w:r>
            <w:r w:rsidRPr="0058434B" w:rsidDel="00A73CC3">
              <w:rPr>
                <w:color w:val="000000" w:themeColor="text1"/>
                <w:sz w:val="26"/>
                <w:szCs w:val="26"/>
                <w:rPrChange w:id="938" w:author="Vo Cuong" w:date="2020-04-01T21:33:00Z">
                  <w:rPr>
                    <w:rStyle w:val="Hyperlink"/>
                    <w:rFonts w:ascii="Times New Roman" w:hAnsi="Times New Roman" w:cs="Times New Roman"/>
                    <w:b/>
                    <w:noProof/>
                  </w:rPr>
                </w:rPrChange>
              </w:rPr>
              <w:delText>SƠ ĐỒ TOÀN BỘ HỆ THỐNG USE – CASE</w:delText>
            </w:r>
            <w:r w:rsidRPr="0058434B" w:rsidDel="00A73CC3">
              <w:rPr>
                <w:rFonts w:ascii="Times New Roman" w:hAnsi="Times New Roman" w:cs="Times New Roman"/>
                <w:b/>
                <w:noProof/>
                <w:webHidden/>
                <w:color w:val="000000" w:themeColor="text1"/>
                <w:sz w:val="26"/>
                <w:szCs w:val="26"/>
                <w:rPrChange w:id="939" w:author="Vo Cuong" w:date="2020-04-01T21:33:00Z">
                  <w:rPr>
                    <w:noProof/>
                    <w:webHidden/>
                  </w:rPr>
                </w:rPrChange>
              </w:rPr>
              <w:tab/>
            </w:r>
            <w:r w:rsidR="00A73CC3" w:rsidRPr="0058434B" w:rsidDel="00A73CC3">
              <w:rPr>
                <w:rFonts w:ascii="Times New Roman" w:hAnsi="Times New Roman" w:cs="Times New Roman"/>
                <w:b/>
                <w:noProof/>
                <w:webHidden/>
                <w:color w:val="000000" w:themeColor="text1"/>
                <w:sz w:val="26"/>
                <w:szCs w:val="26"/>
                <w:rPrChange w:id="940" w:author="Vo Cuong" w:date="2020-04-01T21:33:00Z">
                  <w:rPr>
                    <w:noProof/>
                    <w:webHidden/>
                  </w:rPr>
                </w:rPrChange>
              </w:rPr>
              <w:delText>6</w:delText>
            </w:r>
          </w:del>
        </w:p>
        <w:p w:rsidR="003D5FD6" w:rsidRPr="0058434B" w:rsidDel="00A73CC3" w:rsidRDefault="003D5FD6">
          <w:pPr>
            <w:pStyle w:val="TOC1"/>
            <w:tabs>
              <w:tab w:val="left" w:pos="440"/>
              <w:tab w:val="right" w:leader="dot" w:pos="9064"/>
            </w:tabs>
            <w:rPr>
              <w:del w:id="941" w:author="Vo Cuong" w:date="2020-03-24T00:05:00Z"/>
              <w:rFonts w:ascii="Times New Roman" w:eastAsiaTheme="minorEastAsia" w:hAnsi="Times New Roman" w:cs="Times New Roman"/>
              <w:b/>
              <w:noProof/>
              <w:color w:val="000000" w:themeColor="text1"/>
              <w:sz w:val="26"/>
              <w:szCs w:val="26"/>
              <w:rPrChange w:id="942" w:author="Vo Cuong" w:date="2020-04-01T21:33:00Z">
                <w:rPr>
                  <w:del w:id="943" w:author="Vo Cuong" w:date="2020-03-24T00:05:00Z"/>
                  <w:rFonts w:eastAsiaTheme="minorEastAsia"/>
                  <w:noProof/>
                </w:rPr>
              </w:rPrChange>
            </w:rPr>
          </w:pPr>
          <w:del w:id="944" w:author="Vo Cuong" w:date="2020-03-24T00:05:00Z">
            <w:r w:rsidRPr="0058434B" w:rsidDel="00A73CC3">
              <w:rPr>
                <w:color w:val="000000" w:themeColor="text1"/>
                <w:sz w:val="26"/>
                <w:szCs w:val="26"/>
                <w:rPrChange w:id="945" w:author="Vo Cuong" w:date="2020-04-01T21:33:00Z">
                  <w:rPr>
                    <w:rStyle w:val="Hyperlink"/>
                    <w:rFonts w:ascii="Times New Roman" w:hAnsi="Times New Roman" w:cs="Times New Roman"/>
                    <w:b/>
                    <w:noProof/>
                  </w:rPr>
                </w:rPrChange>
              </w:rPr>
              <w:delText>V.</w:delText>
            </w:r>
            <w:r w:rsidRPr="0058434B" w:rsidDel="00A73CC3">
              <w:rPr>
                <w:rFonts w:ascii="Times New Roman" w:eastAsiaTheme="minorEastAsia" w:hAnsi="Times New Roman" w:cs="Times New Roman"/>
                <w:b/>
                <w:noProof/>
                <w:color w:val="000000" w:themeColor="text1"/>
                <w:sz w:val="26"/>
                <w:szCs w:val="26"/>
                <w:rPrChange w:id="946" w:author="Vo Cuong" w:date="2020-04-01T21:33:00Z">
                  <w:rPr>
                    <w:rFonts w:eastAsiaTheme="minorEastAsia"/>
                    <w:noProof/>
                  </w:rPr>
                </w:rPrChange>
              </w:rPr>
              <w:tab/>
            </w:r>
            <w:r w:rsidRPr="0058434B" w:rsidDel="00A73CC3">
              <w:rPr>
                <w:color w:val="000000" w:themeColor="text1"/>
                <w:sz w:val="26"/>
                <w:szCs w:val="26"/>
                <w:rPrChange w:id="947" w:author="Vo Cuong" w:date="2020-04-01T21:33:00Z">
                  <w:rPr>
                    <w:rStyle w:val="Hyperlink"/>
                    <w:rFonts w:ascii="Times New Roman" w:hAnsi="Times New Roman" w:cs="Times New Roman"/>
                    <w:b/>
                    <w:noProof/>
                  </w:rPr>
                </w:rPrChange>
              </w:rPr>
              <w:delText>ĐẶC TẢ</w:delText>
            </w:r>
            <w:r w:rsidR="004461E3" w:rsidRPr="0058434B" w:rsidDel="00A73CC3">
              <w:rPr>
                <w:color w:val="000000" w:themeColor="text1"/>
                <w:sz w:val="26"/>
                <w:szCs w:val="26"/>
                <w:rPrChange w:id="948" w:author="Vo Cuong" w:date="2020-04-01T21:33:00Z">
                  <w:rPr>
                    <w:rStyle w:val="Hyperlink"/>
                    <w:rFonts w:ascii="Times New Roman" w:hAnsi="Times New Roman" w:cs="Times New Roman"/>
                    <w:b/>
                    <w:noProof/>
                  </w:rPr>
                </w:rPrChange>
              </w:rPr>
              <w:delText xml:space="preserve"> GIAO DIỆN</w:delText>
            </w:r>
            <w:r w:rsidRPr="0058434B" w:rsidDel="00A73CC3">
              <w:rPr>
                <w:color w:val="000000" w:themeColor="text1"/>
                <w:sz w:val="26"/>
                <w:szCs w:val="26"/>
                <w:rPrChange w:id="949" w:author="Vo Cuong" w:date="2020-04-01T21:33:00Z">
                  <w:rPr>
                    <w:rStyle w:val="Hyperlink"/>
                    <w:rFonts w:ascii="Times New Roman" w:hAnsi="Times New Roman" w:cs="Times New Roman"/>
                    <w:b/>
                    <w:noProof/>
                  </w:rPr>
                </w:rPrChange>
              </w:rPr>
              <w:delText xml:space="preserve"> PHẦN MỀM</w:delText>
            </w:r>
            <w:r w:rsidRPr="0058434B" w:rsidDel="00A73CC3">
              <w:rPr>
                <w:rFonts w:ascii="Times New Roman" w:hAnsi="Times New Roman" w:cs="Times New Roman"/>
                <w:b/>
                <w:noProof/>
                <w:webHidden/>
                <w:color w:val="000000" w:themeColor="text1"/>
                <w:sz w:val="26"/>
                <w:szCs w:val="26"/>
                <w:rPrChange w:id="950" w:author="Vo Cuong" w:date="2020-04-01T21:33:00Z">
                  <w:rPr>
                    <w:noProof/>
                    <w:webHidden/>
                  </w:rPr>
                </w:rPrChange>
              </w:rPr>
              <w:tab/>
            </w:r>
            <w:r w:rsidR="00A73CC3" w:rsidRPr="0058434B" w:rsidDel="00A73CC3">
              <w:rPr>
                <w:rFonts w:ascii="Times New Roman" w:hAnsi="Times New Roman" w:cs="Times New Roman"/>
                <w:b/>
                <w:noProof/>
                <w:webHidden/>
                <w:color w:val="000000" w:themeColor="text1"/>
                <w:sz w:val="26"/>
                <w:szCs w:val="26"/>
                <w:rPrChange w:id="951" w:author="Vo Cuong" w:date="2020-04-01T21:33:00Z">
                  <w:rPr>
                    <w:noProof/>
                    <w:webHidden/>
                  </w:rPr>
                </w:rPrChange>
              </w:rPr>
              <w:delText>7</w:delText>
            </w:r>
          </w:del>
        </w:p>
        <w:p w:rsidR="003D5FD6" w:rsidRPr="0058434B" w:rsidDel="00A73CC3" w:rsidRDefault="003D5FD6">
          <w:pPr>
            <w:pStyle w:val="TOC2"/>
            <w:tabs>
              <w:tab w:val="left" w:pos="660"/>
              <w:tab w:val="right" w:leader="dot" w:pos="9064"/>
            </w:tabs>
            <w:rPr>
              <w:del w:id="952" w:author="Vo Cuong" w:date="2020-03-24T00:05:00Z"/>
              <w:rFonts w:ascii="Times New Roman" w:eastAsiaTheme="minorEastAsia" w:hAnsi="Times New Roman" w:cs="Times New Roman"/>
              <w:b/>
              <w:noProof/>
              <w:color w:val="000000" w:themeColor="text1"/>
              <w:sz w:val="26"/>
              <w:szCs w:val="26"/>
              <w:rPrChange w:id="953" w:author="Vo Cuong" w:date="2020-04-01T21:33:00Z">
                <w:rPr>
                  <w:del w:id="954" w:author="Vo Cuong" w:date="2020-03-24T00:05:00Z"/>
                  <w:rFonts w:eastAsiaTheme="minorEastAsia"/>
                  <w:noProof/>
                </w:rPr>
              </w:rPrChange>
            </w:rPr>
          </w:pPr>
          <w:del w:id="955" w:author="Vo Cuong" w:date="2020-03-24T00:05:00Z">
            <w:r w:rsidRPr="0058434B" w:rsidDel="00A73CC3">
              <w:rPr>
                <w:color w:val="000000" w:themeColor="text1"/>
                <w:sz w:val="26"/>
                <w:szCs w:val="26"/>
                <w:rPrChange w:id="956" w:author="Vo Cuong" w:date="2020-04-01T21:33:00Z">
                  <w:rPr>
                    <w:rStyle w:val="Hyperlink"/>
                    <w:rFonts w:ascii="Times New Roman" w:hAnsi="Times New Roman" w:cs="Times New Roman"/>
                    <w:b/>
                    <w:noProof/>
                  </w:rPr>
                </w:rPrChange>
              </w:rPr>
              <w:delText>1.</w:delText>
            </w:r>
            <w:r w:rsidRPr="0058434B" w:rsidDel="00A73CC3">
              <w:rPr>
                <w:rFonts w:ascii="Times New Roman" w:eastAsiaTheme="minorEastAsia" w:hAnsi="Times New Roman" w:cs="Times New Roman"/>
                <w:b/>
                <w:noProof/>
                <w:color w:val="000000" w:themeColor="text1"/>
                <w:sz w:val="26"/>
                <w:szCs w:val="26"/>
                <w:rPrChange w:id="957" w:author="Vo Cuong" w:date="2020-04-01T21:33:00Z">
                  <w:rPr>
                    <w:rFonts w:eastAsiaTheme="minorEastAsia"/>
                    <w:noProof/>
                  </w:rPr>
                </w:rPrChange>
              </w:rPr>
              <w:tab/>
            </w:r>
            <w:r w:rsidRPr="0058434B" w:rsidDel="00A73CC3">
              <w:rPr>
                <w:color w:val="000000" w:themeColor="text1"/>
                <w:sz w:val="26"/>
                <w:szCs w:val="26"/>
                <w:rPrChange w:id="958" w:author="Vo Cuong" w:date="2020-04-01T21:33:00Z">
                  <w:rPr>
                    <w:rStyle w:val="Hyperlink"/>
                    <w:rFonts w:ascii="Times New Roman" w:hAnsi="Times New Roman" w:cs="Times New Roman"/>
                    <w:b/>
                    <w:noProof/>
                  </w:rPr>
                </w:rPrChange>
              </w:rPr>
              <w:delText>Giao diện người dùng</w:delText>
            </w:r>
            <w:r w:rsidRPr="0058434B" w:rsidDel="00A73CC3">
              <w:rPr>
                <w:rFonts w:ascii="Times New Roman" w:hAnsi="Times New Roman" w:cs="Times New Roman"/>
                <w:b/>
                <w:noProof/>
                <w:webHidden/>
                <w:color w:val="000000" w:themeColor="text1"/>
                <w:sz w:val="26"/>
                <w:szCs w:val="26"/>
                <w:rPrChange w:id="959" w:author="Vo Cuong" w:date="2020-04-01T21:33:00Z">
                  <w:rPr>
                    <w:noProof/>
                    <w:webHidden/>
                  </w:rPr>
                </w:rPrChange>
              </w:rPr>
              <w:tab/>
            </w:r>
            <w:r w:rsidR="00A73CC3" w:rsidRPr="0058434B" w:rsidDel="00A73CC3">
              <w:rPr>
                <w:rFonts w:ascii="Times New Roman" w:hAnsi="Times New Roman" w:cs="Times New Roman"/>
                <w:b/>
                <w:noProof/>
                <w:webHidden/>
                <w:color w:val="000000" w:themeColor="text1"/>
                <w:sz w:val="26"/>
                <w:szCs w:val="26"/>
                <w:rPrChange w:id="960" w:author="Vo Cuong" w:date="2020-04-01T21:33:00Z">
                  <w:rPr>
                    <w:noProof/>
                    <w:webHidden/>
                  </w:rPr>
                </w:rPrChange>
              </w:rPr>
              <w:delText>7</w:delText>
            </w:r>
          </w:del>
        </w:p>
        <w:p w:rsidR="003D5FD6" w:rsidRPr="0058434B" w:rsidDel="00A73CC3" w:rsidRDefault="003D5FD6">
          <w:pPr>
            <w:pStyle w:val="TOC3"/>
            <w:tabs>
              <w:tab w:val="left" w:pos="1100"/>
              <w:tab w:val="right" w:leader="dot" w:pos="9064"/>
            </w:tabs>
            <w:rPr>
              <w:del w:id="961" w:author="Vo Cuong" w:date="2020-03-24T00:05:00Z"/>
              <w:rFonts w:ascii="Times New Roman" w:eastAsiaTheme="minorEastAsia" w:hAnsi="Times New Roman" w:cs="Times New Roman"/>
              <w:b/>
              <w:noProof/>
              <w:color w:val="000000" w:themeColor="text1"/>
              <w:sz w:val="26"/>
              <w:szCs w:val="26"/>
              <w:rPrChange w:id="962" w:author="Vo Cuong" w:date="2020-04-01T21:33:00Z">
                <w:rPr>
                  <w:del w:id="963" w:author="Vo Cuong" w:date="2020-03-24T00:05:00Z"/>
                  <w:rFonts w:eastAsiaTheme="minorEastAsia"/>
                  <w:noProof/>
                </w:rPr>
              </w:rPrChange>
            </w:rPr>
          </w:pPr>
          <w:del w:id="964" w:author="Vo Cuong" w:date="2020-03-24T00:05:00Z">
            <w:r w:rsidRPr="0058434B" w:rsidDel="00A73CC3">
              <w:rPr>
                <w:color w:val="000000" w:themeColor="text1"/>
                <w:sz w:val="26"/>
                <w:szCs w:val="26"/>
                <w:rPrChange w:id="965" w:author="Vo Cuong" w:date="2020-04-01T21:33:00Z">
                  <w:rPr>
                    <w:rStyle w:val="Hyperlink"/>
                    <w:rFonts w:ascii="Times New Roman" w:hAnsi="Times New Roman" w:cs="Times New Roman"/>
                    <w:b/>
                    <w:noProof/>
                  </w:rPr>
                </w:rPrChange>
              </w:rPr>
              <w:delText>1.1</w:delText>
            </w:r>
            <w:r w:rsidRPr="0058434B" w:rsidDel="00A73CC3">
              <w:rPr>
                <w:rFonts w:ascii="Times New Roman" w:eastAsiaTheme="minorEastAsia" w:hAnsi="Times New Roman" w:cs="Times New Roman"/>
                <w:b/>
                <w:noProof/>
                <w:color w:val="000000" w:themeColor="text1"/>
                <w:sz w:val="26"/>
                <w:szCs w:val="26"/>
                <w:rPrChange w:id="966" w:author="Vo Cuong" w:date="2020-04-01T21:33:00Z">
                  <w:rPr>
                    <w:rFonts w:eastAsiaTheme="minorEastAsia"/>
                    <w:noProof/>
                  </w:rPr>
                </w:rPrChange>
              </w:rPr>
              <w:tab/>
            </w:r>
            <w:r w:rsidRPr="0058434B" w:rsidDel="00A73CC3">
              <w:rPr>
                <w:color w:val="000000" w:themeColor="text1"/>
                <w:sz w:val="26"/>
                <w:szCs w:val="26"/>
                <w:rPrChange w:id="967" w:author="Vo Cuong" w:date="2020-04-01T21:33:00Z">
                  <w:rPr>
                    <w:rStyle w:val="Hyperlink"/>
                    <w:rFonts w:ascii="Times New Roman" w:hAnsi="Times New Roman" w:cs="Times New Roman"/>
                    <w:b/>
                    <w:noProof/>
                  </w:rPr>
                </w:rPrChange>
              </w:rPr>
              <w:delText>Giao diện đăng nhập</w:delText>
            </w:r>
            <w:r w:rsidRPr="0058434B" w:rsidDel="00A73CC3">
              <w:rPr>
                <w:rFonts w:ascii="Times New Roman" w:hAnsi="Times New Roman" w:cs="Times New Roman"/>
                <w:b/>
                <w:noProof/>
                <w:webHidden/>
                <w:color w:val="000000" w:themeColor="text1"/>
                <w:sz w:val="26"/>
                <w:szCs w:val="26"/>
                <w:rPrChange w:id="968" w:author="Vo Cuong" w:date="2020-04-01T21:33:00Z">
                  <w:rPr>
                    <w:noProof/>
                    <w:webHidden/>
                  </w:rPr>
                </w:rPrChange>
              </w:rPr>
              <w:tab/>
            </w:r>
            <w:r w:rsidR="00A73CC3" w:rsidRPr="0058434B" w:rsidDel="00A73CC3">
              <w:rPr>
                <w:rFonts w:ascii="Times New Roman" w:hAnsi="Times New Roman" w:cs="Times New Roman"/>
                <w:b/>
                <w:noProof/>
                <w:webHidden/>
                <w:color w:val="000000" w:themeColor="text1"/>
                <w:sz w:val="26"/>
                <w:szCs w:val="26"/>
                <w:rPrChange w:id="969" w:author="Vo Cuong" w:date="2020-04-01T21:33:00Z">
                  <w:rPr>
                    <w:noProof/>
                    <w:webHidden/>
                  </w:rPr>
                </w:rPrChange>
              </w:rPr>
              <w:delText>7</w:delText>
            </w:r>
          </w:del>
        </w:p>
        <w:p w:rsidR="003D5FD6" w:rsidRPr="0058434B" w:rsidDel="00A73CC3" w:rsidRDefault="003D5FD6">
          <w:pPr>
            <w:pStyle w:val="TOC3"/>
            <w:tabs>
              <w:tab w:val="left" w:pos="1100"/>
              <w:tab w:val="right" w:leader="dot" w:pos="9064"/>
            </w:tabs>
            <w:rPr>
              <w:del w:id="970" w:author="Vo Cuong" w:date="2020-03-24T00:05:00Z"/>
              <w:rFonts w:ascii="Times New Roman" w:eastAsiaTheme="minorEastAsia" w:hAnsi="Times New Roman" w:cs="Times New Roman"/>
              <w:b/>
              <w:noProof/>
              <w:color w:val="000000" w:themeColor="text1"/>
              <w:sz w:val="26"/>
              <w:szCs w:val="26"/>
              <w:rPrChange w:id="971" w:author="Vo Cuong" w:date="2020-04-01T21:33:00Z">
                <w:rPr>
                  <w:del w:id="972" w:author="Vo Cuong" w:date="2020-03-24T00:05:00Z"/>
                  <w:rFonts w:eastAsiaTheme="minorEastAsia"/>
                  <w:noProof/>
                </w:rPr>
              </w:rPrChange>
            </w:rPr>
          </w:pPr>
          <w:del w:id="973" w:author="Vo Cuong" w:date="2020-03-24T00:05:00Z">
            <w:r w:rsidRPr="0058434B" w:rsidDel="00A73CC3">
              <w:rPr>
                <w:color w:val="000000" w:themeColor="text1"/>
                <w:sz w:val="26"/>
                <w:szCs w:val="26"/>
                <w:rPrChange w:id="974" w:author="Vo Cuong" w:date="2020-04-01T21:33:00Z">
                  <w:rPr>
                    <w:rStyle w:val="Hyperlink"/>
                    <w:rFonts w:ascii="Times New Roman" w:hAnsi="Times New Roman" w:cs="Times New Roman"/>
                    <w:b/>
                    <w:noProof/>
                  </w:rPr>
                </w:rPrChange>
              </w:rPr>
              <w:delText>1.2</w:delText>
            </w:r>
            <w:r w:rsidRPr="0058434B" w:rsidDel="00A73CC3">
              <w:rPr>
                <w:rFonts w:ascii="Times New Roman" w:eastAsiaTheme="minorEastAsia" w:hAnsi="Times New Roman" w:cs="Times New Roman"/>
                <w:b/>
                <w:noProof/>
                <w:color w:val="000000" w:themeColor="text1"/>
                <w:sz w:val="26"/>
                <w:szCs w:val="26"/>
                <w:rPrChange w:id="975" w:author="Vo Cuong" w:date="2020-04-01T21:33:00Z">
                  <w:rPr>
                    <w:rFonts w:eastAsiaTheme="minorEastAsia"/>
                    <w:noProof/>
                  </w:rPr>
                </w:rPrChange>
              </w:rPr>
              <w:tab/>
            </w:r>
            <w:r w:rsidRPr="0058434B" w:rsidDel="00A73CC3">
              <w:rPr>
                <w:color w:val="000000" w:themeColor="text1"/>
                <w:sz w:val="26"/>
                <w:szCs w:val="26"/>
                <w:rPrChange w:id="976" w:author="Vo Cuong" w:date="2020-04-01T21:33:00Z">
                  <w:rPr>
                    <w:rStyle w:val="Hyperlink"/>
                    <w:rFonts w:ascii="Times New Roman" w:hAnsi="Times New Roman" w:cs="Times New Roman"/>
                    <w:b/>
                    <w:noProof/>
                  </w:rPr>
                </w:rPrChange>
              </w:rPr>
              <w:delText>Giao diện danh sách nhiệm vụ</w:delText>
            </w:r>
            <w:r w:rsidRPr="0058434B" w:rsidDel="00A73CC3">
              <w:rPr>
                <w:rFonts w:ascii="Times New Roman" w:hAnsi="Times New Roman" w:cs="Times New Roman"/>
                <w:b/>
                <w:noProof/>
                <w:webHidden/>
                <w:color w:val="000000" w:themeColor="text1"/>
                <w:sz w:val="26"/>
                <w:szCs w:val="26"/>
                <w:rPrChange w:id="977" w:author="Vo Cuong" w:date="2020-04-01T21:33:00Z">
                  <w:rPr>
                    <w:noProof/>
                    <w:webHidden/>
                  </w:rPr>
                </w:rPrChange>
              </w:rPr>
              <w:tab/>
            </w:r>
            <w:r w:rsidR="004461E3" w:rsidRPr="0058434B" w:rsidDel="00A73CC3">
              <w:rPr>
                <w:rFonts w:ascii="Times New Roman" w:hAnsi="Times New Roman" w:cs="Times New Roman"/>
                <w:b/>
                <w:noProof/>
                <w:webHidden/>
                <w:color w:val="000000" w:themeColor="text1"/>
                <w:sz w:val="26"/>
                <w:szCs w:val="26"/>
                <w:rPrChange w:id="978" w:author="Vo Cuong" w:date="2020-04-01T21:33:00Z">
                  <w:rPr>
                    <w:noProof/>
                    <w:webHidden/>
                  </w:rPr>
                </w:rPrChange>
              </w:rPr>
              <w:delText>8</w:delText>
            </w:r>
          </w:del>
        </w:p>
        <w:p w:rsidR="003D5FD6" w:rsidRPr="0058434B" w:rsidDel="00A73CC3" w:rsidRDefault="003D5FD6">
          <w:pPr>
            <w:pStyle w:val="TOC3"/>
            <w:tabs>
              <w:tab w:val="left" w:pos="1100"/>
              <w:tab w:val="right" w:leader="dot" w:pos="9064"/>
            </w:tabs>
            <w:rPr>
              <w:del w:id="979" w:author="Vo Cuong" w:date="2020-03-24T00:05:00Z"/>
              <w:rFonts w:ascii="Times New Roman" w:eastAsiaTheme="minorEastAsia" w:hAnsi="Times New Roman" w:cs="Times New Roman"/>
              <w:b/>
              <w:noProof/>
              <w:color w:val="000000" w:themeColor="text1"/>
              <w:sz w:val="26"/>
              <w:szCs w:val="26"/>
              <w:rPrChange w:id="980" w:author="Vo Cuong" w:date="2020-04-01T21:33:00Z">
                <w:rPr>
                  <w:del w:id="981" w:author="Vo Cuong" w:date="2020-03-24T00:05:00Z"/>
                  <w:rFonts w:eastAsiaTheme="minorEastAsia"/>
                  <w:noProof/>
                </w:rPr>
              </w:rPrChange>
            </w:rPr>
          </w:pPr>
          <w:del w:id="982" w:author="Vo Cuong" w:date="2020-03-24T00:05:00Z">
            <w:r w:rsidRPr="0058434B" w:rsidDel="00A73CC3">
              <w:rPr>
                <w:color w:val="000000" w:themeColor="text1"/>
                <w:sz w:val="26"/>
                <w:szCs w:val="26"/>
                <w:rPrChange w:id="983" w:author="Vo Cuong" w:date="2020-04-01T21:33:00Z">
                  <w:rPr>
                    <w:rStyle w:val="Hyperlink"/>
                    <w:rFonts w:ascii="Times New Roman" w:hAnsi="Times New Roman" w:cs="Times New Roman"/>
                    <w:b/>
                    <w:noProof/>
                  </w:rPr>
                </w:rPrChange>
              </w:rPr>
              <w:delText>1.3</w:delText>
            </w:r>
            <w:r w:rsidRPr="0058434B" w:rsidDel="00A73CC3">
              <w:rPr>
                <w:rFonts w:ascii="Times New Roman" w:eastAsiaTheme="minorEastAsia" w:hAnsi="Times New Roman" w:cs="Times New Roman"/>
                <w:b/>
                <w:noProof/>
                <w:color w:val="000000" w:themeColor="text1"/>
                <w:sz w:val="26"/>
                <w:szCs w:val="26"/>
                <w:rPrChange w:id="984" w:author="Vo Cuong" w:date="2020-04-01T21:33:00Z">
                  <w:rPr>
                    <w:rFonts w:eastAsiaTheme="minorEastAsia"/>
                    <w:noProof/>
                  </w:rPr>
                </w:rPrChange>
              </w:rPr>
              <w:tab/>
            </w:r>
            <w:r w:rsidRPr="0058434B" w:rsidDel="00A73CC3">
              <w:rPr>
                <w:color w:val="000000" w:themeColor="text1"/>
                <w:sz w:val="26"/>
                <w:szCs w:val="26"/>
                <w:rPrChange w:id="985" w:author="Vo Cuong" w:date="2020-04-01T21:33:00Z">
                  <w:rPr>
                    <w:rStyle w:val="Hyperlink"/>
                    <w:rFonts w:ascii="Times New Roman" w:hAnsi="Times New Roman" w:cs="Times New Roman"/>
                    <w:b/>
                    <w:noProof/>
                  </w:rPr>
                </w:rPrChange>
              </w:rPr>
              <w:delText>Giao diện đổi mật khẩu</w:delText>
            </w:r>
            <w:r w:rsidRPr="0058434B" w:rsidDel="00A73CC3">
              <w:rPr>
                <w:rFonts w:ascii="Times New Roman" w:hAnsi="Times New Roman" w:cs="Times New Roman"/>
                <w:b/>
                <w:noProof/>
                <w:webHidden/>
                <w:color w:val="000000" w:themeColor="text1"/>
                <w:sz w:val="26"/>
                <w:szCs w:val="26"/>
                <w:rPrChange w:id="986" w:author="Vo Cuong" w:date="2020-04-01T21:33:00Z">
                  <w:rPr>
                    <w:noProof/>
                    <w:webHidden/>
                  </w:rPr>
                </w:rPrChange>
              </w:rPr>
              <w:tab/>
            </w:r>
            <w:r w:rsidR="00A73CC3" w:rsidRPr="0058434B" w:rsidDel="00A73CC3">
              <w:rPr>
                <w:rFonts w:ascii="Times New Roman" w:hAnsi="Times New Roman" w:cs="Times New Roman"/>
                <w:b/>
                <w:noProof/>
                <w:webHidden/>
                <w:color w:val="000000" w:themeColor="text1"/>
                <w:sz w:val="26"/>
                <w:szCs w:val="26"/>
                <w:rPrChange w:id="987" w:author="Vo Cuong" w:date="2020-04-01T21:33:00Z">
                  <w:rPr>
                    <w:noProof/>
                    <w:webHidden/>
                  </w:rPr>
                </w:rPrChange>
              </w:rPr>
              <w:delText>11</w:delText>
            </w:r>
          </w:del>
        </w:p>
        <w:p w:rsidR="003D5FD6" w:rsidRPr="0058434B" w:rsidDel="00A73CC3" w:rsidRDefault="003D5FD6">
          <w:pPr>
            <w:pStyle w:val="TOC3"/>
            <w:tabs>
              <w:tab w:val="left" w:pos="1100"/>
              <w:tab w:val="right" w:leader="dot" w:pos="9064"/>
            </w:tabs>
            <w:rPr>
              <w:del w:id="988" w:author="Vo Cuong" w:date="2020-03-24T00:05:00Z"/>
              <w:rFonts w:ascii="Times New Roman" w:eastAsiaTheme="minorEastAsia" w:hAnsi="Times New Roman" w:cs="Times New Roman"/>
              <w:b/>
              <w:noProof/>
              <w:color w:val="000000" w:themeColor="text1"/>
              <w:sz w:val="26"/>
              <w:szCs w:val="26"/>
              <w:rPrChange w:id="989" w:author="Vo Cuong" w:date="2020-04-01T21:33:00Z">
                <w:rPr>
                  <w:del w:id="990" w:author="Vo Cuong" w:date="2020-03-24T00:05:00Z"/>
                  <w:rFonts w:eastAsiaTheme="minorEastAsia"/>
                  <w:noProof/>
                </w:rPr>
              </w:rPrChange>
            </w:rPr>
          </w:pPr>
          <w:del w:id="991" w:author="Vo Cuong" w:date="2020-03-24T00:05:00Z">
            <w:r w:rsidRPr="0058434B" w:rsidDel="00A73CC3">
              <w:rPr>
                <w:color w:val="000000" w:themeColor="text1"/>
                <w:sz w:val="26"/>
                <w:szCs w:val="26"/>
                <w:rPrChange w:id="992" w:author="Vo Cuong" w:date="2020-04-01T21:33:00Z">
                  <w:rPr>
                    <w:rStyle w:val="Hyperlink"/>
                    <w:rFonts w:ascii="Times New Roman" w:hAnsi="Times New Roman" w:cs="Times New Roman"/>
                    <w:b/>
                    <w:noProof/>
                  </w:rPr>
                </w:rPrChange>
              </w:rPr>
              <w:delText>1.4</w:delText>
            </w:r>
            <w:r w:rsidRPr="0058434B" w:rsidDel="00A73CC3">
              <w:rPr>
                <w:rFonts w:ascii="Times New Roman" w:eastAsiaTheme="minorEastAsia" w:hAnsi="Times New Roman" w:cs="Times New Roman"/>
                <w:b/>
                <w:noProof/>
                <w:color w:val="000000" w:themeColor="text1"/>
                <w:sz w:val="26"/>
                <w:szCs w:val="26"/>
                <w:rPrChange w:id="993" w:author="Vo Cuong" w:date="2020-04-01T21:33:00Z">
                  <w:rPr>
                    <w:rFonts w:eastAsiaTheme="minorEastAsia"/>
                    <w:noProof/>
                  </w:rPr>
                </w:rPrChange>
              </w:rPr>
              <w:tab/>
            </w:r>
            <w:r w:rsidRPr="0058434B" w:rsidDel="00A73CC3">
              <w:rPr>
                <w:color w:val="000000" w:themeColor="text1"/>
                <w:sz w:val="26"/>
                <w:szCs w:val="26"/>
                <w:rPrChange w:id="994" w:author="Vo Cuong" w:date="2020-04-01T21:33:00Z">
                  <w:rPr>
                    <w:rStyle w:val="Hyperlink"/>
                    <w:rFonts w:ascii="Times New Roman" w:hAnsi="Times New Roman" w:cs="Times New Roman"/>
                    <w:b/>
                    <w:noProof/>
                  </w:rPr>
                </w:rPrChange>
              </w:rPr>
              <w:delText>Giao diện chi tiết nhiệm vụ</w:delText>
            </w:r>
            <w:r w:rsidRPr="0058434B" w:rsidDel="00A73CC3">
              <w:rPr>
                <w:rFonts w:ascii="Times New Roman" w:hAnsi="Times New Roman" w:cs="Times New Roman"/>
                <w:b/>
                <w:noProof/>
                <w:webHidden/>
                <w:color w:val="000000" w:themeColor="text1"/>
                <w:sz w:val="26"/>
                <w:szCs w:val="26"/>
                <w:rPrChange w:id="995" w:author="Vo Cuong" w:date="2020-04-01T21:33:00Z">
                  <w:rPr>
                    <w:noProof/>
                    <w:webHidden/>
                  </w:rPr>
                </w:rPrChange>
              </w:rPr>
              <w:tab/>
            </w:r>
            <w:r w:rsidR="00A73CC3" w:rsidRPr="0058434B" w:rsidDel="00A73CC3">
              <w:rPr>
                <w:rFonts w:ascii="Times New Roman" w:hAnsi="Times New Roman" w:cs="Times New Roman"/>
                <w:b/>
                <w:noProof/>
                <w:webHidden/>
                <w:color w:val="000000" w:themeColor="text1"/>
                <w:sz w:val="26"/>
                <w:szCs w:val="26"/>
                <w:rPrChange w:id="996" w:author="Vo Cuong" w:date="2020-04-01T21:33:00Z">
                  <w:rPr>
                    <w:noProof/>
                    <w:webHidden/>
                  </w:rPr>
                </w:rPrChange>
              </w:rPr>
              <w:delText>13</w:delText>
            </w:r>
          </w:del>
        </w:p>
        <w:p w:rsidR="003D5FD6" w:rsidRPr="0058434B" w:rsidDel="00A73CC3" w:rsidRDefault="003D5FD6">
          <w:pPr>
            <w:pStyle w:val="TOC3"/>
            <w:tabs>
              <w:tab w:val="left" w:pos="1100"/>
              <w:tab w:val="right" w:leader="dot" w:pos="9064"/>
            </w:tabs>
            <w:rPr>
              <w:del w:id="997" w:author="Vo Cuong" w:date="2020-03-24T00:05:00Z"/>
              <w:rFonts w:ascii="Times New Roman" w:eastAsiaTheme="minorEastAsia" w:hAnsi="Times New Roman" w:cs="Times New Roman"/>
              <w:b/>
              <w:noProof/>
              <w:color w:val="000000" w:themeColor="text1"/>
              <w:sz w:val="26"/>
              <w:szCs w:val="26"/>
              <w:rPrChange w:id="998" w:author="Vo Cuong" w:date="2020-04-01T21:33:00Z">
                <w:rPr>
                  <w:del w:id="999" w:author="Vo Cuong" w:date="2020-03-24T00:05:00Z"/>
                  <w:rFonts w:eastAsiaTheme="minorEastAsia"/>
                  <w:noProof/>
                </w:rPr>
              </w:rPrChange>
            </w:rPr>
          </w:pPr>
          <w:del w:id="1000" w:author="Vo Cuong" w:date="2020-03-24T00:05:00Z">
            <w:r w:rsidRPr="0058434B" w:rsidDel="00A73CC3">
              <w:rPr>
                <w:color w:val="000000" w:themeColor="text1"/>
                <w:sz w:val="26"/>
                <w:szCs w:val="26"/>
                <w:rPrChange w:id="1001" w:author="Vo Cuong" w:date="2020-04-01T21:33:00Z">
                  <w:rPr>
                    <w:rStyle w:val="Hyperlink"/>
                    <w:rFonts w:ascii="Times New Roman" w:hAnsi="Times New Roman" w:cs="Times New Roman"/>
                    <w:b/>
                    <w:noProof/>
                  </w:rPr>
                </w:rPrChange>
              </w:rPr>
              <w:delText>1.5</w:delText>
            </w:r>
            <w:r w:rsidRPr="0058434B" w:rsidDel="00A73CC3">
              <w:rPr>
                <w:rFonts w:ascii="Times New Roman" w:eastAsiaTheme="minorEastAsia" w:hAnsi="Times New Roman" w:cs="Times New Roman"/>
                <w:b/>
                <w:noProof/>
                <w:color w:val="000000" w:themeColor="text1"/>
                <w:sz w:val="26"/>
                <w:szCs w:val="26"/>
                <w:rPrChange w:id="1002" w:author="Vo Cuong" w:date="2020-04-01T21:33:00Z">
                  <w:rPr>
                    <w:rFonts w:eastAsiaTheme="minorEastAsia"/>
                    <w:noProof/>
                  </w:rPr>
                </w:rPrChange>
              </w:rPr>
              <w:tab/>
            </w:r>
            <w:r w:rsidRPr="0058434B" w:rsidDel="00A73CC3">
              <w:rPr>
                <w:color w:val="000000" w:themeColor="text1"/>
                <w:sz w:val="26"/>
                <w:szCs w:val="26"/>
                <w:rPrChange w:id="1003" w:author="Vo Cuong" w:date="2020-04-01T21:33:00Z">
                  <w:rPr>
                    <w:rStyle w:val="Hyperlink"/>
                    <w:rFonts w:ascii="Times New Roman" w:hAnsi="Times New Roman" w:cs="Times New Roman"/>
                    <w:b/>
                    <w:noProof/>
                  </w:rPr>
                </w:rPrChange>
              </w:rPr>
              <w:delText>Giao diện nhiệm vụ đang làm</w:delText>
            </w:r>
            <w:r w:rsidRPr="0058434B" w:rsidDel="00A73CC3">
              <w:rPr>
                <w:rFonts w:ascii="Times New Roman" w:hAnsi="Times New Roman" w:cs="Times New Roman"/>
                <w:b/>
                <w:noProof/>
                <w:webHidden/>
                <w:color w:val="000000" w:themeColor="text1"/>
                <w:sz w:val="26"/>
                <w:szCs w:val="26"/>
                <w:rPrChange w:id="1004" w:author="Vo Cuong" w:date="2020-04-01T21:33:00Z">
                  <w:rPr>
                    <w:noProof/>
                    <w:webHidden/>
                  </w:rPr>
                </w:rPrChange>
              </w:rPr>
              <w:tab/>
            </w:r>
            <w:r w:rsidR="004461E3" w:rsidRPr="0058434B" w:rsidDel="00A73CC3">
              <w:rPr>
                <w:rFonts w:ascii="Times New Roman" w:hAnsi="Times New Roman" w:cs="Times New Roman"/>
                <w:b/>
                <w:noProof/>
                <w:webHidden/>
                <w:color w:val="000000" w:themeColor="text1"/>
                <w:sz w:val="26"/>
                <w:szCs w:val="26"/>
                <w:rPrChange w:id="1005" w:author="Vo Cuong" w:date="2020-04-01T21:33:00Z">
                  <w:rPr>
                    <w:noProof/>
                    <w:webHidden/>
                  </w:rPr>
                </w:rPrChange>
              </w:rPr>
              <w:delText>14</w:delText>
            </w:r>
          </w:del>
        </w:p>
        <w:p w:rsidR="003D5FD6" w:rsidRPr="0058434B" w:rsidDel="00A73CC3" w:rsidRDefault="003D5FD6">
          <w:pPr>
            <w:pStyle w:val="TOC3"/>
            <w:tabs>
              <w:tab w:val="left" w:pos="1100"/>
              <w:tab w:val="right" w:leader="dot" w:pos="9064"/>
            </w:tabs>
            <w:rPr>
              <w:del w:id="1006" w:author="Vo Cuong" w:date="2020-03-24T00:05:00Z"/>
              <w:rFonts w:ascii="Times New Roman" w:eastAsiaTheme="minorEastAsia" w:hAnsi="Times New Roman" w:cs="Times New Roman"/>
              <w:b/>
              <w:noProof/>
              <w:color w:val="000000" w:themeColor="text1"/>
              <w:sz w:val="26"/>
              <w:szCs w:val="26"/>
              <w:rPrChange w:id="1007" w:author="Vo Cuong" w:date="2020-04-01T21:33:00Z">
                <w:rPr>
                  <w:del w:id="1008" w:author="Vo Cuong" w:date="2020-03-24T00:05:00Z"/>
                  <w:rFonts w:eastAsiaTheme="minorEastAsia"/>
                  <w:noProof/>
                </w:rPr>
              </w:rPrChange>
            </w:rPr>
          </w:pPr>
          <w:del w:id="1009" w:author="Vo Cuong" w:date="2020-03-24T00:05:00Z">
            <w:r w:rsidRPr="0058434B" w:rsidDel="00A73CC3">
              <w:rPr>
                <w:color w:val="000000" w:themeColor="text1"/>
                <w:sz w:val="26"/>
                <w:szCs w:val="26"/>
                <w:rPrChange w:id="1010" w:author="Vo Cuong" w:date="2020-04-01T21:33:00Z">
                  <w:rPr>
                    <w:rStyle w:val="Hyperlink"/>
                    <w:rFonts w:ascii="Times New Roman" w:hAnsi="Times New Roman" w:cs="Times New Roman"/>
                    <w:b/>
                    <w:noProof/>
                  </w:rPr>
                </w:rPrChange>
              </w:rPr>
              <w:delText>1.6</w:delText>
            </w:r>
            <w:r w:rsidRPr="0058434B" w:rsidDel="00A73CC3">
              <w:rPr>
                <w:rFonts w:ascii="Times New Roman" w:eastAsiaTheme="minorEastAsia" w:hAnsi="Times New Roman" w:cs="Times New Roman"/>
                <w:b/>
                <w:noProof/>
                <w:color w:val="000000" w:themeColor="text1"/>
                <w:sz w:val="26"/>
                <w:szCs w:val="26"/>
                <w:rPrChange w:id="1011" w:author="Vo Cuong" w:date="2020-04-01T21:33:00Z">
                  <w:rPr>
                    <w:rFonts w:eastAsiaTheme="minorEastAsia"/>
                    <w:noProof/>
                  </w:rPr>
                </w:rPrChange>
              </w:rPr>
              <w:tab/>
            </w:r>
            <w:r w:rsidRPr="0058434B" w:rsidDel="00A73CC3">
              <w:rPr>
                <w:color w:val="000000" w:themeColor="text1"/>
                <w:sz w:val="26"/>
                <w:szCs w:val="26"/>
                <w:rPrChange w:id="1012" w:author="Vo Cuong" w:date="2020-04-01T21:33:00Z">
                  <w:rPr>
                    <w:rStyle w:val="Hyperlink"/>
                    <w:rFonts w:ascii="Times New Roman" w:hAnsi="Times New Roman" w:cs="Times New Roman"/>
                    <w:b/>
                    <w:noProof/>
                  </w:rPr>
                </w:rPrChange>
              </w:rPr>
              <w:delText>Giao diện nhiệm vụ hoàn thành</w:delText>
            </w:r>
            <w:r w:rsidRPr="0058434B" w:rsidDel="00A73CC3">
              <w:rPr>
                <w:rFonts w:ascii="Times New Roman" w:hAnsi="Times New Roman" w:cs="Times New Roman"/>
                <w:b/>
                <w:noProof/>
                <w:webHidden/>
                <w:color w:val="000000" w:themeColor="text1"/>
                <w:sz w:val="26"/>
                <w:szCs w:val="26"/>
                <w:rPrChange w:id="1013" w:author="Vo Cuong" w:date="2020-04-01T21:33:00Z">
                  <w:rPr>
                    <w:noProof/>
                    <w:webHidden/>
                  </w:rPr>
                </w:rPrChange>
              </w:rPr>
              <w:tab/>
            </w:r>
            <w:r w:rsidR="004461E3" w:rsidRPr="0058434B" w:rsidDel="00A73CC3">
              <w:rPr>
                <w:rFonts w:ascii="Times New Roman" w:hAnsi="Times New Roman" w:cs="Times New Roman"/>
                <w:b/>
                <w:noProof/>
                <w:webHidden/>
                <w:color w:val="000000" w:themeColor="text1"/>
                <w:sz w:val="26"/>
                <w:szCs w:val="26"/>
                <w:rPrChange w:id="1014" w:author="Vo Cuong" w:date="2020-04-01T21:33:00Z">
                  <w:rPr>
                    <w:noProof/>
                    <w:webHidden/>
                  </w:rPr>
                </w:rPrChange>
              </w:rPr>
              <w:delText>16</w:delText>
            </w:r>
          </w:del>
        </w:p>
        <w:p w:rsidR="003D5FD6" w:rsidRPr="0058434B" w:rsidDel="00A73CC3" w:rsidRDefault="003D5FD6">
          <w:pPr>
            <w:pStyle w:val="TOC3"/>
            <w:tabs>
              <w:tab w:val="left" w:pos="1100"/>
              <w:tab w:val="right" w:leader="dot" w:pos="9064"/>
            </w:tabs>
            <w:rPr>
              <w:del w:id="1015" w:author="Vo Cuong" w:date="2020-03-24T00:05:00Z"/>
              <w:rFonts w:ascii="Times New Roman" w:eastAsiaTheme="minorEastAsia" w:hAnsi="Times New Roman" w:cs="Times New Roman"/>
              <w:b/>
              <w:noProof/>
              <w:color w:val="000000" w:themeColor="text1"/>
              <w:sz w:val="26"/>
              <w:szCs w:val="26"/>
              <w:rPrChange w:id="1016" w:author="Vo Cuong" w:date="2020-04-01T21:33:00Z">
                <w:rPr>
                  <w:del w:id="1017" w:author="Vo Cuong" w:date="2020-03-24T00:05:00Z"/>
                  <w:rFonts w:eastAsiaTheme="minorEastAsia"/>
                  <w:noProof/>
                </w:rPr>
              </w:rPrChange>
            </w:rPr>
          </w:pPr>
          <w:del w:id="1018" w:author="Vo Cuong" w:date="2020-03-24T00:05:00Z">
            <w:r w:rsidRPr="0058434B" w:rsidDel="00A73CC3">
              <w:rPr>
                <w:color w:val="000000" w:themeColor="text1"/>
                <w:sz w:val="26"/>
                <w:szCs w:val="26"/>
                <w:rPrChange w:id="1019" w:author="Vo Cuong" w:date="2020-04-01T21:33:00Z">
                  <w:rPr>
                    <w:rStyle w:val="Hyperlink"/>
                    <w:rFonts w:ascii="Times New Roman" w:hAnsi="Times New Roman" w:cs="Times New Roman"/>
                    <w:b/>
                    <w:noProof/>
                  </w:rPr>
                </w:rPrChange>
              </w:rPr>
              <w:delText>1.7</w:delText>
            </w:r>
            <w:r w:rsidRPr="0058434B" w:rsidDel="00A73CC3">
              <w:rPr>
                <w:rFonts w:ascii="Times New Roman" w:eastAsiaTheme="minorEastAsia" w:hAnsi="Times New Roman" w:cs="Times New Roman"/>
                <w:b/>
                <w:noProof/>
                <w:color w:val="000000" w:themeColor="text1"/>
                <w:sz w:val="26"/>
                <w:szCs w:val="26"/>
                <w:rPrChange w:id="1020" w:author="Vo Cuong" w:date="2020-04-01T21:33:00Z">
                  <w:rPr>
                    <w:rFonts w:eastAsiaTheme="minorEastAsia"/>
                    <w:noProof/>
                  </w:rPr>
                </w:rPrChange>
              </w:rPr>
              <w:tab/>
            </w:r>
            <w:r w:rsidRPr="0058434B" w:rsidDel="00A73CC3">
              <w:rPr>
                <w:color w:val="000000" w:themeColor="text1"/>
                <w:sz w:val="26"/>
                <w:szCs w:val="26"/>
                <w:rPrChange w:id="1021" w:author="Vo Cuong" w:date="2020-04-01T21:33:00Z">
                  <w:rPr>
                    <w:rStyle w:val="Hyperlink"/>
                    <w:rFonts w:ascii="Times New Roman" w:hAnsi="Times New Roman" w:cs="Times New Roman"/>
                    <w:b/>
                    <w:noProof/>
                  </w:rPr>
                </w:rPrChange>
              </w:rPr>
              <w:delText>Giao diện lấy lại mật khẩu</w:delText>
            </w:r>
            <w:r w:rsidRPr="0058434B" w:rsidDel="00A73CC3">
              <w:rPr>
                <w:rFonts w:ascii="Times New Roman" w:hAnsi="Times New Roman" w:cs="Times New Roman"/>
                <w:b/>
                <w:noProof/>
                <w:webHidden/>
                <w:color w:val="000000" w:themeColor="text1"/>
                <w:sz w:val="26"/>
                <w:szCs w:val="26"/>
                <w:rPrChange w:id="1022" w:author="Vo Cuong" w:date="2020-04-01T21:33:00Z">
                  <w:rPr>
                    <w:noProof/>
                    <w:webHidden/>
                  </w:rPr>
                </w:rPrChange>
              </w:rPr>
              <w:tab/>
            </w:r>
            <w:r w:rsidR="004461E3" w:rsidRPr="0058434B" w:rsidDel="00A73CC3">
              <w:rPr>
                <w:rFonts w:ascii="Times New Roman" w:hAnsi="Times New Roman" w:cs="Times New Roman"/>
                <w:b/>
                <w:noProof/>
                <w:webHidden/>
                <w:color w:val="000000" w:themeColor="text1"/>
                <w:sz w:val="26"/>
                <w:szCs w:val="26"/>
                <w:rPrChange w:id="1023" w:author="Vo Cuong" w:date="2020-04-01T21:33:00Z">
                  <w:rPr>
                    <w:noProof/>
                    <w:webHidden/>
                  </w:rPr>
                </w:rPrChange>
              </w:rPr>
              <w:delText>18</w:delText>
            </w:r>
          </w:del>
        </w:p>
        <w:p w:rsidR="003D5FD6" w:rsidRPr="0058434B" w:rsidDel="00A73CC3" w:rsidRDefault="003D5FD6">
          <w:pPr>
            <w:pStyle w:val="TOC2"/>
            <w:tabs>
              <w:tab w:val="left" w:pos="660"/>
              <w:tab w:val="right" w:leader="dot" w:pos="9064"/>
            </w:tabs>
            <w:rPr>
              <w:del w:id="1024" w:author="Vo Cuong" w:date="2020-03-24T00:05:00Z"/>
              <w:rFonts w:ascii="Times New Roman" w:eastAsiaTheme="minorEastAsia" w:hAnsi="Times New Roman" w:cs="Times New Roman"/>
              <w:b/>
              <w:noProof/>
              <w:color w:val="000000" w:themeColor="text1"/>
              <w:sz w:val="26"/>
              <w:szCs w:val="26"/>
              <w:rPrChange w:id="1025" w:author="Vo Cuong" w:date="2020-04-01T21:33:00Z">
                <w:rPr>
                  <w:del w:id="1026" w:author="Vo Cuong" w:date="2020-03-24T00:05:00Z"/>
                  <w:rFonts w:eastAsiaTheme="minorEastAsia"/>
                  <w:noProof/>
                </w:rPr>
              </w:rPrChange>
            </w:rPr>
          </w:pPr>
          <w:del w:id="1027" w:author="Vo Cuong" w:date="2020-03-24T00:05:00Z">
            <w:r w:rsidRPr="0058434B" w:rsidDel="00A73CC3">
              <w:rPr>
                <w:color w:val="000000" w:themeColor="text1"/>
                <w:sz w:val="26"/>
                <w:szCs w:val="26"/>
                <w:rPrChange w:id="1028" w:author="Vo Cuong" w:date="2020-04-01T21:33:00Z">
                  <w:rPr>
                    <w:rStyle w:val="Hyperlink"/>
                    <w:rFonts w:ascii="Times New Roman" w:hAnsi="Times New Roman" w:cs="Times New Roman"/>
                    <w:b/>
                    <w:noProof/>
                  </w:rPr>
                </w:rPrChange>
              </w:rPr>
              <w:delText>2.</w:delText>
            </w:r>
            <w:r w:rsidRPr="0058434B" w:rsidDel="00A73CC3">
              <w:rPr>
                <w:rFonts w:ascii="Times New Roman" w:eastAsiaTheme="minorEastAsia" w:hAnsi="Times New Roman" w:cs="Times New Roman"/>
                <w:b/>
                <w:noProof/>
                <w:color w:val="000000" w:themeColor="text1"/>
                <w:sz w:val="26"/>
                <w:szCs w:val="26"/>
                <w:rPrChange w:id="1029" w:author="Vo Cuong" w:date="2020-04-01T21:33:00Z">
                  <w:rPr>
                    <w:rFonts w:eastAsiaTheme="minorEastAsia"/>
                    <w:noProof/>
                  </w:rPr>
                </w:rPrChange>
              </w:rPr>
              <w:tab/>
            </w:r>
            <w:r w:rsidRPr="0058434B" w:rsidDel="00A73CC3">
              <w:rPr>
                <w:color w:val="000000" w:themeColor="text1"/>
                <w:sz w:val="26"/>
                <w:szCs w:val="26"/>
                <w:rPrChange w:id="1030" w:author="Vo Cuong" w:date="2020-04-01T21:33:00Z">
                  <w:rPr>
                    <w:rStyle w:val="Hyperlink"/>
                    <w:rFonts w:ascii="Times New Roman" w:hAnsi="Times New Roman" w:cs="Times New Roman"/>
                    <w:b/>
                    <w:noProof/>
                  </w:rPr>
                </w:rPrChange>
              </w:rPr>
              <w:delText>Giao diện người quản lý</w:delText>
            </w:r>
            <w:r w:rsidRPr="0058434B" w:rsidDel="00A73CC3">
              <w:rPr>
                <w:rFonts w:ascii="Times New Roman" w:hAnsi="Times New Roman" w:cs="Times New Roman"/>
                <w:b/>
                <w:noProof/>
                <w:webHidden/>
                <w:color w:val="000000" w:themeColor="text1"/>
                <w:sz w:val="26"/>
                <w:szCs w:val="26"/>
                <w:rPrChange w:id="1031" w:author="Vo Cuong" w:date="2020-04-01T21:33:00Z">
                  <w:rPr>
                    <w:noProof/>
                    <w:webHidden/>
                  </w:rPr>
                </w:rPrChange>
              </w:rPr>
              <w:tab/>
            </w:r>
            <w:r w:rsidR="004461E3" w:rsidRPr="0058434B" w:rsidDel="00A73CC3">
              <w:rPr>
                <w:rFonts w:ascii="Times New Roman" w:hAnsi="Times New Roman" w:cs="Times New Roman"/>
                <w:b/>
                <w:noProof/>
                <w:webHidden/>
                <w:color w:val="000000" w:themeColor="text1"/>
                <w:sz w:val="26"/>
                <w:szCs w:val="26"/>
                <w:rPrChange w:id="1032" w:author="Vo Cuong" w:date="2020-04-01T21:33:00Z">
                  <w:rPr>
                    <w:noProof/>
                    <w:webHidden/>
                  </w:rPr>
                </w:rPrChange>
              </w:rPr>
              <w:delText>19</w:delText>
            </w:r>
          </w:del>
        </w:p>
        <w:p w:rsidR="003D5FD6" w:rsidRPr="0058434B" w:rsidDel="00A73CC3" w:rsidRDefault="003D5FD6">
          <w:pPr>
            <w:pStyle w:val="TOC3"/>
            <w:tabs>
              <w:tab w:val="left" w:pos="1100"/>
              <w:tab w:val="right" w:leader="dot" w:pos="9064"/>
            </w:tabs>
            <w:rPr>
              <w:del w:id="1033" w:author="Vo Cuong" w:date="2020-03-24T00:05:00Z"/>
              <w:rFonts w:ascii="Times New Roman" w:eastAsiaTheme="minorEastAsia" w:hAnsi="Times New Roman" w:cs="Times New Roman"/>
              <w:b/>
              <w:noProof/>
              <w:color w:val="000000" w:themeColor="text1"/>
              <w:sz w:val="26"/>
              <w:szCs w:val="26"/>
              <w:rPrChange w:id="1034" w:author="Vo Cuong" w:date="2020-04-01T21:33:00Z">
                <w:rPr>
                  <w:del w:id="1035" w:author="Vo Cuong" w:date="2020-03-24T00:05:00Z"/>
                  <w:rFonts w:eastAsiaTheme="minorEastAsia"/>
                  <w:noProof/>
                </w:rPr>
              </w:rPrChange>
            </w:rPr>
          </w:pPr>
          <w:del w:id="1036" w:author="Vo Cuong" w:date="2020-03-24T00:05:00Z">
            <w:r w:rsidRPr="0058434B" w:rsidDel="00A73CC3">
              <w:rPr>
                <w:color w:val="000000" w:themeColor="text1"/>
                <w:sz w:val="26"/>
                <w:szCs w:val="26"/>
                <w:rPrChange w:id="1037" w:author="Vo Cuong" w:date="2020-04-01T21:33:00Z">
                  <w:rPr>
                    <w:rStyle w:val="Hyperlink"/>
                    <w:rFonts w:ascii="Times New Roman" w:hAnsi="Times New Roman" w:cs="Times New Roman"/>
                    <w:b/>
                    <w:noProof/>
                  </w:rPr>
                </w:rPrChange>
              </w:rPr>
              <w:delText>2.1</w:delText>
            </w:r>
            <w:r w:rsidRPr="0058434B" w:rsidDel="00A73CC3">
              <w:rPr>
                <w:rFonts w:ascii="Times New Roman" w:eastAsiaTheme="minorEastAsia" w:hAnsi="Times New Roman" w:cs="Times New Roman"/>
                <w:b/>
                <w:noProof/>
                <w:color w:val="000000" w:themeColor="text1"/>
                <w:sz w:val="26"/>
                <w:szCs w:val="26"/>
                <w:rPrChange w:id="1038" w:author="Vo Cuong" w:date="2020-04-01T21:33:00Z">
                  <w:rPr>
                    <w:rFonts w:eastAsiaTheme="minorEastAsia"/>
                    <w:noProof/>
                  </w:rPr>
                </w:rPrChange>
              </w:rPr>
              <w:tab/>
            </w:r>
            <w:r w:rsidRPr="0058434B" w:rsidDel="00A73CC3">
              <w:rPr>
                <w:color w:val="000000" w:themeColor="text1"/>
                <w:sz w:val="26"/>
                <w:szCs w:val="26"/>
                <w:rPrChange w:id="1039" w:author="Vo Cuong" w:date="2020-04-01T21:33:00Z">
                  <w:rPr>
                    <w:rStyle w:val="Hyperlink"/>
                    <w:rFonts w:ascii="Times New Roman" w:hAnsi="Times New Roman" w:cs="Times New Roman"/>
                    <w:b/>
                    <w:noProof/>
                  </w:rPr>
                </w:rPrChange>
              </w:rPr>
              <w:delText>Giao diện đăng nhập</w:delText>
            </w:r>
            <w:r w:rsidRPr="0058434B" w:rsidDel="00A73CC3">
              <w:rPr>
                <w:rFonts w:ascii="Times New Roman" w:hAnsi="Times New Roman" w:cs="Times New Roman"/>
                <w:b/>
                <w:noProof/>
                <w:webHidden/>
                <w:color w:val="000000" w:themeColor="text1"/>
                <w:sz w:val="26"/>
                <w:szCs w:val="26"/>
                <w:rPrChange w:id="1040" w:author="Vo Cuong" w:date="2020-04-01T21:33:00Z">
                  <w:rPr>
                    <w:noProof/>
                    <w:webHidden/>
                  </w:rPr>
                </w:rPrChange>
              </w:rPr>
              <w:tab/>
            </w:r>
            <w:r w:rsidR="004461E3" w:rsidRPr="0058434B" w:rsidDel="00A73CC3">
              <w:rPr>
                <w:rFonts w:ascii="Times New Roman" w:hAnsi="Times New Roman" w:cs="Times New Roman"/>
                <w:b/>
                <w:noProof/>
                <w:webHidden/>
                <w:color w:val="000000" w:themeColor="text1"/>
                <w:sz w:val="26"/>
                <w:szCs w:val="26"/>
                <w:rPrChange w:id="1041" w:author="Vo Cuong" w:date="2020-04-01T21:33:00Z">
                  <w:rPr>
                    <w:noProof/>
                    <w:webHidden/>
                  </w:rPr>
                </w:rPrChange>
              </w:rPr>
              <w:delText>19</w:delText>
            </w:r>
          </w:del>
        </w:p>
        <w:p w:rsidR="003D5FD6" w:rsidRPr="0058434B" w:rsidDel="00A73CC3" w:rsidRDefault="003D5FD6">
          <w:pPr>
            <w:pStyle w:val="TOC3"/>
            <w:tabs>
              <w:tab w:val="left" w:pos="1100"/>
              <w:tab w:val="right" w:leader="dot" w:pos="9064"/>
            </w:tabs>
            <w:rPr>
              <w:del w:id="1042" w:author="Vo Cuong" w:date="2020-03-24T00:05:00Z"/>
              <w:rFonts w:ascii="Times New Roman" w:eastAsiaTheme="minorEastAsia" w:hAnsi="Times New Roman" w:cs="Times New Roman"/>
              <w:b/>
              <w:noProof/>
              <w:color w:val="000000" w:themeColor="text1"/>
              <w:sz w:val="26"/>
              <w:szCs w:val="26"/>
              <w:rPrChange w:id="1043" w:author="Vo Cuong" w:date="2020-04-01T21:33:00Z">
                <w:rPr>
                  <w:del w:id="1044" w:author="Vo Cuong" w:date="2020-03-24T00:05:00Z"/>
                  <w:rFonts w:eastAsiaTheme="minorEastAsia"/>
                  <w:noProof/>
                </w:rPr>
              </w:rPrChange>
            </w:rPr>
          </w:pPr>
          <w:del w:id="1045" w:author="Vo Cuong" w:date="2020-03-24T00:05:00Z">
            <w:r w:rsidRPr="0058434B" w:rsidDel="00A73CC3">
              <w:rPr>
                <w:color w:val="000000" w:themeColor="text1"/>
                <w:sz w:val="26"/>
                <w:szCs w:val="26"/>
                <w:rPrChange w:id="1046" w:author="Vo Cuong" w:date="2020-04-01T21:33:00Z">
                  <w:rPr>
                    <w:rStyle w:val="Hyperlink"/>
                    <w:rFonts w:ascii="Times New Roman" w:hAnsi="Times New Roman" w:cs="Times New Roman"/>
                    <w:b/>
                    <w:noProof/>
                  </w:rPr>
                </w:rPrChange>
              </w:rPr>
              <w:delText>2.4</w:delText>
            </w:r>
            <w:r w:rsidRPr="0058434B" w:rsidDel="00A73CC3">
              <w:rPr>
                <w:rFonts w:ascii="Times New Roman" w:eastAsiaTheme="minorEastAsia" w:hAnsi="Times New Roman" w:cs="Times New Roman"/>
                <w:b/>
                <w:noProof/>
                <w:color w:val="000000" w:themeColor="text1"/>
                <w:sz w:val="26"/>
                <w:szCs w:val="26"/>
                <w:rPrChange w:id="1047" w:author="Vo Cuong" w:date="2020-04-01T21:33:00Z">
                  <w:rPr>
                    <w:rFonts w:eastAsiaTheme="minorEastAsia"/>
                    <w:noProof/>
                  </w:rPr>
                </w:rPrChange>
              </w:rPr>
              <w:tab/>
            </w:r>
            <w:r w:rsidRPr="0058434B" w:rsidDel="00A73CC3">
              <w:rPr>
                <w:color w:val="000000" w:themeColor="text1"/>
                <w:sz w:val="26"/>
                <w:szCs w:val="26"/>
                <w:rPrChange w:id="1048" w:author="Vo Cuong" w:date="2020-04-01T21:33:00Z">
                  <w:rPr>
                    <w:rStyle w:val="Hyperlink"/>
                    <w:rFonts w:ascii="Times New Roman" w:hAnsi="Times New Roman" w:cs="Times New Roman"/>
                    <w:b/>
                    <w:noProof/>
                  </w:rPr>
                </w:rPrChange>
              </w:rPr>
              <w:delText>Giao diện tạo loại nhiệm vụ</w:delText>
            </w:r>
            <w:r w:rsidRPr="0058434B" w:rsidDel="00A73CC3">
              <w:rPr>
                <w:rFonts w:ascii="Times New Roman" w:hAnsi="Times New Roman" w:cs="Times New Roman"/>
                <w:b/>
                <w:noProof/>
                <w:webHidden/>
                <w:color w:val="000000" w:themeColor="text1"/>
                <w:sz w:val="26"/>
                <w:szCs w:val="26"/>
                <w:rPrChange w:id="1049" w:author="Vo Cuong" w:date="2020-04-01T21:33:00Z">
                  <w:rPr>
                    <w:noProof/>
                    <w:webHidden/>
                  </w:rPr>
                </w:rPrChange>
              </w:rPr>
              <w:tab/>
            </w:r>
            <w:r w:rsidR="00A73CC3" w:rsidRPr="0058434B" w:rsidDel="00A73CC3">
              <w:rPr>
                <w:rFonts w:ascii="Times New Roman" w:hAnsi="Times New Roman" w:cs="Times New Roman"/>
                <w:b/>
                <w:noProof/>
                <w:webHidden/>
                <w:color w:val="000000" w:themeColor="text1"/>
                <w:sz w:val="26"/>
                <w:szCs w:val="26"/>
                <w:rPrChange w:id="1050" w:author="Vo Cuong" w:date="2020-04-01T21:33:00Z">
                  <w:rPr>
                    <w:noProof/>
                    <w:webHidden/>
                  </w:rPr>
                </w:rPrChange>
              </w:rPr>
              <w:delText>27</w:delText>
            </w:r>
          </w:del>
        </w:p>
        <w:p w:rsidR="003D5FD6" w:rsidRPr="0058434B" w:rsidDel="00A73CC3" w:rsidRDefault="003D5FD6">
          <w:pPr>
            <w:pStyle w:val="TOC3"/>
            <w:tabs>
              <w:tab w:val="left" w:pos="1100"/>
              <w:tab w:val="right" w:leader="dot" w:pos="9064"/>
            </w:tabs>
            <w:rPr>
              <w:del w:id="1051" w:author="Vo Cuong" w:date="2020-03-24T00:05:00Z"/>
              <w:rFonts w:ascii="Times New Roman" w:eastAsiaTheme="minorEastAsia" w:hAnsi="Times New Roman" w:cs="Times New Roman"/>
              <w:b/>
              <w:noProof/>
              <w:color w:val="000000" w:themeColor="text1"/>
              <w:sz w:val="26"/>
              <w:szCs w:val="26"/>
              <w:rPrChange w:id="1052" w:author="Vo Cuong" w:date="2020-04-01T21:33:00Z">
                <w:rPr>
                  <w:del w:id="1053" w:author="Vo Cuong" w:date="2020-03-24T00:05:00Z"/>
                  <w:rFonts w:eastAsiaTheme="minorEastAsia"/>
                  <w:noProof/>
                </w:rPr>
              </w:rPrChange>
            </w:rPr>
          </w:pPr>
          <w:del w:id="1054" w:author="Vo Cuong" w:date="2020-03-24T00:05:00Z">
            <w:r w:rsidRPr="0058434B" w:rsidDel="00A73CC3">
              <w:rPr>
                <w:color w:val="000000" w:themeColor="text1"/>
                <w:sz w:val="26"/>
                <w:szCs w:val="26"/>
                <w:rPrChange w:id="1055" w:author="Vo Cuong" w:date="2020-04-01T21:33:00Z">
                  <w:rPr>
                    <w:rStyle w:val="Hyperlink"/>
                    <w:rFonts w:ascii="Times New Roman" w:hAnsi="Times New Roman" w:cs="Times New Roman"/>
                    <w:b/>
                    <w:noProof/>
                  </w:rPr>
                </w:rPrChange>
              </w:rPr>
              <w:delText>2.5</w:delText>
            </w:r>
            <w:r w:rsidRPr="0058434B" w:rsidDel="00A73CC3">
              <w:rPr>
                <w:rFonts w:ascii="Times New Roman" w:eastAsiaTheme="minorEastAsia" w:hAnsi="Times New Roman" w:cs="Times New Roman"/>
                <w:b/>
                <w:noProof/>
                <w:color w:val="000000" w:themeColor="text1"/>
                <w:sz w:val="26"/>
                <w:szCs w:val="26"/>
                <w:rPrChange w:id="1056" w:author="Vo Cuong" w:date="2020-04-01T21:33:00Z">
                  <w:rPr>
                    <w:rFonts w:eastAsiaTheme="minorEastAsia"/>
                    <w:noProof/>
                  </w:rPr>
                </w:rPrChange>
              </w:rPr>
              <w:tab/>
            </w:r>
            <w:r w:rsidRPr="0058434B" w:rsidDel="00A73CC3">
              <w:rPr>
                <w:color w:val="000000" w:themeColor="text1"/>
                <w:sz w:val="26"/>
                <w:szCs w:val="26"/>
                <w:rPrChange w:id="1057" w:author="Vo Cuong" w:date="2020-04-01T21:33:00Z">
                  <w:rPr>
                    <w:rStyle w:val="Hyperlink"/>
                    <w:rFonts w:ascii="Times New Roman" w:hAnsi="Times New Roman" w:cs="Times New Roman"/>
                    <w:b/>
                    <w:noProof/>
                  </w:rPr>
                </w:rPrChange>
              </w:rPr>
              <w:delText>Giao diện tạo nhiệm vụ</w:delText>
            </w:r>
            <w:r w:rsidRPr="0058434B" w:rsidDel="00A73CC3">
              <w:rPr>
                <w:rFonts w:ascii="Times New Roman" w:hAnsi="Times New Roman" w:cs="Times New Roman"/>
                <w:b/>
                <w:noProof/>
                <w:webHidden/>
                <w:color w:val="000000" w:themeColor="text1"/>
                <w:sz w:val="26"/>
                <w:szCs w:val="26"/>
                <w:rPrChange w:id="1058" w:author="Vo Cuong" w:date="2020-04-01T21:33:00Z">
                  <w:rPr>
                    <w:noProof/>
                    <w:webHidden/>
                  </w:rPr>
                </w:rPrChange>
              </w:rPr>
              <w:tab/>
            </w:r>
            <w:r w:rsidR="004461E3" w:rsidRPr="0058434B" w:rsidDel="00A73CC3">
              <w:rPr>
                <w:rFonts w:ascii="Times New Roman" w:hAnsi="Times New Roman" w:cs="Times New Roman"/>
                <w:b/>
                <w:noProof/>
                <w:webHidden/>
                <w:color w:val="000000" w:themeColor="text1"/>
                <w:sz w:val="26"/>
                <w:szCs w:val="26"/>
                <w:rPrChange w:id="1059" w:author="Vo Cuong" w:date="2020-04-01T21:33:00Z">
                  <w:rPr>
                    <w:noProof/>
                    <w:webHidden/>
                  </w:rPr>
                </w:rPrChange>
              </w:rPr>
              <w:delText>28</w:delText>
            </w:r>
          </w:del>
        </w:p>
        <w:p w:rsidR="003D5FD6" w:rsidRPr="0058434B" w:rsidDel="00A73CC3" w:rsidRDefault="003D5FD6">
          <w:pPr>
            <w:pStyle w:val="TOC3"/>
            <w:tabs>
              <w:tab w:val="left" w:pos="1100"/>
              <w:tab w:val="right" w:leader="dot" w:pos="9064"/>
            </w:tabs>
            <w:rPr>
              <w:del w:id="1060" w:author="Vo Cuong" w:date="2020-03-24T00:05:00Z"/>
              <w:rFonts w:ascii="Times New Roman" w:eastAsiaTheme="minorEastAsia" w:hAnsi="Times New Roman" w:cs="Times New Roman"/>
              <w:b/>
              <w:noProof/>
              <w:color w:val="000000" w:themeColor="text1"/>
              <w:sz w:val="26"/>
              <w:szCs w:val="26"/>
              <w:rPrChange w:id="1061" w:author="Vo Cuong" w:date="2020-04-01T21:33:00Z">
                <w:rPr>
                  <w:del w:id="1062" w:author="Vo Cuong" w:date="2020-03-24T00:05:00Z"/>
                  <w:rFonts w:eastAsiaTheme="minorEastAsia"/>
                  <w:noProof/>
                </w:rPr>
              </w:rPrChange>
            </w:rPr>
          </w:pPr>
          <w:del w:id="1063" w:author="Vo Cuong" w:date="2020-03-24T00:05:00Z">
            <w:r w:rsidRPr="0058434B" w:rsidDel="00A73CC3">
              <w:rPr>
                <w:color w:val="000000" w:themeColor="text1"/>
                <w:sz w:val="26"/>
                <w:szCs w:val="26"/>
                <w:rPrChange w:id="1064" w:author="Vo Cuong" w:date="2020-04-01T21:33:00Z">
                  <w:rPr>
                    <w:rStyle w:val="Hyperlink"/>
                    <w:rFonts w:ascii="Times New Roman" w:hAnsi="Times New Roman" w:cs="Times New Roman"/>
                    <w:b/>
                    <w:noProof/>
                  </w:rPr>
                </w:rPrChange>
              </w:rPr>
              <w:delText>2.6</w:delText>
            </w:r>
            <w:r w:rsidRPr="0058434B" w:rsidDel="00A73CC3">
              <w:rPr>
                <w:rFonts w:ascii="Times New Roman" w:eastAsiaTheme="minorEastAsia" w:hAnsi="Times New Roman" w:cs="Times New Roman"/>
                <w:b/>
                <w:noProof/>
                <w:color w:val="000000" w:themeColor="text1"/>
                <w:sz w:val="26"/>
                <w:szCs w:val="26"/>
                <w:rPrChange w:id="1065" w:author="Vo Cuong" w:date="2020-04-01T21:33:00Z">
                  <w:rPr>
                    <w:rFonts w:eastAsiaTheme="minorEastAsia"/>
                    <w:noProof/>
                  </w:rPr>
                </w:rPrChange>
              </w:rPr>
              <w:tab/>
            </w:r>
            <w:r w:rsidRPr="0058434B" w:rsidDel="00A73CC3">
              <w:rPr>
                <w:color w:val="000000" w:themeColor="text1"/>
                <w:sz w:val="26"/>
                <w:szCs w:val="26"/>
                <w:rPrChange w:id="1066" w:author="Vo Cuong" w:date="2020-04-01T21:33:00Z">
                  <w:rPr>
                    <w:rStyle w:val="Hyperlink"/>
                    <w:rFonts w:ascii="Times New Roman" w:hAnsi="Times New Roman" w:cs="Times New Roman"/>
                    <w:b/>
                    <w:noProof/>
                  </w:rPr>
                </w:rPrChange>
              </w:rPr>
              <w:delText>Giao diện quản lý tài khoản</w:delText>
            </w:r>
            <w:r w:rsidRPr="0058434B" w:rsidDel="00A73CC3">
              <w:rPr>
                <w:rFonts w:ascii="Times New Roman" w:hAnsi="Times New Roman" w:cs="Times New Roman"/>
                <w:b/>
                <w:noProof/>
                <w:webHidden/>
                <w:color w:val="000000" w:themeColor="text1"/>
                <w:sz w:val="26"/>
                <w:szCs w:val="26"/>
                <w:rPrChange w:id="1067" w:author="Vo Cuong" w:date="2020-04-01T21:33:00Z">
                  <w:rPr>
                    <w:noProof/>
                    <w:webHidden/>
                  </w:rPr>
                </w:rPrChange>
              </w:rPr>
              <w:tab/>
            </w:r>
            <w:r w:rsidR="004461E3" w:rsidRPr="0058434B" w:rsidDel="00A73CC3">
              <w:rPr>
                <w:rFonts w:ascii="Times New Roman" w:hAnsi="Times New Roman" w:cs="Times New Roman"/>
                <w:b/>
                <w:noProof/>
                <w:webHidden/>
                <w:color w:val="000000" w:themeColor="text1"/>
                <w:sz w:val="26"/>
                <w:szCs w:val="26"/>
                <w:rPrChange w:id="1068" w:author="Vo Cuong" w:date="2020-04-01T21:33:00Z">
                  <w:rPr>
                    <w:noProof/>
                    <w:webHidden/>
                  </w:rPr>
                </w:rPrChange>
              </w:rPr>
              <w:delText>29</w:delText>
            </w:r>
          </w:del>
        </w:p>
        <w:p w:rsidR="003D5FD6" w:rsidRPr="0058434B" w:rsidDel="00A73CC3" w:rsidRDefault="003D5FD6">
          <w:pPr>
            <w:pStyle w:val="TOC3"/>
            <w:tabs>
              <w:tab w:val="left" w:pos="1100"/>
              <w:tab w:val="right" w:leader="dot" w:pos="9064"/>
            </w:tabs>
            <w:rPr>
              <w:del w:id="1069" w:author="Vo Cuong" w:date="2020-03-24T00:05:00Z"/>
              <w:rFonts w:ascii="Times New Roman" w:eastAsiaTheme="minorEastAsia" w:hAnsi="Times New Roman" w:cs="Times New Roman"/>
              <w:b/>
              <w:noProof/>
              <w:color w:val="000000" w:themeColor="text1"/>
              <w:sz w:val="26"/>
              <w:szCs w:val="26"/>
              <w:rPrChange w:id="1070" w:author="Vo Cuong" w:date="2020-04-01T21:33:00Z">
                <w:rPr>
                  <w:del w:id="1071" w:author="Vo Cuong" w:date="2020-03-24T00:05:00Z"/>
                  <w:rFonts w:eastAsiaTheme="minorEastAsia"/>
                  <w:noProof/>
                </w:rPr>
              </w:rPrChange>
            </w:rPr>
          </w:pPr>
          <w:del w:id="1072" w:author="Vo Cuong" w:date="2020-03-24T00:05:00Z">
            <w:r w:rsidRPr="0058434B" w:rsidDel="00A73CC3">
              <w:rPr>
                <w:color w:val="000000" w:themeColor="text1"/>
                <w:sz w:val="26"/>
                <w:szCs w:val="26"/>
                <w:rPrChange w:id="1073" w:author="Vo Cuong" w:date="2020-04-01T21:33:00Z">
                  <w:rPr>
                    <w:rStyle w:val="Hyperlink"/>
                    <w:rFonts w:ascii="Times New Roman" w:hAnsi="Times New Roman" w:cs="Times New Roman"/>
                    <w:b/>
                    <w:noProof/>
                  </w:rPr>
                </w:rPrChange>
              </w:rPr>
              <w:delText>2.7</w:delText>
            </w:r>
            <w:r w:rsidRPr="0058434B" w:rsidDel="00A73CC3">
              <w:rPr>
                <w:rFonts w:ascii="Times New Roman" w:eastAsiaTheme="minorEastAsia" w:hAnsi="Times New Roman" w:cs="Times New Roman"/>
                <w:b/>
                <w:noProof/>
                <w:color w:val="000000" w:themeColor="text1"/>
                <w:sz w:val="26"/>
                <w:szCs w:val="26"/>
                <w:rPrChange w:id="1074" w:author="Vo Cuong" w:date="2020-04-01T21:33:00Z">
                  <w:rPr>
                    <w:rFonts w:eastAsiaTheme="minorEastAsia"/>
                    <w:noProof/>
                  </w:rPr>
                </w:rPrChange>
              </w:rPr>
              <w:tab/>
            </w:r>
            <w:r w:rsidRPr="0058434B" w:rsidDel="00A73CC3">
              <w:rPr>
                <w:color w:val="000000" w:themeColor="text1"/>
                <w:sz w:val="26"/>
                <w:szCs w:val="26"/>
                <w:rPrChange w:id="1075" w:author="Vo Cuong" w:date="2020-04-01T21:33:00Z">
                  <w:rPr>
                    <w:rStyle w:val="Hyperlink"/>
                    <w:rFonts w:ascii="Times New Roman" w:hAnsi="Times New Roman" w:cs="Times New Roman"/>
                    <w:b/>
                    <w:noProof/>
                  </w:rPr>
                </w:rPrChange>
              </w:rPr>
              <w:delText>Giao diện tạo tài khoản</w:delText>
            </w:r>
            <w:r w:rsidRPr="0058434B" w:rsidDel="00A73CC3">
              <w:rPr>
                <w:rFonts w:ascii="Times New Roman" w:hAnsi="Times New Roman" w:cs="Times New Roman"/>
                <w:b/>
                <w:noProof/>
                <w:webHidden/>
                <w:color w:val="000000" w:themeColor="text1"/>
                <w:sz w:val="26"/>
                <w:szCs w:val="26"/>
                <w:rPrChange w:id="1076" w:author="Vo Cuong" w:date="2020-04-01T21:33:00Z">
                  <w:rPr>
                    <w:noProof/>
                    <w:webHidden/>
                  </w:rPr>
                </w:rPrChange>
              </w:rPr>
              <w:tab/>
            </w:r>
            <w:r w:rsidR="004461E3" w:rsidRPr="0058434B" w:rsidDel="00A73CC3">
              <w:rPr>
                <w:rFonts w:ascii="Times New Roman" w:hAnsi="Times New Roman" w:cs="Times New Roman"/>
                <w:b/>
                <w:noProof/>
                <w:webHidden/>
                <w:color w:val="000000" w:themeColor="text1"/>
                <w:sz w:val="26"/>
                <w:szCs w:val="26"/>
                <w:rPrChange w:id="1077" w:author="Vo Cuong" w:date="2020-04-01T21:33:00Z">
                  <w:rPr>
                    <w:noProof/>
                    <w:webHidden/>
                  </w:rPr>
                </w:rPrChange>
              </w:rPr>
              <w:delText>32</w:delText>
            </w:r>
          </w:del>
        </w:p>
        <w:p w:rsidR="003D5FD6" w:rsidRPr="0058434B" w:rsidDel="00A73CC3" w:rsidRDefault="003D5FD6">
          <w:pPr>
            <w:pStyle w:val="TOC3"/>
            <w:tabs>
              <w:tab w:val="left" w:pos="1100"/>
              <w:tab w:val="right" w:leader="dot" w:pos="9064"/>
            </w:tabs>
            <w:rPr>
              <w:del w:id="1078" w:author="Vo Cuong" w:date="2020-03-24T00:05:00Z"/>
              <w:rFonts w:ascii="Times New Roman" w:eastAsiaTheme="minorEastAsia" w:hAnsi="Times New Roman" w:cs="Times New Roman"/>
              <w:b/>
              <w:noProof/>
              <w:color w:val="000000" w:themeColor="text1"/>
              <w:sz w:val="26"/>
              <w:szCs w:val="26"/>
              <w:rPrChange w:id="1079" w:author="Vo Cuong" w:date="2020-04-01T21:33:00Z">
                <w:rPr>
                  <w:del w:id="1080" w:author="Vo Cuong" w:date="2020-03-24T00:05:00Z"/>
                  <w:rFonts w:eastAsiaTheme="minorEastAsia"/>
                  <w:noProof/>
                </w:rPr>
              </w:rPrChange>
            </w:rPr>
          </w:pPr>
          <w:del w:id="1081" w:author="Vo Cuong" w:date="2020-03-24T00:05:00Z">
            <w:r w:rsidRPr="0058434B" w:rsidDel="00A73CC3">
              <w:rPr>
                <w:color w:val="000000" w:themeColor="text1"/>
                <w:sz w:val="26"/>
                <w:szCs w:val="26"/>
                <w:rPrChange w:id="1082" w:author="Vo Cuong" w:date="2020-04-01T21:33:00Z">
                  <w:rPr>
                    <w:rStyle w:val="Hyperlink"/>
                    <w:rFonts w:ascii="Times New Roman" w:hAnsi="Times New Roman" w:cs="Times New Roman"/>
                    <w:b/>
                    <w:noProof/>
                  </w:rPr>
                </w:rPrChange>
              </w:rPr>
              <w:delText>2.8</w:delText>
            </w:r>
            <w:r w:rsidRPr="0058434B" w:rsidDel="00A73CC3">
              <w:rPr>
                <w:rFonts w:ascii="Times New Roman" w:eastAsiaTheme="minorEastAsia" w:hAnsi="Times New Roman" w:cs="Times New Roman"/>
                <w:b/>
                <w:noProof/>
                <w:color w:val="000000" w:themeColor="text1"/>
                <w:sz w:val="26"/>
                <w:szCs w:val="26"/>
                <w:rPrChange w:id="1083" w:author="Vo Cuong" w:date="2020-04-01T21:33:00Z">
                  <w:rPr>
                    <w:rFonts w:eastAsiaTheme="minorEastAsia"/>
                    <w:noProof/>
                  </w:rPr>
                </w:rPrChange>
              </w:rPr>
              <w:tab/>
            </w:r>
            <w:r w:rsidRPr="0058434B" w:rsidDel="00A73CC3">
              <w:rPr>
                <w:color w:val="000000" w:themeColor="text1"/>
                <w:sz w:val="26"/>
                <w:szCs w:val="26"/>
                <w:rPrChange w:id="1084" w:author="Vo Cuong" w:date="2020-04-01T21:33:00Z">
                  <w:rPr>
                    <w:rStyle w:val="Hyperlink"/>
                    <w:rFonts w:ascii="Times New Roman" w:hAnsi="Times New Roman" w:cs="Times New Roman"/>
                    <w:b/>
                    <w:noProof/>
                  </w:rPr>
                </w:rPrChange>
              </w:rPr>
              <w:delText>Giao diện các chức năng thông báo duyệt nhiệm vụ</w:delText>
            </w:r>
            <w:r w:rsidRPr="0058434B" w:rsidDel="00A73CC3">
              <w:rPr>
                <w:rFonts w:ascii="Times New Roman" w:hAnsi="Times New Roman" w:cs="Times New Roman"/>
                <w:b/>
                <w:noProof/>
                <w:webHidden/>
                <w:color w:val="000000" w:themeColor="text1"/>
                <w:sz w:val="26"/>
                <w:szCs w:val="26"/>
                <w:rPrChange w:id="1085" w:author="Vo Cuong" w:date="2020-04-01T21:33:00Z">
                  <w:rPr>
                    <w:noProof/>
                    <w:webHidden/>
                  </w:rPr>
                </w:rPrChange>
              </w:rPr>
              <w:tab/>
            </w:r>
            <w:r w:rsidR="004461E3" w:rsidRPr="0058434B" w:rsidDel="00A73CC3">
              <w:rPr>
                <w:rFonts w:ascii="Times New Roman" w:hAnsi="Times New Roman" w:cs="Times New Roman"/>
                <w:b/>
                <w:noProof/>
                <w:webHidden/>
                <w:color w:val="000000" w:themeColor="text1"/>
                <w:sz w:val="26"/>
                <w:szCs w:val="26"/>
                <w:rPrChange w:id="1086" w:author="Vo Cuong" w:date="2020-04-01T21:33:00Z">
                  <w:rPr>
                    <w:noProof/>
                    <w:webHidden/>
                  </w:rPr>
                </w:rPrChange>
              </w:rPr>
              <w:delText>32</w:delText>
            </w:r>
          </w:del>
        </w:p>
        <w:p w:rsidR="003D5FD6" w:rsidRPr="0058434B" w:rsidDel="00A73CC3" w:rsidRDefault="003D5FD6">
          <w:pPr>
            <w:pStyle w:val="TOC1"/>
            <w:tabs>
              <w:tab w:val="left" w:pos="660"/>
              <w:tab w:val="right" w:leader="dot" w:pos="9064"/>
            </w:tabs>
            <w:rPr>
              <w:del w:id="1087" w:author="Vo Cuong" w:date="2020-03-24T00:05:00Z"/>
              <w:rFonts w:ascii="Times New Roman" w:eastAsiaTheme="minorEastAsia" w:hAnsi="Times New Roman" w:cs="Times New Roman"/>
              <w:b/>
              <w:noProof/>
              <w:color w:val="000000" w:themeColor="text1"/>
              <w:sz w:val="26"/>
              <w:szCs w:val="26"/>
              <w:rPrChange w:id="1088" w:author="Vo Cuong" w:date="2020-04-01T21:33:00Z">
                <w:rPr>
                  <w:del w:id="1089" w:author="Vo Cuong" w:date="2020-03-24T00:05:00Z"/>
                  <w:rFonts w:eastAsiaTheme="minorEastAsia"/>
                  <w:noProof/>
                </w:rPr>
              </w:rPrChange>
            </w:rPr>
          </w:pPr>
          <w:del w:id="1090" w:author="Vo Cuong" w:date="2020-03-24T00:05:00Z">
            <w:r w:rsidRPr="0058434B" w:rsidDel="00A73CC3">
              <w:rPr>
                <w:color w:val="000000" w:themeColor="text1"/>
                <w:sz w:val="26"/>
                <w:szCs w:val="26"/>
                <w:rPrChange w:id="1091" w:author="Vo Cuong" w:date="2020-04-01T21:33:00Z">
                  <w:rPr>
                    <w:rStyle w:val="Hyperlink"/>
                    <w:rFonts w:ascii="Times New Roman" w:hAnsi="Times New Roman" w:cs="Times New Roman"/>
                    <w:b/>
                    <w:noProof/>
                  </w:rPr>
                </w:rPrChange>
              </w:rPr>
              <w:delText>VII.</w:delText>
            </w:r>
            <w:r w:rsidRPr="0058434B" w:rsidDel="00A73CC3">
              <w:rPr>
                <w:rFonts w:ascii="Times New Roman" w:eastAsiaTheme="minorEastAsia" w:hAnsi="Times New Roman" w:cs="Times New Roman"/>
                <w:b/>
                <w:noProof/>
                <w:color w:val="000000" w:themeColor="text1"/>
                <w:sz w:val="26"/>
                <w:szCs w:val="26"/>
                <w:rPrChange w:id="1092" w:author="Vo Cuong" w:date="2020-04-01T21:33:00Z">
                  <w:rPr>
                    <w:rFonts w:eastAsiaTheme="minorEastAsia"/>
                    <w:noProof/>
                  </w:rPr>
                </w:rPrChange>
              </w:rPr>
              <w:tab/>
            </w:r>
            <w:r w:rsidRPr="0058434B" w:rsidDel="00A73CC3">
              <w:rPr>
                <w:color w:val="000000" w:themeColor="text1"/>
                <w:sz w:val="26"/>
                <w:szCs w:val="26"/>
                <w:rPrChange w:id="1093" w:author="Vo Cuong" w:date="2020-04-01T21:33:00Z">
                  <w:rPr>
                    <w:rStyle w:val="Hyperlink"/>
                    <w:rFonts w:ascii="Times New Roman" w:hAnsi="Times New Roman" w:cs="Times New Roman"/>
                    <w:b/>
                    <w:noProof/>
                  </w:rPr>
                </w:rPrChange>
              </w:rPr>
              <w:delText>THIẾT KẾ CƠ SỞ DỮ LIỆU</w:delText>
            </w:r>
            <w:r w:rsidRPr="0058434B" w:rsidDel="00A73CC3">
              <w:rPr>
                <w:rFonts w:ascii="Times New Roman" w:hAnsi="Times New Roman" w:cs="Times New Roman"/>
                <w:b/>
                <w:noProof/>
                <w:webHidden/>
                <w:color w:val="000000" w:themeColor="text1"/>
                <w:sz w:val="26"/>
                <w:szCs w:val="26"/>
                <w:rPrChange w:id="1094" w:author="Vo Cuong" w:date="2020-04-01T21:33:00Z">
                  <w:rPr>
                    <w:noProof/>
                    <w:webHidden/>
                  </w:rPr>
                </w:rPrChange>
              </w:rPr>
              <w:tab/>
            </w:r>
            <w:r w:rsidR="004461E3" w:rsidRPr="0058434B" w:rsidDel="00A73CC3">
              <w:rPr>
                <w:rFonts w:ascii="Times New Roman" w:hAnsi="Times New Roman" w:cs="Times New Roman"/>
                <w:b/>
                <w:noProof/>
                <w:webHidden/>
                <w:color w:val="000000" w:themeColor="text1"/>
                <w:sz w:val="26"/>
                <w:szCs w:val="26"/>
                <w:rPrChange w:id="1095" w:author="Vo Cuong" w:date="2020-04-01T21:33:00Z">
                  <w:rPr>
                    <w:noProof/>
                    <w:webHidden/>
                  </w:rPr>
                </w:rPrChange>
              </w:rPr>
              <w:delText>35</w:delText>
            </w:r>
          </w:del>
        </w:p>
        <w:p w:rsidR="003D5FD6" w:rsidRPr="0058434B" w:rsidDel="00A73CC3" w:rsidRDefault="003D5FD6">
          <w:pPr>
            <w:pStyle w:val="TOC2"/>
            <w:tabs>
              <w:tab w:val="left" w:pos="660"/>
              <w:tab w:val="right" w:leader="dot" w:pos="9064"/>
            </w:tabs>
            <w:rPr>
              <w:del w:id="1096" w:author="Vo Cuong" w:date="2020-03-24T00:05:00Z"/>
              <w:rFonts w:ascii="Times New Roman" w:eastAsiaTheme="minorEastAsia" w:hAnsi="Times New Roman" w:cs="Times New Roman"/>
              <w:b/>
              <w:noProof/>
              <w:color w:val="000000" w:themeColor="text1"/>
              <w:sz w:val="26"/>
              <w:szCs w:val="26"/>
              <w:rPrChange w:id="1097" w:author="Vo Cuong" w:date="2020-04-01T21:33:00Z">
                <w:rPr>
                  <w:del w:id="1098" w:author="Vo Cuong" w:date="2020-03-24T00:05:00Z"/>
                  <w:rFonts w:eastAsiaTheme="minorEastAsia"/>
                  <w:noProof/>
                </w:rPr>
              </w:rPrChange>
            </w:rPr>
          </w:pPr>
          <w:del w:id="1099" w:author="Vo Cuong" w:date="2020-03-24T00:05:00Z">
            <w:r w:rsidRPr="0058434B" w:rsidDel="00A73CC3">
              <w:rPr>
                <w:color w:val="000000" w:themeColor="text1"/>
                <w:sz w:val="26"/>
                <w:szCs w:val="26"/>
                <w:rPrChange w:id="1100" w:author="Vo Cuong" w:date="2020-04-01T21:33:00Z">
                  <w:rPr>
                    <w:rStyle w:val="Hyperlink"/>
                    <w:rFonts w:ascii="Times New Roman" w:hAnsi="Times New Roman" w:cs="Times New Roman"/>
                    <w:b/>
                    <w:noProof/>
                  </w:rPr>
                </w:rPrChange>
              </w:rPr>
              <w:delText>1.</w:delText>
            </w:r>
            <w:r w:rsidRPr="0058434B" w:rsidDel="00A73CC3">
              <w:rPr>
                <w:rFonts w:ascii="Times New Roman" w:eastAsiaTheme="minorEastAsia" w:hAnsi="Times New Roman" w:cs="Times New Roman"/>
                <w:b/>
                <w:noProof/>
                <w:color w:val="000000" w:themeColor="text1"/>
                <w:sz w:val="26"/>
                <w:szCs w:val="26"/>
                <w:rPrChange w:id="1101" w:author="Vo Cuong" w:date="2020-04-01T21:33:00Z">
                  <w:rPr>
                    <w:rFonts w:eastAsiaTheme="minorEastAsia"/>
                    <w:noProof/>
                  </w:rPr>
                </w:rPrChange>
              </w:rPr>
              <w:tab/>
            </w:r>
            <w:r w:rsidRPr="0058434B" w:rsidDel="00A73CC3">
              <w:rPr>
                <w:color w:val="000000" w:themeColor="text1"/>
                <w:sz w:val="26"/>
                <w:szCs w:val="26"/>
                <w:rPrChange w:id="1102" w:author="Vo Cuong" w:date="2020-04-01T21:33:00Z">
                  <w:rPr>
                    <w:rStyle w:val="Hyperlink"/>
                    <w:rFonts w:ascii="Times New Roman" w:hAnsi="Times New Roman" w:cs="Times New Roman"/>
                    <w:b/>
                    <w:noProof/>
                  </w:rPr>
                </w:rPrChange>
              </w:rPr>
              <w:delText>Bảng Employee</w:delText>
            </w:r>
            <w:r w:rsidRPr="0058434B" w:rsidDel="00A73CC3">
              <w:rPr>
                <w:rFonts w:ascii="Times New Roman" w:hAnsi="Times New Roman" w:cs="Times New Roman"/>
                <w:b/>
                <w:noProof/>
                <w:webHidden/>
                <w:color w:val="000000" w:themeColor="text1"/>
                <w:sz w:val="26"/>
                <w:szCs w:val="26"/>
                <w:rPrChange w:id="1103" w:author="Vo Cuong" w:date="2020-04-01T21:33:00Z">
                  <w:rPr>
                    <w:noProof/>
                    <w:webHidden/>
                  </w:rPr>
                </w:rPrChange>
              </w:rPr>
              <w:tab/>
            </w:r>
            <w:r w:rsidR="004461E3" w:rsidRPr="0058434B" w:rsidDel="00A73CC3">
              <w:rPr>
                <w:rFonts w:ascii="Times New Roman" w:hAnsi="Times New Roman" w:cs="Times New Roman"/>
                <w:b/>
                <w:noProof/>
                <w:webHidden/>
                <w:color w:val="000000" w:themeColor="text1"/>
                <w:sz w:val="26"/>
                <w:szCs w:val="26"/>
                <w:rPrChange w:id="1104" w:author="Vo Cuong" w:date="2020-04-01T21:33:00Z">
                  <w:rPr>
                    <w:noProof/>
                    <w:webHidden/>
                  </w:rPr>
                </w:rPrChange>
              </w:rPr>
              <w:delText>35</w:delText>
            </w:r>
          </w:del>
        </w:p>
        <w:p w:rsidR="003D5FD6" w:rsidRPr="0058434B" w:rsidDel="00A73CC3" w:rsidRDefault="003D5FD6">
          <w:pPr>
            <w:pStyle w:val="TOC2"/>
            <w:tabs>
              <w:tab w:val="left" w:pos="660"/>
              <w:tab w:val="right" w:leader="dot" w:pos="9064"/>
            </w:tabs>
            <w:rPr>
              <w:del w:id="1105" w:author="Vo Cuong" w:date="2020-03-24T00:05:00Z"/>
              <w:rFonts w:ascii="Times New Roman" w:eastAsiaTheme="minorEastAsia" w:hAnsi="Times New Roman" w:cs="Times New Roman"/>
              <w:b/>
              <w:noProof/>
              <w:color w:val="000000" w:themeColor="text1"/>
              <w:sz w:val="26"/>
              <w:szCs w:val="26"/>
              <w:rPrChange w:id="1106" w:author="Vo Cuong" w:date="2020-04-01T21:33:00Z">
                <w:rPr>
                  <w:del w:id="1107" w:author="Vo Cuong" w:date="2020-03-24T00:05:00Z"/>
                  <w:rFonts w:eastAsiaTheme="minorEastAsia"/>
                  <w:noProof/>
                </w:rPr>
              </w:rPrChange>
            </w:rPr>
          </w:pPr>
          <w:del w:id="1108" w:author="Vo Cuong" w:date="2020-03-24T00:05:00Z">
            <w:r w:rsidRPr="0058434B" w:rsidDel="00A73CC3">
              <w:rPr>
                <w:color w:val="000000" w:themeColor="text1"/>
                <w:sz w:val="26"/>
                <w:szCs w:val="26"/>
                <w:rPrChange w:id="1109" w:author="Vo Cuong" w:date="2020-04-01T21:33:00Z">
                  <w:rPr>
                    <w:rStyle w:val="Hyperlink"/>
                    <w:rFonts w:ascii="Times New Roman" w:hAnsi="Times New Roman" w:cs="Times New Roman"/>
                    <w:b/>
                    <w:noProof/>
                  </w:rPr>
                </w:rPrChange>
              </w:rPr>
              <w:delText>2.</w:delText>
            </w:r>
            <w:r w:rsidRPr="0058434B" w:rsidDel="00A73CC3">
              <w:rPr>
                <w:rFonts w:ascii="Times New Roman" w:eastAsiaTheme="minorEastAsia" w:hAnsi="Times New Roman" w:cs="Times New Roman"/>
                <w:b/>
                <w:noProof/>
                <w:color w:val="000000" w:themeColor="text1"/>
                <w:sz w:val="26"/>
                <w:szCs w:val="26"/>
                <w:rPrChange w:id="1110" w:author="Vo Cuong" w:date="2020-04-01T21:33:00Z">
                  <w:rPr>
                    <w:rFonts w:eastAsiaTheme="minorEastAsia"/>
                    <w:noProof/>
                  </w:rPr>
                </w:rPrChange>
              </w:rPr>
              <w:tab/>
            </w:r>
            <w:r w:rsidRPr="0058434B" w:rsidDel="00A73CC3">
              <w:rPr>
                <w:color w:val="000000" w:themeColor="text1"/>
                <w:sz w:val="26"/>
                <w:szCs w:val="26"/>
                <w:rPrChange w:id="1111" w:author="Vo Cuong" w:date="2020-04-01T21:33:00Z">
                  <w:rPr>
                    <w:rStyle w:val="Hyperlink"/>
                    <w:rFonts w:ascii="Times New Roman" w:hAnsi="Times New Roman" w:cs="Times New Roman"/>
                    <w:b/>
                    <w:noProof/>
                  </w:rPr>
                </w:rPrChange>
              </w:rPr>
              <w:delText>Bảng Mission</w:delText>
            </w:r>
            <w:r w:rsidRPr="0058434B" w:rsidDel="00A73CC3">
              <w:rPr>
                <w:rFonts w:ascii="Times New Roman" w:hAnsi="Times New Roman" w:cs="Times New Roman"/>
                <w:b/>
                <w:noProof/>
                <w:webHidden/>
                <w:color w:val="000000" w:themeColor="text1"/>
                <w:sz w:val="26"/>
                <w:szCs w:val="26"/>
                <w:rPrChange w:id="1112" w:author="Vo Cuong" w:date="2020-04-01T21:33:00Z">
                  <w:rPr>
                    <w:noProof/>
                    <w:webHidden/>
                  </w:rPr>
                </w:rPrChange>
              </w:rPr>
              <w:tab/>
            </w:r>
            <w:r w:rsidR="004461E3" w:rsidRPr="0058434B" w:rsidDel="00A73CC3">
              <w:rPr>
                <w:rFonts w:ascii="Times New Roman" w:hAnsi="Times New Roman" w:cs="Times New Roman"/>
                <w:b/>
                <w:noProof/>
                <w:webHidden/>
                <w:color w:val="000000" w:themeColor="text1"/>
                <w:sz w:val="26"/>
                <w:szCs w:val="26"/>
                <w:rPrChange w:id="1113" w:author="Vo Cuong" w:date="2020-04-01T21:33:00Z">
                  <w:rPr>
                    <w:noProof/>
                    <w:webHidden/>
                  </w:rPr>
                </w:rPrChange>
              </w:rPr>
              <w:delText>36</w:delText>
            </w:r>
          </w:del>
        </w:p>
        <w:p w:rsidR="003D5FD6" w:rsidRPr="0058434B" w:rsidDel="00A73CC3" w:rsidRDefault="003D5FD6">
          <w:pPr>
            <w:pStyle w:val="TOC2"/>
            <w:tabs>
              <w:tab w:val="left" w:pos="660"/>
              <w:tab w:val="right" w:leader="dot" w:pos="9064"/>
            </w:tabs>
            <w:rPr>
              <w:del w:id="1114" w:author="Vo Cuong" w:date="2020-03-24T00:05:00Z"/>
              <w:rFonts w:ascii="Times New Roman" w:eastAsiaTheme="minorEastAsia" w:hAnsi="Times New Roman" w:cs="Times New Roman"/>
              <w:b/>
              <w:noProof/>
              <w:color w:val="000000" w:themeColor="text1"/>
              <w:sz w:val="26"/>
              <w:szCs w:val="26"/>
              <w:rPrChange w:id="1115" w:author="Vo Cuong" w:date="2020-04-01T21:33:00Z">
                <w:rPr>
                  <w:del w:id="1116" w:author="Vo Cuong" w:date="2020-03-24T00:05:00Z"/>
                  <w:rFonts w:eastAsiaTheme="minorEastAsia"/>
                  <w:noProof/>
                </w:rPr>
              </w:rPrChange>
            </w:rPr>
          </w:pPr>
          <w:del w:id="1117" w:author="Vo Cuong" w:date="2020-03-24T00:05:00Z">
            <w:r w:rsidRPr="0058434B" w:rsidDel="00A73CC3">
              <w:rPr>
                <w:color w:val="000000" w:themeColor="text1"/>
                <w:sz w:val="26"/>
                <w:szCs w:val="26"/>
                <w:rPrChange w:id="1118" w:author="Vo Cuong" w:date="2020-04-01T21:33:00Z">
                  <w:rPr>
                    <w:rStyle w:val="Hyperlink"/>
                    <w:rFonts w:ascii="Times New Roman" w:hAnsi="Times New Roman" w:cs="Times New Roman"/>
                    <w:b/>
                    <w:noProof/>
                  </w:rPr>
                </w:rPrChange>
              </w:rPr>
              <w:delText>3.</w:delText>
            </w:r>
            <w:r w:rsidRPr="0058434B" w:rsidDel="00A73CC3">
              <w:rPr>
                <w:rFonts w:ascii="Times New Roman" w:eastAsiaTheme="minorEastAsia" w:hAnsi="Times New Roman" w:cs="Times New Roman"/>
                <w:b/>
                <w:noProof/>
                <w:color w:val="000000" w:themeColor="text1"/>
                <w:sz w:val="26"/>
                <w:szCs w:val="26"/>
                <w:rPrChange w:id="1119" w:author="Vo Cuong" w:date="2020-04-01T21:33:00Z">
                  <w:rPr>
                    <w:rFonts w:eastAsiaTheme="minorEastAsia"/>
                    <w:noProof/>
                  </w:rPr>
                </w:rPrChange>
              </w:rPr>
              <w:tab/>
            </w:r>
            <w:r w:rsidRPr="0058434B" w:rsidDel="00A73CC3">
              <w:rPr>
                <w:color w:val="000000" w:themeColor="text1"/>
                <w:sz w:val="26"/>
                <w:szCs w:val="26"/>
                <w:rPrChange w:id="1120" w:author="Vo Cuong" w:date="2020-04-01T21:33:00Z">
                  <w:rPr>
                    <w:rStyle w:val="Hyperlink"/>
                    <w:rFonts w:ascii="Times New Roman" w:hAnsi="Times New Roman" w:cs="Times New Roman"/>
                    <w:b/>
                    <w:noProof/>
                  </w:rPr>
                </w:rPrChange>
              </w:rPr>
              <w:delText>Bảng Type_Mission</w:delText>
            </w:r>
            <w:r w:rsidRPr="0058434B" w:rsidDel="00A73CC3">
              <w:rPr>
                <w:rFonts w:ascii="Times New Roman" w:hAnsi="Times New Roman" w:cs="Times New Roman"/>
                <w:b/>
                <w:noProof/>
                <w:webHidden/>
                <w:color w:val="000000" w:themeColor="text1"/>
                <w:sz w:val="26"/>
                <w:szCs w:val="26"/>
                <w:rPrChange w:id="1121" w:author="Vo Cuong" w:date="2020-04-01T21:33:00Z">
                  <w:rPr>
                    <w:noProof/>
                    <w:webHidden/>
                  </w:rPr>
                </w:rPrChange>
              </w:rPr>
              <w:tab/>
            </w:r>
            <w:r w:rsidR="004461E3" w:rsidRPr="0058434B" w:rsidDel="00A73CC3">
              <w:rPr>
                <w:rFonts w:ascii="Times New Roman" w:hAnsi="Times New Roman" w:cs="Times New Roman"/>
                <w:b/>
                <w:noProof/>
                <w:webHidden/>
                <w:color w:val="000000" w:themeColor="text1"/>
                <w:sz w:val="26"/>
                <w:szCs w:val="26"/>
                <w:rPrChange w:id="1122" w:author="Vo Cuong" w:date="2020-04-01T21:33:00Z">
                  <w:rPr>
                    <w:noProof/>
                    <w:webHidden/>
                  </w:rPr>
                </w:rPrChange>
              </w:rPr>
              <w:delText>37</w:delText>
            </w:r>
          </w:del>
        </w:p>
        <w:p w:rsidR="003D5FD6" w:rsidRPr="0058434B" w:rsidDel="00A73CC3" w:rsidRDefault="003D5FD6">
          <w:pPr>
            <w:pStyle w:val="TOC2"/>
            <w:tabs>
              <w:tab w:val="left" w:pos="660"/>
              <w:tab w:val="right" w:leader="dot" w:pos="9064"/>
            </w:tabs>
            <w:rPr>
              <w:del w:id="1123" w:author="Vo Cuong" w:date="2020-03-24T00:05:00Z"/>
              <w:rFonts w:ascii="Times New Roman" w:eastAsiaTheme="minorEastAsia" w:hAnsi="Times New Roman" w:cs="Times New Roman"/>
              <w:b/>
              <w:noProof/>
              <w:color w:val="000000" w:themeColor="text1"/>
              <w:sz w:val="26"/>
              <w:szCs w:val="26"/>
              <w:rPrChange w:id="1124" w:author="Vo Cuong" w:date="2020-04-01T21:33:00Z">
                <w:rPr>
                  <w:del w:id="1125" w:author="Vo Cuong" w:date="2020-03-24T00:05:00Z"/>
                  <w:rFonts w:eastAsiaTheme="minorEastAsia"/>
                  <w:noProof/>
                </w:rPr>
              </w:rPrChange>
            </w:rPr>
          </w:pPr>
          <w:del w:id="1126" w:author="Vo Cuong" w:date="2020-03-24T00:05:00Z">
            <w:r w:rsidRPr="0058434B" w:rsidDel="00A73CC3">
              <w:rPr>
                <w:color w:val="000000" w:themeColor="text1"/>
                <w:sz w:val="26"/>
                <w:szCs w:val="26"/>
                <w:rPrChange w:id="1127" w:author="Vo Cuong" w:date="2020-04-01T21:33:00Z">
                  <w:rPr>
                    <w:rStyle w:val="Hyperlink"/>
                    <w:rFonts w:ascii="Times New Roman" w:hAnsi="Times New Roman" w:cs="Times New Roman"/>
                    <w:b/>
                    <w:noProof/>
                  </w:rPr>
                </w:rPrChange>
              </w:rPr>
              <w:delText>4.</w:delText>
            </w:r>
            <w:r w:rsidRPr="0058434B" w:rsidDel="00A73CC3">
              <w:rPr>
                <w:rFonts w:ascii="Times New Roman" w:eastAsiaTheme="minorEastAsia" w:hAnsi="Times New Roman" w:cs="Times New Roman"/>
                <w:b/>
                <w:noProof/>
                <w:color w:val="000000" w:themeColor="text1"/>
                <w:sz w:val="26"/>
                <w:szCs w:val="26"/>
                <w:rPrChange w:id="1128" w:author="Vo Cuong" w:date="2020-04-01T21:33:00Z">
                  <w:rPr>
                    <w:rFonts w:eastAsiaTheme="minorEastAsia"/>
                    <w:noProof/>
                  </w:rPr>
                </w:rPrChange>
              </w:rPr>
              <w:tab/>
            </w:r>
            <w:r w:rsidRPr="0058434B" w:rsidDel="00A73CC3">
              <w:rPr>
                <w:color w:val="000000" w:themeColor="text1"/>
                <w:sz w:val="26"/>
                <w:szCs w:val="26"/>
                <w:rPrChange w:id="1129" w:author="Vo Cuong" w:date="2020-04-01T21:33:00Z">
                  <w:rPr>
                    <w:rStyle w:val="Hyperlink"/>
                    <w:rFonts w:ascii="Times New Roman" w:hAnsi="Times New Roman" w:cs="Times New Roman"/>
                    <w:b/>
                    <w:noProof/>
                  </w:rPr>
                </w:rPrChange>
              </w:rPr>
              <w:delText>Bảng Type_Process</w:delText>
            </w:r>
            <w:r w:rsidRPr="0058434B" w:rsidDel="00A73CC3">
              <w:rPr>
                <w:rFonts w:ascii="Times New Roman" w:hAnsi="Times New Roman" w:cs="Times New Roman"/>
                <w:b/>
                <w:noProof/>
                <w:webHidden/>
                <w:color w:val="000000" w:themeColor="text1"/>
                <w:sz w:val="26"/>
                <w:szCs w:val="26"/>
                <w:rPrChange w:id="1130" w:author="Vo Cuong" w:date="2020-04-01T21:33:00Z">
                  <w:rPr>
                    <w:noProof/>
                    <w:webHidden/>
                  </w:rPr>
                </w:rPrChange>
              </w:rPr>
              <w:tab/>
            </w:r>
            <w:r w:rsidR="004461E3" w:rsidRPr="0058434B" w:rsidDel="00A73CC3">
              <w:rPr>
                <w:rFonts w:ascii="Times New Roman" w:hAnsi="Times New Roman" w:cs="Times New Roman"/>
                <w:b/>
                <w:noProof/>
                <w:webHidden/>
                <w:color w:val="000000" w:themeColor="text1"/>
                <w:sz w:val="26"/>
                <w:szCs w:val="26"/>
                <w:rPrChange w:id="1131" w:author="Vo Cuong" w:date="2020-04-01T21:33:00Z">
                  <w:rPr>
                    <w:noProof/>
                    <w:webHidden/>
                  </w:rPr>
                </w:rPrChange>
              </w:rPr>
              <w:delText>37</w:delText>
            </w:r>
          </w:del>
        </w:p>
        <w:p w:rsidR="003D5FD6" w:rsidRPr="0058434B" w:rsidDel="00A73CC3" w:rsidRDefault="003D5FD6">
          <w:pPr>
            <w:pStyle w:val="TOC1"/>
            <w:tabs>
              <w:tab w:val="left" w:pos="880"/>
              <w:tab w:val="right" w:leader="dot" w:pos="9064"/>
            </w:tabs>
            <w:rPr>
              <w:del w:id="1132" w:author="Vo Cuong" w:date="2020-03-24T00:05:00Z"/>
              <w:rFonts w:ascii="Times New Roman" w:eastAsiaTheme="minorEastAsia" w:hAnsi="Times New Roman" w:cs="Times New Roman"/>
              <w:b/>
              <w:noProof/>
              <w:color w:val="000000" w:themeColor="text1"/>
              <w:sz w:val="26"/>
              <w:szCs w:val="26"/>
              <w:rPrChange w:id="1133" w:author="Vo Cuong" w:date="2020-04-01T21:33:00Z">
                <w:rPr>
                  <w:del w:id="1134" w:author="Vo Cuong" w:date="2020-03-24T00:05:00Z"/>
                  <w:rFonts w:eastAsiaTheme="minorEastAsia"/>
                  <w:noProof/>
                </w:rPr>
              </w:rPrChange>
            </w:rPr>
          </w:pPr>
          <w:del w:id="1135" w:author="Vo Cuong" w:date="2020-03-24T00:05:00Z">
            <w:r w:rsidRPr="0058434B" w:rsidDel="00A73CC3">
              <w:rPr>
                <w:color w:val="000000" w:themeColor="text1"/>
                <w:sz w:val="26"/>
                <w:szCs w:val="26"/>
                <w:rPrChange w:id="1136" w:author="Vo Cuong" w:date="2020-04-01T21:33:00Z">
                  <w:rPr>
                    <w:rStyle w:val="Hyperlink"/>
                    <w:rFonts w:ascii="Times New Roman" w:hAnsi="Times New Roman" w:cs="Times New Roman"/>
                    <w:b/>
                    <w:noProof/>
                  </w:rPr>
                </w:rPrChange>
              </w:rPr>
              <w:delText>VIII.</w:delText>
            </w:r>
            <w:r w:rsidRPr="0058434B" w:rsidDel="00A73CC3">
              <w:rPr>
                <w:rFonts w:ascii="Times New Roman" w:eastAsiaTheme="minorEastAsia" w:hAnsi="Times New Roman" w:cs="Times New Roman"/>
                <w:b/>
                <w:noProof/>
                <w:color w:val="000000" w:themeColor="text1"/>
                <w:sz w:val="26"/>
                <w:szCs w:val="26"/>
                <w:rPrChange w:id="1137" w:author="Vo Cuong" w:date="2020-04-01T21:33:00Z">
                  <w:rPr>
                    <w:rFonts w:eastAsiaTheme="minorEastAsia"/>
                    <w:noProof/>
                  </w:rPr>
                </w:rPrChange>
              </w:rPr>
              <w:tab/>
            </w:r>
            <w:r w:rsidRPr="0058434B" w:rsidDel="00A73CC3">
              <w:rPr>
                <w:color w:val="000000" w:themeColor="text1"/>
                <w:sz w:val="26"/>
                <w:szCs w:val="26"/>
                <w:rPrChange w:id="1138" w:author="Vo Cuong" w:date="2020-04-01T21:33:00Z">
                  <w:rPr>
                    <w:rStyle w:val="Hyperlink"/>
                    <w:rFonts w:ascii="Times New Roman" w:hAnsi="Times New Roman" w:cs="Times New Roman"/>
                    <w:b/>
                    <w:noProof/>
                  </w:rPr>
                </w:rPrChange>
              </w:rPr>
              <w:delText>QUAN HỆ GIỮA CÁC BẢNG</w:delText>
            </w:r>
            <w:r w:rsidRPr="0058434B" w:rsidDel="00A73CC3">
              <w:rPr>
                <w:rFonts w:ascii="Times New Roman" w:hAnsi="Times New Roman" w:cs="Times New Roman"/>
                <w:b/>
                <w:noProof/>
                <w:webHidden/>
                <w:color w:val="000000" w:themeColor="text1"/>
                <w:sz w:val="26"/>
                <w:szCs w:val="26"/>
                <w:rPrChange w:id="1139" w:author="Vo Cuong" w:date="2020-04-01T21:33:00Z">
                  <w:rPr>
                    <w:noProof/>
                    <w:webHidden/>
                  </w:rPr>
                </w:rPrChange>
              </w:rPr>
              <w:tab/>
            </w:r>
            <w:r w:rsidR="004461E3" w:rsidRPr="0058434B" w:rsidDel="00A73CC3">
              <w:rPr>
                <w:rFonts w:ascii="Times New Roman" w:hAnsi="Times New Roman" w:cs="Times New Roman"/>
                <w:b/>
                <w:noProof/>
                <w:webHidden/>
                <w:color w:val="000000" w:themeColor="text1"/>
                <w:sz w:val="26"/>
                <w:szCs w:val="26"/>
                <w:rPrChange w:id="1140" w:author="Vo Cuong" w:date="2020-04-01T21:33:00Z">
                  <w:rPr>
                    <w:noProof/>
                    <w:webHidden/>
                  </w:rPr>
                </w:rPrChange>
              </w:rPr>
              <w:delText>39</w:delText>
            </w:r>
          </w:del>
        </w:p>
        <w:p w:rsidR="00893097" w:rsidRDefault="00893097" w:rsidP="00823C87">
          <w:pPr>
            <w:spacing w:line="360" w:lineRule="auto"/>
            <w:jc w:val="both"/>
          </w:pPr>
          <w:r w:rsidRPr="0058434B">
            <w:rPr>
              <w:rFonts w:ascii="Times New Roman" w:hAnsi="Times New Roman" w:cs="Times New Roman"/>
              <w:b/>
              <w:bCs/>
              <w:noProof/>
              <w:color w:val="000000" w:themeColor="text1"/>
              <w:sz w:val="26"/>
              <w:szCs w:val="26"/>
              <w:rPrChange w:id="1141" w:author="Vo Cuong" w:date="2020-04-01T21:33:00Z">
                <w:rPr>
                  <w:b/>
                  <w:bCs/>
                  <w:noProof/>
                </w:rPr>
              </w:rPrChange>
            </w:rPr>
            <w:fldChar w:fldCharType="end"/>
          </w:r>
        </w:p>
      </w:sdtContent>
    </w:sdt>
    <w:p w:rsidR="00893097" w:rsidRDefault="00893097" w:rsidP="00823C87">
      <w:pPr>
        <w:spacing w:line="360" w:lineRule="auto"/>
        <w:jc w:val="both"/>
        <w:rPr>
          <w:rFonts w:ascii="Times New Roman" w:hAnsi="Times New Roman" w:cs="Times New Roman"/>
          <w:color w:val="FF0000"/>
          <w:sz w:val="26"/>
          <w:szCs w:val="26"/>
        </w:rPr>
      </w:pPr>
      <w:r>
        <w:rPr>
          <w:rFonts w:ascii="Times New Roman" w:hAnsi="Times New Roman" w:cs="Times New Roman"/>
          <w:color w:val="FF0000"/>
          <w:sz w:val="26"/>
          <w:szCs w:val="26"/>
        </w:rPr>
        <w:br w:type="page"/>
      </w:r>
    </w:p>
    <w:p w:rsidR="00F0039F" w:rsidRPr="004D3346" w:rsidRDefault="00F0039F" w:rsidP="00823C87">
      <w:pPr>
        <w:pStyle w:val="ListParagraph"/>
        <w:numPr>
          <w:ilvl w:val="0"/>
          <w:numId w:val="17"/>
        </w:numPr>
        <w:spacing w:line="360" w:lineRule="auto"/>
        <w:jc w:val="both"/>
        <w:outlineLvl w:val="0"/>
        <w:rPr>
          <w:rFonts w:ascii="Times New Roman" w:hAnsi="Times New Roman" w:cs="Times New Roman"/>
          <w:b/>
          <w:color w:val="FF0000"/>
          <w:sz w:val="26"/>
          <w:szCs w:val="26"/>
        </w:rPr>
      </w:pPr>
      <w:bookmarkStart w:id="1142" w:name="_Toc36669175"/>
      <w:r w:rsidRPr="004D3346">
        <w:rPr>
          <w:rFonts w:ascii="Times New Roman" w:hAnsi="Times New Roman" w:cs="Times New Roman"/>
          <w:b/>
          <w:color w:val="FF0000"/>
          <w:sz w:val="26"/>
          <w:szCs w:val="26"/>
        </w:rPr>
        <w:lastRenderedPageBreak/>
        <w:t>GIỚI THIỆU</w:t>
      </w:r>
      <w:bookmarkEnd w:id="1142"/>
    </w:p>
    <w:p w:rsidR="00F0039F" w:rsidRPr="00D435B6" w:rsidRDefault="00F0039F" w:rsidP="00823C87">
      <w:pPr>
        <w:spacing w:line="360" w:lineRule="auto"/>
        <w:jc w:val="both"/>
        <w:rPr>
          <w:rFonts w:ascii="Times New Roman" w:hAnsi="Times New Roman" w:cs="Times New Roman"/>
          <w:color w:val="FF0000"/>
          <w:sz w:val="26"/>
          <w:szCs w:val="26"/>
        </w:rPr>
      </w:pPr>
      <w:r w:rsidRPr="00D435B6">
        <w:rPr>
          <w:rFonts w:ascii="Times New Roman" w:hAnsi="Times New Roman" w:cs="Times New Roman"/>
          <w:color w:val="FF0000"/>
          <w:sz w:val="26"/>
          <w:szCs w:val="26"/>
        </w:rPr>
        <w:t xml:space="preserve">Mục đích </w:t>
      </w:r>
    </w:p>
    <w:p w:rsidR="00F0039F" w:rsidRPr="00D435B6" w:rsidRDefault="00F0039F"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Tài liệu này mô tả hệ thống CTS</w:t>
      </w:r>
      <w:r w:rsidR="00EB5BD8">
        <w:rPr>
          <w:rFonts w:ascii="Times New Roman" w:hAnsi="Times New Roman" w:cs="Times New Roman"/>
          <w:color w:val="000000" w:themeColor="text1"/>
          <w:sz w:val="26"/>
          <w:szCs w:val="26"/>
        </w:rPr>
        <w:t xml:space="preserve"> </w:t>
      </w:r>
      <w:r w:rsidRPr="00D435B6">
        <w:rPr>
          <w:rFonts w:ascii="Times New Roman" w:hAnsi="Times New Roman" w:cs="Times New Roman"/>
          <w:color w:val="000000" w:themeColor="text1"/>
          <w:sz w:val="26"/>
          <w:szCs w:val="26"/>
        </w:rPr>
        <w:t>(</w:t>
      </w:r>
      <w:r w:rsidR="00C43C87" w:rsidRPr="00D435B6">
        <w:rPr>
          <w:rFonts w:ascii="Times New Roman" w:hAnsi="Times New Roman" w:cs="Times New Roman"/>
          <w:color w:val="000000" w:themeColor="text1"/>
          <w:sz w:val="26"/>
          <w:szCs w:val="26"/>
        </w:rPr>
        <w:t>Contribute Tracking System</w:t>
      </w:r>
      <w:r w:rsidRPr="00D435B6">
        <w:rPr>
          <w:rFonts w:ascii="Times New Roman" w:hAnsi="Times New Roman" w:cs="Times New Roman"/>
          <w:color w:val="000000" w:themeColor="text1"/>
          <w:sz w:val="26"/>
          <w:szCs w:val="26"/>
        </w:rPr>
        <w:t xml:space="preserve">). Hệ thống </w:t>
      </w:r>
      <w:r w:rsidR="00C43C87" w:rsidRPr="00D435B6">
        <w:rPr>
          <w:rFonts w:ascii="Times New Roman" w:hAnsi="Times New Roman" w:cs="Times New Roman"/>
          <w:color w:val="000000" w:themeColor="text1"/>
          <w:sz w:val="26"/>
          <w:szCs w:val="26"/>
        </w:rPr>
        <w:t>theo dõi</w:t>
      </w:r>
      <w:r w:rsidRPr="00D435B6">
        <w:rPr>
          <w:rFonts w:ascii="Times New Roman" w:hAnsi="Times New Roman" w:cs="Times New Roman"/>
          <w:color w:val="000000" w:themeColor="text1"/>
          <w:sz w:val="26"/>
          <w:szCs w:val="26"/>
        </w:rPr>
        <w:t xml:space="preserve"> đóng góp công việc của từng nhân viên cho công ty TMA</w:t>
      </w:r>
    </w:p>
    <w:p w:rsidR="00F0039F" w:rsidRPr="004D3346" w:rsidRDefault="00F0039F" w:rsidP="00823C87">
      <w:pPr>
        <w:pStyle w:val="ListParagraph"/>
        <w:numPr>
          <w:ilvl w:val="0"/>
          <w:numId w:val="17"/>
        </w:numPr>
        <w:spacing w:line="360" w:lineRule="auto"/>
        <w:jc w:val="both"/>
        <w:outlineLvl w:val="0"/>
        <w:rPr>
          <w:rFonts w:ascii="Times New Roman" w:hAnsi="Times New Roman" w:cs="Times New Roman"/>
          <w:b/>
          <w:color w:val="FF0000"/>
          <w:sz w:val="26"/>
          <w:szCs w:val="26"/>
        </w:rPr>
      </w:pPr>
      <w:bookmarkStart w:id="1143" w:name="_Toc36669176"/>
      <w:r w:rsidRPr="004D3346">
        <w:rPr>
          <w:rFonts w:ascii="Times New Roman" w:hAnsi="Times New Roman" w:cs="Times New Roman"/>
          <w:b/>
          <w:color w:val="FF0000"/>
          <w:sz w:val="26"/>
          <w:szCs w:val="26"/>
        </w:rPr>
        <w:t>TỔNG QUAN VỀ HỆ THỐNG</w:t>
      </w:r>
      <w:bookmarkEnd w:id="1143"/>
      <w:r w:rsidRPr="004D3346">
        <w:rPr>
          <w:rFonts w:ascii="Times New Roman" w:hAnsi="Times New Roman" w:cs="Times New Roman"/>
          <w:b/>
          <w:color w:val="FF0000"/>
          <w:sz w:val="26"/>
          <w:szCs w:val="26"/>
        </w:rPr>
        <w:t xml:space="preserve"> </w:t>
      </w:r>
    </w:p>
    <w:p w:rsidR="00F0039F" w:rsidRPr="004D3346" w:rsidRDefault="00F0039F" w:rsidP="00823C87">
      <w:pPr>
        <w:pStyle w:val="ListParagraph"/>
        <w:numPr>
          <w:ilvl w:val="0"/>
          <w:numId w:val="18"/>
        </w:numPr>
        <w:spacing w:line="360" w:lineRule="auto"/>
        <w:jc w:val="both"/>
        <w:outlineLvl w:val="1"/>
        <w:rPr>
          <w:rFonts w:ascii="Times New Roman" w:hAnsi="Times New Roman" w:cs="Times New Roman"/>
          <w:b/>
          <w:color w:val="FF0000"/>
          <w:sz w:val="26"/>
          <w:szCs w:val="26"/>
        </w:rPr>
      </w:pPr>
      <w:bookmarkStart w:id="1144" w:name="_Toc36669177"/>
      <w:r w:rsidRPr="004D3346">
        <w:rPr>
          <w:rFonts w:ascii="Times New Roman" w:hAnsi="Times New Roman" w:cs="Times New Roman"/>
          <w:b/>
          <w:color w:val="FF0000"/>
          <w:sz w:val="26"/>
          <w:szCs w:val="26"/>
        </w:rPr>
        <w:t>Chức năng chính của hệ thống</w:t>
      </w:r>
      <w:bookmarkEnd w:id="1144"/>
    </w:p>
    <w:p w:rsidR="00F0039F" w:rsidRPr="00D435B6" w:rsidDel="005C2EC1" w:rsidRDefault="00F0039F" w:rsidP="00823C87">
      <w:pPr>
        <w:spacing w:line="360" w:lineRule="auto"/>
        <w:jc w:val="both"/>
        <w:rPr>
          <w:del w:id="1145" w:author="Vo Cuong" w:date="2020-04-04T15:16:00Z"/>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Hệ thống có những chức năng chính sau:</w:t>
      </w:r>
    </w:p>
    <w:p w:rsidR="00823C87" w:rsidRPr="005C2EC1" w:rsidRDefault="00823C87">
      <w:pPr>
        <w:spacing w:line="360" w:lineRule="auto"/>
        <w:jc w:val="both"/>
        <w:rPr>
          <w:rFonts w:ascii="Times New Roman" w:hAnsi="Times New Roman" w:cs="Times New Roman"/>
          <w:color w:val="000000" w:themeColor="text1"/>
          <w:sz w:val="26"/>
          <w:szCs w:val="26"/>
          <w:rPrChange w:id="1146" w:author="Vo Cuong" w:date="2020-04-04T15:15:00Z">
            <w:rPr/>
          </w:rPrChange>
        </w:rPr>
        <w:pPrChange w:id="1147" w:author="Vo Cuong" w:date="2020-04-04T15:16:00Z">
          <w:pPr>
            <w:pStyle w:val="ListParagraph"/>
            <w:numPr>
              <w:numId w:val="6"/>
            </w:numPr>
            <w:spacing w:line="360" w:lineRule="auto"/>
            <w:ind w:hanging="360"/>
            <w:jc w:val="both"/>
          </w:pPr>
        </w:pPrChange>
      </w:pPr>
      <w:del w:id="1148" w:author="Vo Cuong" w:date="2020-04-04T15:15:00Z">
        <w:r w:rsidRPr="005C2EC1" w:rsidDel="005C2EC1">
          <w:rPr>
            <w:rFonts w:ascii="Times New Roman" w:hAnsi="Times New Roman" w:cs="Times New Roman"/>
            <w:color w:val="000000" w:themeColor="text1"/>
            <w:sz w:val="26"/>
            <w:szCs w:val="26"/>
            <w:rPrChange w:id="1149" w:author="Vo Cuong" w:date="2020-04-04T15:15:00Z">
              <w:rPr/>
            </w:rPrChange>
          </w:rPr>
          <w:delText>Quản lý tài khoản</w:delText>
        </w:r>
        <w:r w:rsidR="00622C62" w:rsidRPr="005C2EC1" w:rsidDel="005C2EC1">
          <w:rPr>
            <w:rFonts w:ascii="Times New Roman" w:hAnsi="Times New Roman" w:cs="Times New Roman"/>
            <w:color w:val="000000" w:themeColor="text1"/>
            <w:sz w:val="26"/>
            <w:szCs w:val="26"/>
            <w:rPrChange w:id="1150" w:author="Vo Cuong" w:date="2020-04-04T15:15:00Z">
              <w:rPr/>
            </w:rPrChange>
          </w:rPr>
          <w:delText xml:space="preserve"> </w:delText>
        </w:r>
        <w:r w:rsidR="009268B9" w:rsidRPr="005C2EC1" w:rsidDel="005C2EC1">
          <w:rPr>
            <w:rFonts w:ascii="Times New Roman" w:hAnsi="Times New Roman" w:cs="Times New Roman"/>
            <w:color w:val="000000" w:themeColor="text1"/>
            <w:sz w:val="26"/>
            <w:szCs w:val="26"/>
            <w:rPrChange w:id="1151" w:author="Vo Cuong" w:date="2020-04-04T15:15:00Z">
              <w:rPr/>
            </w:rPrChange>
          </w:rPr>
          <w:delText>(thêm, sửa, xóa</w:delText>
        </w:r>
        <w:r w:rsidR="00750468" w:rsidRPr="005C2EC1" w:rsidDel="005C2EC1">
          <w:rPr>
            <w:rFonts w:ascii="Times New Roman" w:hAnsi="Times New Roman" w:cs="Times New Roman"/>
            <w:color w:val="000000" w:themeColor="text1"/>
            <w:sz w:val="26"/>
            <w:szCs w:val="26"/>
            <w:rPrChange w:id="1152" w:author="Vo Cuong" w:date="2020-04-04T15:15:00Z">
              <w:rPr/>
            </w:rPrChange>
          </w:rPr>
          <w:delText>, tìm kiếm</w:delText>
        </w:r>
        <w:r w:rsidR="009268B9" w:rsidRPr="005C2EC1" w:rsidDel="005C2EC1">
          <w:rPr>
            <w:rFonts w:ascii="Times New Roman" w:hAnsi="Times New Roman" w:cs="Times New Roman"/>
            <w:color w:val="000000" w:themeColor="text1"/>
            <w:sz w:val="26"/>
            <w:szCs w:val="26"/>
            <w:rPrChange w:id="1153" w:author="Vo Cuong" w:date="2020-04-04T15:15:00Z">
              <w:rPr/>
            </w:rPrChange>
          </w:rPr>
          <w:delText>)</w:delText>
        </w:r>
      </w:del>
    </w:p>
    <w:p w:rsidR="00F0039F" w:rsidRPr="00D435B6" w:rsidRDefault="00823C87" w:rsidP="00823C87">
      <w:pPr>
        <w:pStyle w:val="ListParagraph"/>
        <w:numPr>
          <w:ilvl w:val="0"/>
          <w:numId w:val="6"/>
        </w:num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 đăng xuất, đổi mật khẩu, lấy lại mật khẩu</w:t>
      </w:r>
    </w:p>
    <w:p w:rsidR="00F0039F" w:rsidRPr="00D435B6" w:rsidRDefault="00823C87" w:rsidP="00823C87">
      <w:pPr>
        <w:pStyle w:val="ListParagraph"/>
        <w:numPr>
          <w:ilvl w:val="0"/>
          <w:numId w:val="6"/>
        </w:num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Thố</w:t>
      </w:r>
      <w:r w:rsidR="00F0039F" w:rsidRPr="00D435B6">
        <w:rPr>
          <w:rFonts w:ascii="Times New Roman" w:hAnsi="Times New Roman" w:cs="Times New Roman"/>
          <w:color w:val="000000" w:themeColor="text1"/>
          <w:sz w:val="26"/>
          <w:szCs w:val="26"/>
        </w:rPr>
        <w:t>ng kê tài khoản nhân viên đóng góp</w:t>
      </w:r>
    </w:p>
    <w:p w:rsidR="00F0039F" w:rsidRPr="00D435B6" w:rsidRDefault="009268B9" w:rsidP="00823C87">
      <w:pPr>
        <w:pStyle w:val="ListParagraph"/>
        <w:numPr>
          <w:ilvl w:val="0"/>
          <w:numId w:val="6"/>
        </w:num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Nhận nhiệm vụ/ Trả nhiệm vụ</w:t>
      </w:r>
    </w:p>
    <w:p w:rsidR="00F0039F" w:rsidRDefault="009268B9" w:rsidP="00823C87">
      <w:pPr>
        <w:pStyle w:val="ListParagraph"/>
        <w:numPr>
          <w:ilvl w:val="0"/>
          <w:numId w:val="6"/>
        </w:numPr>
        <w:spacing w:line="360" w:lineRule="auto"/>
        <w:jc w:val="both"/>
        <w:rPr>
          <w:ins w:id="1154" w:author="Vo Cuong" w:date="2020-04-04T15:16:00Z"/>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Quản lý nhiệm vụ (thêm, </w:t>
      </w:r>
      <w:ins w:id="1155" w:author="Vo Cuong" w:date="2020-04-04T17:37:00Z">
        <w:r w:rsidR="00C27988">
          <w:rPr>
            <w:rFonts w:ascii="Times New Roman" w:hAnsi="Times New Roman" w:cs="Times New Roman"/>
            <w:color w:val="000000" w:themeColor="text1"/>
            <w:sz w:val="26"/>
            <w:szCs w:val="26"/>
          </w:rPr>
          <w:t xml:space="preserve">xem, </w:t>
        </w:r>
      </w:ins>
      <w:r>
        <w:rPr>
          <w:rFonts w:ascii="Times New Roman" w:hAnsi="Times New Roman" w:cs="Times New Roman"/>
          <w:color w:val="000000" w:themeColor="text1"/>
          <w:sz w:val="26"/>
          <w:szCs w:val="26"/>
        </w:rPr>
        <w:t>sửa, xóa</w:t>
      </w:r>
      <w:del w:id="1156" w:author="Vo Cuong" w:date="2020-04-04T15:18:00Z">
        <w:r w:rsidR="00750468" w:rsidDel="00037F62">
          <w:rPr>
            <w:rFonts w:ascii="Times New Roman" w:hAnsi="Times New Roman" w:cs="Times New Roman"/>
            <w:color w:val="000000" w:themeColor="text1"/>
            <w:sz w:val="26"/>
            <w:szCs w:val="26"/>
          </w:rPr>
          <w:delText>, tìm kiếm</w:delText>
        </w:r>
      </w:del>
      <w:r>
        <w:rPr>
          <w:rFonts w:ascii="Times New Roman" w:hAnsi="Times New Roman" w:cs="Times New Roman"/>
          <w:color w:val="000000" w:themeColor="text1"/>
          <w:sz w:val="26"/>
          <w:szCs w:val="26"/>
        </w:rPr>
        <w:t>)</w:t>
      </w:r>
    </w:p>
    <w:p w:rsidR="005C2EC1" w:rsidRDefault="005C2EC1" w:rsidP="00823C87">
      <w:pPr>
        <w:pStyle w:val="ListParagraph"/>
        <w:numPr>
          <w:ilvl w:val="0"/>
          <w:numId w:val="6"/>
        </w:numPr>
        <w:spacing w:line="360" w:lineRule="auto"/>
        <w:jc w:val="both"/>
        <w:rPr>
          <w:ins w:id="1157" w:author="Vo Cuong" w:date="2020-04-04T15:16:00Z"/>
          <w:rFonts w:ascii="Times New Roman" w:hAnsi="Times New Roman" w:cs="Times New Roman"/>
          <w:color w:val="000000" w:themeColor="text1"/>
          <w:sz w:val="26"/>
          <w:szCs w:val="26"/>
        </w:rPr>
      </w:pPr>
      <w:ins w:id="1158" w:author="Vo Cuong" w:date="2020-04-04T15:16:00Z">
        <w:r>
          <w:rPr>
            <w:rFonts w:ascii="Times New Roman" w:hAnsi="Times New Roman" w:cs="Times New Roman"/>
            <w:color w:val="000000" w:themeColor="text1"/>
            <w:sz w:val="26"/>
            <w:szCs w:val="26"/>
          </w:rPr>
          <w:t xml:space="preserve">Quản lý loại nhiệm vụ (thêm, </w:t>
        </w:r>
      </w:ins>
      <w:ins w:id="1159" w:author="Vo Cuong" w:date="2020-04-04T17:37:00Z">
        <w:r w:rsidR="00C27988">
          <w:rPr>
            <w:rFonts w:ascii="Times New Roman" w:hAnsi="Times New Roman" w:cs="Times New Roman"/>
            <w:color w:val="000000" w:themeColor="text1"/>
            <w:sz w:val="26"/>
            <w:szCs w:val="26"/>
          </w:rPr>
          <w:t xml:space="preserve">xem, </w:t>
        </w:r>
      </w:ins>
      <w:ins w:id="1160" w:author="Vo Cuong" w:date="2020-04-04T15:16:00Z">
        <w:r>
          <w:rPr>
            <w:rFonts w:ascii="Times New Roman" w:hAnsi="Times New Roman" w:cs="Times New Roman"/>
            <w:color w:val="000000" w:themeColor="text1"/>
            <w:sz w:val="26"/>
            <w:szCs w:val="26"/>
          </w:rPr>
          <w:t>sửa, xóa)</w:t>
        </w:r>
      </w:ins>
    </w:p>
    <w:p w:rsidR="005C2EC1" w:rsidRPr="00D435B6" w:rsidRDefault="005C2EC1" w:rsidP="00823C87">
      <w:pPr>
        <w:pStyle w:val="ListParagraph"/>
        <w:numPr>
          <w:ilvl w:val="0"/>
          <w:numId w:val="6"/>
        </w:numPr>
        <w:spacing w:line="360" w:lineRule="auto"/>
        <w:jc w:val="both"/>
        <w:rPr>
          <w:rFonts w:ascii="Times New Roman" w:hAnsi="Times New Roman" w:cs="Times New Roman"/>
          <w:color w:val="000000" w:themeColor="text1"/>
          <w:sz w:val="26"/>
          <w:szCs w:val="26"/>
        </w:rPr>
      </w:pPr>
      <w:ins w:id="1161" w:author="Vo Cuong" w:date="2020-04-04T15:16:00Z">
        <w:r>
          <w:rPr>
            <w:rFonts w:ascii="Times New Roman" w:hAnsi="Times New Roman" w:cs="Times New Roman"/>
            <w:color w:val="000000" w:themeColor="text1"/>
            <w:sz w:val="26"/>
            <w:szCs w:val="26"/>
          </w:rPr>
          <w:t xml:space="preserve">Quản lý tài khoản (thêm, </w:t>
        </w:r>
      </w:ins>
      <w:ins w:id="1162" w:author="Vo Cuong" w:date="2020-04-04T17:37:00Z">
        <w:r w:rsidR="00C27988">
          <w:rPr>
            <w:rFonts w:ascii="Times New Roman" w:hAnsi="Times New Roman" w:cs="Times New Roman"/>
            <w:color w:val="000000" w:themeColor="text1"/>
            <w:sz w:val="26"/>
            <w:szCs w:val="26"/>
          </w:rPr>
          <w:t>xem</w:t>
        </w:r>
        <w:r w:rsidR="00AC727D">
          <w:rPr>
            <w:rFonts w:ascii="Times New Roman" w:hAnsi="Times New Roman" w:cs="Times New Roman"/>
            <w:color w:val="000000" w:themeColor="text1"/>
            <w:sz w:val="26"/>
            <w:szCs w:val="26"/>
          </w:rPr>
          <w:t xml:space="preserve">, </w:t>
        </w:r>
      </w:ins>
      <w:ins w:id="1163" w:author="Vo Cuong" w:date="2020-04-04T15:16:00Z">
        <w:r>
          <w:rPr>
            <w:rFonts w:ascii="Times New Roman" w:hAnsi="Times New Roman" w:cs="Times New Roman"/>
            <w:color w:val="000000" w:themeColor="text1"/>
            <w:sz w:val="26"/>
            <w:szCs w:val="26"/>
          </w:rPr>
          <w:t>xóa)</w:t>
        </w:r>
      </w:ins>
    </w:p>
    <w:p w:rsidR="00F0039F" w:rsidRPr="004D3346" w:rsidRDefault="00F0039F" w:rsidP="00823C87">
      <w:pPr>
        <w:pStyle w:val="ListParagraph"/>
        <w:numPr>
          <w:ilvl w:val="0"/>
          <w:numId w:val="18"/>
        </w:numPr>
        <w:spacing w:line="360" w:lineRule="auto"/>
        <w:jc w:val="both"/>
        <w:outlineLvl w:val="1"/>
        <w:rPr>
          <w:rFonts w:ascii="Times New Roman" w:hAnsi="Times New Roman" w:cs="Times New Roman"/>
          <w:b/>
          <w:color w:val="FF0000"/>
          <w:sz w:val="26"/>
          <w:szCs w:val="26"/>
        </w:rPr>
      </w:pPr>
      <w:bookmarkStart w:id="1164" w:name="_Toc36669178"/>
      <w:r w:rsidRPr="004D3346">
        <w:rPr>
          <w:rFonts w:ascii="Times New Roman" w:hAnsi="Times New Roman" w:cs="Times New Roman"/>
          <w:b/>
          <w:color w:val="FF0000"/>
          <w:sz w:val="26"/>
          <w:szCs w:val="26"/>
        </w:rPr>
        <w:t>Mô tả người dùng</w:t>
      </w:r>
      <w:bookmarkEnd w:id="1164"/>
    </w:p>
    <w:p w:rsidR="00F0039F" w:rsidRPr="00D435B6" w:rsidRDefault="00F0039F"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Người dùng hệ thống bao gồm:</w:t>
      </w:r>
    </w:p>
    <w:p w:rsidR="00F0039F" w:rsidRPr="00D435B6" w:rsidRDefault="00F0039F" w:rsidP="00823C87">
      <w:pPr>
        <w:pStyle w:val="ListParagraph"/>
        <w:numPr>
          <w:ilvl w:val="0"/>
          <w:numId w:val="7"/>
        </w:num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Quản lý</w:t>
      </w:r>
    </w:p>
    <w:p w:rsidR="00F0039F" w:rsidRPr="00D435B6" w:rsidRDefault="00F0039F" w:rsidP="00823C87">
      <w:pPr>
        <w:pStyle w:val="ListParagraph"/>
        <w:numPr>
          <w:ilvl w:val="0"/>
          <w:numId w:val="7"/>
        </w:num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Nhân viên</w:t>
      </w:r>
    </w:p>
    <w:p w:rsidR="00856D25" w:rsidRPr="004D3346" w:rsidRDefault="00856D25" w:rsidP="00823C87">
      <w:pPr>
        <w:pStyle w:val="ListParagraph"/>
        <w:numPr>
          <w:ilvl w:val="0"/>
          <w:numId w:val="17"/>
        </w:numPr>
        <w:spacing w:line="360" w:lineRule="auto"/>
        <w:jc w:val="both"/>
        <w:outlineLvl w:val="0"/>
        <w:rPr>
          <w:rFonts w:ascii="Times New Roman" w:hAnsi="Times New Roman" w:cs="Times New Roman"/>
          <w:b/>
          <w:color w:val="FF0000"/>
          <w:sz w:val="26"/>
          <w:szCs w:val="26"/>
        </w:rPr>
      </w:pPr>
      <w:bookmarkStart w:id="1165" w:name="_Toc36669179"/>
      <w:r w:rsidRPr="004D3346">
        <w:rPr>
          <w:rFonts w:ascii="Times New Roman" w:hAnsi="Times New Roman" w:cs="Times New Roman"/>
          <w:b/>
          <w:color w:val="FF0000"/>
          <w:sz w:val="26"/>
          <w:szCs w:val="26"/>
        </w:rPr>
        <w:t>ĐẶC TẢ YÊU CẦU</w:t>
      </w:r>
      <w:bookmarkEnd w:id="1165"/>
    </w:p>
    <w:p w:rsidR="00856D25" w:rsidRPr="00D435B6" w:rsidRDefault="00856D25" w:rsidP="00823C87">
      <w:pPr>
        <w:spacing w:line="360" w:lineRule="auto"/>
        <w:jc w:val="both"/>
        <w:rPr>
          <w:rFonts w:ascii="Times New Roman" w:hAnsi="Times New Roman" w:cs="Times New Roman"/>
          <w:color w:val="FF0000"/>
          <w:sz w:val="26"/>
          <w:szCs w:val="26"/>
        </w:rPr>
      </w:pPr>
      <w:r w:rsidRPr="00D435B6">
        <w:rPr>
          <w:rFonts w:ascii="Times New Roman" w:hAnsi="Times New Roman" w:cs="Times New Roman"/>
          <w:color w:val="FF0000"/>
          <w:sz w:val="26"/>
          <w:szCs w:val="26"/>
        </w:rPr>
        <w:t xml:space="preserve">Yêu cầu chức năng </w:t>
      </w:r>
    </w:p>
    <w:p w:rsidR="00856D25" w:rsidRPr="001F4EBC" w:rsidRDefault="00856D25" w:rsidP="00823C87">
      <w:pPr>
        <w:pStyle w:val="ListParagraph"/>
        <w:numPr>
          <w:ilvl w:val="0"/>
          <w:numId w:val="19"/>
        </w:numPr>
        <w:spacing w:line="360" w:lineRule="auto"/>
        <w:jc w:val="both"/>
        <w:rPr>
          <w:rFonts w:ascii="Times New Roman" w:hAnsi="Times New Roman" w:cs="Times New Roman"/>
          <w:color w:val="FF0000"/>
          <w:sz w:val="26"/>
          <w:szCs w:val="26"/>
        </w:rPr>
      </w:pPr>
      <w:r w:rsidRPr="001F4EBC">
        <w:rPr>
          <w:rFonts w:ascii="Times New Roman" w:hAnsi="Times New Roman" w:cs="Times New Roman"/>
          <w:color w:val="FF0000"/>
          <w:sz w:val="26"/>
          <w:szCs w:val="26"/>
        </w:rPr>
        <w:t xml:space="preserve">Quản lý </w:t>
      </w:r>
    </w:p>
    <w:tbl>
      <w:tblPr>
        <w:tblStyle w:val="TableGrid"/>
        <w:tblW w:w="0" w:type="auto"/>
        <w:tblLook w:val="04A0" w:firstRow="1" w:lastRow="0" w:firstColumn="1" w:lastColumn="0" w:noHBand="0" w:noVBand="1"/>
      </w:tblPr>
      <w:tblGrid>
        <w:gridCol w:w="4532"/>
        <w:gridCol w:w="4532"/>
      </w:tblGrid>
      <w:tr w:rsidR="00856D25" w:rsidRPr="00D435B6" w:rsidTr="00856D25">
        <w:tc>
          <w:tcPr>
            <w:tcW w:w="4532" w:type="dxa"/>
          </w:tcPr>
          <w:p w:rsidR="00856D25" w:rsidRPr="00D435B6" w:rsidRDefault="00856D25"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Mã yêu cầu </w:t>
            </w:r>
          </w:p>
        </w:tc>
        <w:tc>
          <w:tcPr>
            <w:tcW w:w="4532" w:type="dxa"/>
          </w:tcPr>
          <w:p w:rsidR="00856D25" w:rsidRPr="00D435B6" w:rsidRDefault="00856D25"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REQ – 1.1</w:t>
            </w:r>
          </w:p>
        </w:tc>
      </w:tr>
      <w:tr w:rsidR="00856D25" w:rsidRPr="00D435B6" w:rsidTr="00856D25">
        <w:tc>
          <w:tcPr>
            <w:tcW w:w="4532" w:type="dxa"/>
          </w:tcPr>
          <w:p w:rsidR="00856D25" w:rsidRPr="00D435B6" w:rsidRDefault="00856D25"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Tiêu đề </w:t>
            </w:r>
          </w:p>
        </w:tc>
        <w:tc>
          <w:tcPr>
            <w:tcW w:w="4532" w:type="dxa"/>
          </w:tcPr>
          <w:p w:rsidR="00856D25" w:rsidRPr="00D435B6" w:rsidRDefault="00856D25"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Thống kê </w:t>
            </w:r>
          </w:p>
        </w:tc>
      </w:tr>
      <w:tr w:rsidR="00856D25" w:rsidRPr="00D435B6" w:rsidTr="00856D25">
        <w:tc>
          <w:tcPr>
            <w:tcW w:w="4532" w:type="dxa"/>
          </w:tcPr>
          <w:p w:rsidR="00856D25" w:rsidRPr="00D435B6" w:rsidRDefault="00856D25"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Mô tả </w:t>
            </w:r>
          </w:p>
        </w:tc>
        <w:tc>
          <w:tcPr>
            <w:tcW w:w="4532" w:type="dxa"/>
          </w:tcPr>
          <w:p w:rsidR="00856D25" w:rsidRPr="00D435B6" w:rsidRDefault="00856D25">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Hệ thống cho phép quản lý </w:t>
            </w:r>
            <w:del w:id="1166" w:author="Vo Cuong" w:date="2020-04-04T15:22:00Z">
              <w:r w:rsidRPr="00D435B6" w:rsidDel="00312D84">
                <w:rPr>
                  <w:rFonts w:ascii="Times New Roman" w:hAnsi="Times New Roman" w:cs="Times New Roman"/>
                  <w:color w:val="000000" w:themeColor="text1"/>
                  <w:sz w:val="26"/>
                  <w:szCs w:val="26"/>
                </w:rPr>
                <w:delText>thống kê</w:delText>
              </w:r>
            </w:del>
            <w:ins w:id="1167" w:author="Vo Cuong" w:date="2020-04-04T15:22:00Z">
              <w:r w:rsidR="00312D84">
                <w:rPr>
                  <w:rFonts w:ascii="Times New Roman" w:hAnsi="Times New Roman" w:cs="Times New Roman"/>
                  <w:color w:val="000000" w:themeColor="text1"/>
                  <w:sz w:val="26"/>
                  <w:szCs w:val="26"/>
                </w:rPr>
                <w:t xml:space="preserve">xem xếp loại </w:t>
              </w:r>
            </w:ins>
            <w:ins w:id="1168" w:author="Vo Cuong" w:date="2020-04-04T15:23:00Z">
              <w:r w:rsidR="00312D84">
                <w:rPr>
                  <w:rFonts w:ascii="Times New Roman" w:hAnsi="Times New Roman" w:cs="Times New Roman"/>
                  <w:color w:val="000000" w:themeColor="text1"/>
                  <w:sz w:val="26"/>
                  <w:szCs w:val="26"/>
                </w:rPr>
                <w:t>của mỗi</w:t>
              </w:r>
            </w:ins>
            <w:r w:rsidRPr="00D435B6">
              <w:rPr>
                <w:rFonts w:ascii="Times New Roman" w:hAnsi="Times New Roman" w:cs="Times New Roman"/>
                <w:color w:val="000000" w:themeColor="text1"/>
                <w:sz w:val="26"/>
                <w:szCs w:val="26"/>
              </w:rPr>
              <w:t xml:space="preserve"> tài khoản nhân viên theo </w:t>
            </w:r>
            <w:del w:id="1169" w:author="Vo Cuong" w:date="2020-04-04T15:20:00Z">
              <w:r w:rsidRPr="00D435B6" w:rsidDel="00BC4132">
                <w:rPr>
                  <w:rFonts w:ascii="Times New Roman" w:hAnsi="Times New Roman" w:cs="Times New Roman"/>
                  <w:color w:val="000000" w:themeColor="text1"/>
                  <w:sz w:val="26"/>
                  <w:szCs w:val="26"/>
                </w:rPr>
                <w:delText>ngày, tháng, tuần, quý</w:delText>
              </w:r>
            </w:del>
            <w:ins w:id="1170" w:author="Vo Cuong" w:date="2020-04-04T15:20:00Z">
              <w:r w:rsidR="00BC4132">
                <w:rPr>
                  <w:rFonts w:ascii="Times New Roman" w:hAnsi="Times New Roman" w:cs="Times New Roman"/>
                  <w:color w:val="000000" w:themeColor="text1"/>
                  <w:sz w:val="26"/>
                  <w:szCs w:val="26"/>
                </w:rPr>
                <w:t>điểm</w:t>
              </w:r>
            </w:ins>
            <w:ins w:id="1171" w:author="Vo Cuong" w:date="2020-04-04T15:23:00Z">
              <w:r w:rsidR="00312D84">
                <w:rPr>
                  <w:rFonts w:ascii="Times New Roman" w:hAnsi="Times New Roman" w:cs="Times New Roman"/>
                  <w:color w:val="000000" w:themeColor="text1"/>
                  <w:sz w:val="26"/>
                  <w:szCs w:val="26"/>
                </w:rPr>
                <w:t xml:space="preserve"> từ cao đến thấp</w:t>
              </w:r>
            </w:ins>
            <w:ins w:id="1172" w:author="Vo Cuong" w:date="2020-04-01T21:12:00Z">
              <w:r w:rsidR="000A6465">
                <w:rPr>
                  <w:rFonts w:ascii="Times New Roman" w:hAnsi="Times New Roman" w:cs="Times New Roman"/>
                  <w:color w:val="000000" w:themeColor="text1"/>
                  <w:sz w:val="26"/>
                  <w:szCs w:val="26"/>
                </w:rPr>
                <w:t>.</w:t>
              </w:r>
            </w:ins>
          </w:p>
        </w:tc>
      </w:tr>
    </w:tbl>
    <w:p w:rsidR="00856D25" w:rsidRPr="00D435B6" w:rsidRDefault="00856D25" w:rsidP="00823C87">
      <w:pPr>
        <w:spacing w:line="360" w:lineRule="auto"/>
        <w:jc w:val="both"/>
        <w:rPr>
          <w:rFonts w:ascii="Times New Roman" w:hAnsi="Times New Roman" w:cs="Times New Roman"/>
          <w:color w:val="FF0000"/>
          <w:sz w:val="26"/>
          <w:szCs w:val="26"/>
        </w:rPr>
      </w:pPr>
    </w:p>
    <w:tbl>
      <w:tblPr>
        <w:tblStyle w:val="TableGrid"/>
        <w:tblW w:w="0" w:type="auto"/>
        <w:tblLook w:val="04A0" w:firstRow="1" w:lastRow="0" w:firstColumn="1" w:lastColumn="0" w:noHBand="0" w:noVBand="1"/>
      </w:tblPr>
      <w:tblGrid>
        <w:gridCol w:w="4532"/>
        <w:gridCol w:w="4532"/>
      </w:tblGrid>
      <w:tr w:rsidR="00982D62" w:rsidRPr="00D435B6" w:rsidTr="00856D25">
        <w:tc>
          <w:tcPr>
            <w:tcW w:w="4532" w:type="dxa"/>
          </w:tcPr>
          <w:p w:rsidR="00856D25" w:rsidRPr="00D435B6" w:rsidRDefault="00856D25"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Mã yêu cầu</w:t>
            </w:r>
          </w:p>
        </w:tc>
        <w:tc>
          <w:tcPr>
            <w:tcW w:w="4532" w:type="dxa"/>
          </w:tcPr>
          <w:p w:rsidR="00856D25" w:rsidRPr="00D435B6" w:rsidRDefault="00856D25"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REQ – 1.2</w:t>
            </w:r>
          </w:p>
        </w:tc>
      </w:tr>
      <w:tr w:rsidR="00982D62" w:rsidRPr="00D435B6" w:rsidTr="00856D25">
        <w:tc>
          <w:tcPr>
            <w:tcW w:w="4532" w:type="dxa"/>
          </w:tcPr>
          <w:p w:rsidR="00856D25" w:rsidRPr="00D435B6" w:rsidRDefault="00856D25"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lastRenderedPageBreak/>
              <w:t xml:space="preserve">Tiêu đề </w:t>
            </w:r>
          </w:p>
        </w:tc>
        <w:tc>
          <w:tcPr>
            <w:tcW w:w="4532" w:type="dxa"/>
          </w:tcPr>
          <w:p w:rsidR="00856D25" w:rsidRPr="00D435B6" w:rsidRDefault="00982D62"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Quản lý tài khoản</w:t>
            </w:r>
          </w:p>
        </w:tc>
      </w:tr>
      <w:tr w:rsidR="00982D62" w:rsidRPr="00D435B6" w:rsidTr="00856D25">
        <w:tc>
          <w:tcPr>
            <w:tcW w:w="4532" w:type="dxa"/>
          </w:tcPr>
          <w:p w:rsidR="00856D25" w:rsidRPr="00D435B6" w:rsidRDefault="00982D62"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Mô tả </w:t>
            </w:r>
          </w:p>
        </w:tc>
        <w:tc>
          <w:tcPr>
            <w:tcW w:w="4532" w:type="dxa"/>
          </w:tcPr>
          <w:p w:rsidR="00856D25" w:rsidRPr="00D435B6" w:rsidRDefault="00982D62"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Hệ thống cho phép quản lý Thêm, Xóa, Sửa tài khoản nhân viên trong công ty</w:t>
            </w:r>
            <w:ins w:id="1173" w:author="Vo Cuong" w:date="2020-04-01T21:12:00Z">
              <w:r w:rsidR="000A6465">
                <w:rPr>
                  <w:rFonts w:ascii="Times New Roman" w:hAnsi="Times New Roman" w:cs="Times New Roman"/>
                  <w:color w:val="000000" w:themeColor="text1"/>
                  <w:sz w:val="26"/>
                  <w:szCs w:val="26"/>
                </w:rPr>
                <w:t>.</w:t>
              </w:r>
            </w:ins>
          </w:p>
        </w:tc>
      </w:tr>
    </w:tbl>
    <w:p w:rsidR="00856D25" w:rsidRPr="00D435B6" w:rsidRDefault="00856D25" w:rsidP="00823C87">
      <w:pPr>
        <w:spacing w:line="360" w:lineRule="auto"/>
        <w:jc w:val="both"/>
        <w:rPr>
          <w:rFonts w:ascii="Times New Roman" w:hAnsi="Times New Roman" w:cs="Times New Roman"/>
          <w:color w:val="000000" w:themeColor="text1"/>
          <w:sz w:val="26"/>
          <w:szCs w:val="26"/>
        </w:rPr>
      </w:pPr>
    </w:p>
    <w:tbl>
      <w:tblPr>
        <w:tblStyle w:val="TableGrid"/>
        <w:tblW w:w="0" w:type="auto"/>
        <w:tblLook w:val="04A0" w:firstRow="1" w:lastRow="0" w:firstColumn="1" w:lastColumn="0" w:noHBand="0" w:noVBand="1"/>
      </w:tblPr>
      <w:tblGrid>
        <w:gridCol w:w="4532"/>
        <w:gridCol w:w="4532"/>
      </w:tblGrid>
      <w:tr w:rsidR="00982D62" w:rsidRPr="00D435B6" w:rsidTr="00982D62">
        <w:tc>
          <w:tcPr>
            <w:tcW w:w="4532" w:type="dxa"/>
          </w:tcPr>
          <w:p w:rsidR="00982D62" w:rsidRPr="00D435B6" w:rsidRDefault="00982D62"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Mã yêu cầu </w:t>
            </w:r>
          </w:p>
        </w:tc>
        <w:tc>
          <w:tcPr>
            <w:tcW w:w="4532" w:type="dxa"/>
          </w:tcPr>
          <w:p w:rsidR="00982D62" w:rsidRPr="00D435B6" w:rsidRDefault="00982D62"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REQ – 1.3</w:t>
            </w:r>
          </w:p>
        </w:tc>
      </w:tr>
      <w:tr w:rsidR="00982D62" w:rsidRPr="00D435B6" w:rsidTr="00982D62">
        <w:tc>
          <w:tcPr>
            <w:tcW w:w="4532" w:type="dxa"/>
          </w:tcPr>
          <w:p w:rsidR="00982D62" w:rsidRPr="00D435B6" w:rsidRDefault="00982D62"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Tiêu đề</w:t>
            </w:r>
          </w:p>
        </w:tc>
        <w:tc>
          <w:tcPr>
            <w:tcW w:w="4532" w:type="dxa"/>
          </w:tcPr>
          <w:p w:rsidR="00982D62" w:rsidRPr="00D435B6" w:rsidRDefault="00982D62"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Quản lý nhiệm vụ</w:t>
            </w:r>
          </w:p>
        </w:tc>
      </w:tr>
      <w:tr w:rsidR="00982D62" w:rsidRPr="00D435B6" w:rsidTr="00982D62">
        <w:tc>
          <w:tcPr>
            <w:tcW w:w="4532" w:type="dxa"/>
          </w:tcPr>
          <w:p w:rsidR="00982D62" w:rsidRPr="00D435B6" w:rsidRDefault="00982D62"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Mô tả </w:t>
            </w:r>
          </w:p>
        </w:tc>
        <w:tc>
          <w:tcPr>
            <w:tcW w:w="4532" w:type="dxa"/>
          </w:tcPr>
          <w:p w:rsidR="00982D62" w:rsidRPr="00D435B6" w:rsidRDefault="00982D62"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Hệ thống cho phép quản lý Thêm, Sửa, Xóa nhiệm vụ trong hệ thống khi cần thiết</w:t>
            </w:r>
            <w:ins w:id="1174" w:author="Vo Cuong" w:date="2020-04-01T21:12:00Z">
              <w:r w:rsidR="000A6465">
                <w:rPr>
                  <w:rFonts w:ascii="Times New Roman" w:hAnsi="Times New Roman" w:cs="Times New Roman"/>
                  <w:color w:val="000000" w:themeColor="text1"/>
                  <w:sz w:val="26"/>
                  <w:szCs w:val="26"/>
                </w:rPr>
                <w:t>.</w:t>
              </w:r>
            </w:ins>
          </w:p>
        </w:tc>
      </w:tr>
    </w:tbl>
    <w:p w:rsidR="00856D25" w:rsidRDefault="00856D25" w:rsidP="00823C87">
      <w:pPr>
        <w:spacing w:line="360" w:lineRule="auto"/>
        <w:jc w:val="both"/>
        <w:rPr>
          <w:ins w:id="1175" w:author="Vo Cuong" w:date="2020-04-04T15:23:00Z"/>
          <w:rFonts w:ascii="Times New Roman" w:hAnsi="Times New Roman" w:cs="Times New Roman"/>
          <w:color w:val="FF0000"/>
          <w:sz w:val="26"/>
          <w:szCs w:val="26"/>
        </w:rPr>
      </w:pPr>
    </w:p>
    <w:tbl>
      <w:tblPr>
        <w:tblStyle w:val="TableGrid"/>
        <w:tblW w:w="0" w:type="auto"/>
        <w:tblLook w:val="04A0" w:firstRow="1" w:lastRow="0" w:firstColumn="1" w:lastColumn="0" w:noHBand="0" w:noVBand="1"/>
      </w:tblPr>
      <w:tblGrid>
        <w:gridCol w:w="4532"/>
        <w:gridCol w:w="4532"/>
      </w:tblGrid>
      <w:tr w:rsidR="00010ABA" w:rsidRPr="00D435B6" w:rsidTr="00B638C1">
        <w:trPr>
          <w:ins w:id="1176" w:author="Vo Cuong" w:date="2020-04-04T15:24:00Z"/>
        </w:trPr>
        <w:tc>
          <w:tcPr>
            <w:tcW w:w="4532" w:type="dxa"/>
          </w:tcPr>
          <w:p w:rsidR="00010ABA" w:rsidRPr="00D435B6" w:rsidRDefault="00010ABA" w:rsidP="00B638C1">
            <w:pPr>
              <w:spacing w:line="360" w:lineRule="auto"/>
              <w:jc w:val="both"/>
              <w:rPr>
                <w:ins w:id="1177" w:author="Vo Cuong" w:date="2020-04-04T15:24:00Z"/>
                <w:rFonts w:ascii="Times New Roman" w:hAnsi="Times New Roman" w:cs="Times New Roman"/>
                <w:color w:val="000000" w:themeColor="text1"/>
                <w:sz w:val="26"/>
                <w:szCs w:val="26"/>
              </w:rPr>
            </w:pPr>
            <w:ins w:id="1178" w:author="Vo Cuong" w:date="2020-04-04T15:24:00Z">
              <w:r w:rsidRPr="00D435B6">
                <w:rPr>
                  <w:rFonts w:ascii="Times New Roman" w:hAnsi="Times New Roman" w:cs="Times New Roman"/>
                  <w:color w:val="000000" w:themeColor="text1"/>
                  <w:sz w:val="26"/>
                  <w:szCs w:val="26"/>
                </w:rPr>
                <w:t xml:space="preserve">Mã yêu cầu </w:t>
              </w:r>
            </w:ins>
          </w:p>
        </w:tc>
        <w:tc>
          <w:tcPr>
            <w:tcW w:w="4532" w:type="dxa"/>
          </w:tcPr>
          <w:p w:rsidR="00010ABA" w:rsidRPr="00D435B6" w:rsidRDefault="00010ABA" w:rsidP="00B638C1">
            <w:pPr>
              <w:spacing w:line="360" w:lineRule="auto"/>
              <w:jc w:val="both"/>
              <w:rPr>
                <w:ins w:id="1179" w:author="Vo Cuong" w:date="2020-04-04T15:24:00Z"/>
                <w:rFonts w:ascii="Times New Roman" w:hAnsi="Times New Roman" w:cs="Times New Roman"/>
                <w:color w:val="000000" w:themeColor="text1"/>
                <w:sz w:val="26"/>
                <w:szCs w:val="26"/>
              </w:rPr>
            </w:pPr>
            <w:ins w:id="1180" w:author="Vo Cuong" w:date="2020-04-04T15:24:00Z">
              <w:r>
                <w:rPr>
                  <w:rFonts w:ascii="Times New Roman" w:hAnsi="Times New Roman" w:cs="Times New Roman"/>
                  <w:color w:val="000000" w:themeColor="text1"/>
                  <w:sz w:val="26"/>
                  <w:szCs w:val="26"/>
                </w:rPr>
                <w:t>REQ – 1.4</w:t>
              </w:r>
            </w:ins>
          </w:p>
        </w:tc>
      </w:tr>
      <w:tr w:rsidR="00010ABA" w:rsidRPr="00D435B6" w:rsidTr="00B638C1">
        <w:trPr>
          <w:ins w:id="1181" w:author="Vo Cuong" w:date="2020-04-04T15:24:00Z"/>
        </w:trPr>
        <w:tc>
          <w:tcPr>
            <w:tcW w:w="4532" w:type="dxa"/>
          </w:tcPr>
          <w:p w:rsidR="00010ABA" w:rsidRPr="00D435B6" w:rsidRDefault="00010ABA" w:rsidP="00B638C1">
            <w:pPr>
              <w:spacing w:line="360" w:lineRule="auto"/>
              <w:jc w:val="both"/>
              <w:rPr>
                <w:ins w:id="1182" w:author="Vo Cuong" w:date="2020-04-04T15:24:00Z"/>
                <w:rFonts w:ascii="Times New Roman" w:hAnsi="Times New Roman" w:cs="Times New Roman"/>
                <w:color w:val="000000" w:themeColor="text1"/>
                <w:sz w:val="26"/>
                <w:szCs w:val="26"/>
              </w:rPr>
            </w:pPr>
            <w:ins w:id="1183" w:author="Vo Cuong" w:date="2020-04-04T15:24:00Z">
              <w:r w:rsidRPr="00D435B6">
                <w:rPr>
                  <w:rFonts w:ascii="Times New Roman" w:hAnsi="Times New Roman" w:cs="Times New Roman"/>
                  <w:color w:val="000000" w:themeColor="text1"/>
                  <w:sz w:val="26"/>
                  <w:szCs w:val="26"/>
                </w:rPr>
                <w:t>Tiêu đề</w:t>
              </w:r>
            </w:ins>
          </w:p>
        </w:tc>
        <w:tc>
          <w:tcPr>
            <w:tcW w:w="4532" w:type="dxa"/>
          </w:tcPr>
          <w:p w:rsidR="00010ABA" w:rsidRPr="00D435B6" w:rsidRDefault="00010ABA" w:rsidP="00B638C1">
            <w:pPr>
              <w:spacing w:line="360" w:lineRule="auto"/>
              <w:jc w:val="both"/>
              <w:rPr>
                <w:ins w:id="1184" w:author="Vo Cuong" w:date="2020-04-04T15:24:00Z"/>
                <w:rFonts w:ascii="Times New Roman" w:hAnsi="Times New Roman" w:cs="Times New Roman"/>
                <w:color w:val="000000" w:themeColor="text1"/>
                <w:sz w:val="26"/>
                <w:szCs w:val="26"/>
              </w:rPr>
            </w:pPr>
            <w:ins w:id="1185" w:author="Vo Cuong" w:date="2020-04-04T15:24:00Z">
              <w:r w:rsidRPr="00D435B6">
                <w:rPr>
                  <w:rFonts w:ascii="Times New Roman" w:hAnsi="Times New Roman" w:cs="Times New Roman"/>
                  <w:color w:val="000000" w:themeColor="text1"/>
                  <w:sz w:val="26"/>
                  <w:szCs w:val="26"/>
                </w:rPr>
                <w:t xml:space="preserve">Quản lý </w:t>
              </w:r>
              <w:r>
                <w:rPr>
                  <w:rFonts w:ascii="Times New Roman" w:hAnsi="Times New Roman" w:cs="Times New Roman"/>
                  <w:color w:val="000000" w:themeColor="text1"/>
                  <w:sz w:val="26"/>
                  <w:szCs w:val="26"/>
                </w:rPr>
                <w:t xml:space="preserve">loại </w:t>
              </w:r>
              <w:r w:rsidRPr="00D435B6">
                <w:rPr>
                  <w:rFonts w:ascii="Times New Roman" w:hAnsi="Times New Roman" w:cs="Times New Roman"/>
                  <w:color w:val="000000" w:themeColor="text1"/>
                  <w:sz w:val="26"/>
                  <w:szCs w:val="26"/>
                </w:rPr>
                <w:t>nhiệm vụ</w:t>
              </w:r>
            </w:ins>
          </w:p>
        </w:tc>
      </w:tr>
      <w:tr w:rsidR="00010ABA" w:rsidRPr="00D435B6" w:rsidTr="00B638C1">
        <w:trPr>
          <w:ins w:id="1186" w:author="Vo Cuong" w:date="2020-04-04T15:24:00Z"/>
        </w:trPr>
        <w:tc>
          <w:tcPr>
            <w:tcW w:w="4532" w:type="dxa"/>
          </w:tcPr>
          <w:p w:rsidR="00010ABA" w:rsidRPr="00D435B6" w:rsidRDefault="00010ABA" w:rsidP="00B638C1">
            <w:pPr>
              <w:spacing w:line="360" w:lineRule="auto"/>
              <w:jc w:val="both"/>
              <w:rPr>
                <w:ins w:id="1187" w:author="Vo Cuong" w:date="2020-04-04T15:24:00Z"/>
                <w:rFonts w:ascii="Times New Roman" w:hAnsi="Times New Roman" w:cs="Times New Roman"/>
                <w:color w:val="000000" w:themeColor="text1"/>
                <w:sz w:val="26"/>
                <w:szCs w:val="26"/>
              </w:rPr>
            </w:pPr>
            <w:ins w:id="1188" w:author="Vo Cuong" w:date="2020-04-04T15:24:00Z">
              <w:r w:rsidRPr="00D435B6">
                <w:rPr>
                  <w:rFonts w:ascii="Times New Roman" w:hAnsi="Times New Roman" w:cs="Times New Roman"/>
                  <w:color w:val="000000" w:themeColor="text1"/>
                  <w:sz w:val="26"/>
                  <w:szCs w:val="26"/>
                </w:rPr>
                <w:t xml:space="preserve">Mô tả </w:t>
              </w:r>
            </w:ins>
          </w:p>
        </w:tc>
        <w:tc>
          <w:tcPr>
            <w:tcW w:w="4532" w:type="dxa"/>
          </w:tcPr>
          <w:p w:rsidR="00010ABA" w:rsidRPr="00D435B6" w:rsidRDefault="00010ABA" w:rsidP="00B638C1">
            <w:pPr>
              <w:spacing w:line="360" w:lineRule="auto"/>
              <w:jc w:val="both"/>
              <w:rPr>
                <w:ins w:id="1189" w:author="Vo Cuong" w:date="2020-04-04T15:24:00Z"/>
                <w:rFonts w:ascii="Times New Roman" w:hAnsi="Times New Roman" w:cs="Times New Roman"/>
                <w:color w:val="000000" w:themeColor="text1"/>
                <w:sz w:val="26"/>
                <w:szCs w:val="26"/>
              </w:rPr>
            </w:pPr>
            <w:ins w:id="1190" w:author="Vo Cuong" w:date="2020-04-04T15:24:00Z">
              <w:r w:rsidRPr="00D435B6">
                <w:rPr>
                  <w:rFonts w:ascii="Times New Roman" w:hAnsi="Times New Roman" w:cs="Times New Roman"/>
                  <w:color w:val="000000" w:themeColor="text1"/>
                  <w:sz w:val="26"/>
                  <w:szCs w:val="26"/>
                </w:rPr>
                <w:t xml:space="preserve">Hệ thống cho phép quản lý Thêm, Sửa, Xóa </w:t>
              </w:r>
              <w:r>
                <w:rPr>
                  <w:rFonts w:ascii="Times New Roman" w:hAnsi="Times New Roman" w:cs="Times New Roman"/>
                  <w:color w:val="000000" w:themeColor="text1"/>
                  <w:sz w:val="26"/>
                  <w:szCs w:val="26"/>
                </w:rPr>
                <w:t xml:space="preserve">loại </w:t>
              </w:r>
              <w:r w:rsidRPr="00D435B6">
                <w:rPr>
                  <w:rFonts w:ascii="Times New Roman" w:hAnsi="Times New Roman" w:cs="Times New Roman"/>
                  <w:color w:val="000000" w:themeColor="text1"/>
                  <w:sz w:val="26"/>
                  <w:szCs w:val="26"/>
                </w:rPr>
                <w:t>nhiệm vụ trong hệ thống khi cần thiết</w:t>
              </w:r>
              <w:r>
                <w:rPr>
                  <w:rFonts w:ascii="Times New Roman" w:hAnsi="Times New Roman" w:cs="Times New Roman"/>
                  <w:color w:val="000000" w:themeColor="text1"/>
                  <w:sz w:val="26"/>
                  <w:szCs w:val="26"/>
                </w:rPr>
                <w:t>.</w:t>
              </w:r>
            </w:ins>
          </w:p>
        </w:tc>
      </w:tr>
    </w:tbl>
    <w:p w:rsidR="00010ABA" w:rsidRPr="00D435B6" w:rsidRDefault="00010ABA" w:rsidP="00823C87">
      <w:pPr>
        <w:spacing w:line="360" w:lineRule="auto"/>
        <w:jc w:val="both"/>
        <w:rPr>
          <w:rFonts w:ascii="Times New Roman" w:hAnsi="Times New Roman" w:cs="Times New Roman"/>
          <w:color w:val="FF0000"/>
          <w:sz w:val="26"/>
          <w:szCs w:val="26"/>
        </w:rPr>
      </w:pPr>
    </w:p>
    <w:tbl>
      <w:tblPr>
        <w:tblStyle w:val="TableGrid"/>
        <w:tblW w:w="0" w:type="auto"/>
        <w:tblLook w:val="04A0" w:firstRow="1" w:lastRow="0" w:firstColumn="1" w:lastColumn="0" w:noHBand="0" w:noVBand="1"/>
      </w:tblPr>
      <w:tblGrid>
        <w:gridCol w:w="4532"/>
        <w:gridCol w:w="4532"/>
      </w:tblGrid>
      <w:tr w:rsidR="00982D62" w:rsidRPr="00D435B6" w:rsidTr="00982D62">
        <w:tc>
          <w:tcPr>
            <w:tcW w:w="4532" w:type="dxa"/>
          </w:tcPr>
          <w:p w:rsidR="00982D62" w:rsidRPr="00D435B6" w:rsidRDefault="00982D62"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Mã yêu cầu </w:t>
            </w:r>
          </w:p>
        </w:tc>
        <w:tc>
          <w:tcPr>
            <w:tcW w:w="4532" w:type="dxa"/>
          </w:tcPr>
          <w:p w:rsidR="00982D62" w:rsidRPr="00D435B6" w:rsidRDefault="00982D62"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REQ – 1.</w:t>
            </w:r>
            <w:ins w:id="1191" w:author="Vo Cuong" w:date="2020-04-04T15:24:00Z">
              <w:r w:rsidR="00EE45D5">
                <w:rPr>
                  <w:rFonts w:ascii="Times New Roman" w:hAnsi="Times New Roman" w:cs="Times New Roman"/>
                  <w:color w:val="000000" w:themeColor="text1"/>
                  <w:sz w:val="26"/>
                  <w:szCs w:val="26"/>
                </w:rPr>
                <w:t>5</w:t>
              </w:r>
            </w:ins>
            <w:del w:id="1192" w:author="Vo Cuong" w:date="2020-04-04T15:24:00Z">
              <w:r w:rsidRPr="00D435B6" w:rsidDel="00EE45D5">
                <w:rPr>
                  <w:rFonts w:ascii="Times New Roman" w:hAnsi="Times New Roman" w:cs="Times New Roman"/>
                  <w:color w:val="000000" w:themeColor="text1"/>
                  <w:sz w:val="26"/>
                  <w:szCs w:val="26"/>
                </w:rPr>
                <w:delText>4</w:delText>
              </w:r>
            </w:del>
          </w:p>
        </w:tc>
      </w:tr>
      <w:tr w:rsidR="00982D62" w:rsidRPr="00D435B6" w:rsidTr="00982D62">
        <w:tc>
          <w:tcPr>
            <w:tcW w:w="4532" w:type="dxa"/>
          </w:tcPr>
          <w:p w:rsidR="00982D62" w:rsidRPr="00D435B6" w:rsidRDefault="00982D62"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Tiêu đề </w:t>
            </w:r>
          </w:p>
        </w:tc>
        <w:tc>
          <w:tcPr>
            <w:tcW w:w="4532" w:type="dxa"/>
          </w:tcPr>
          <w:p w:rsidR="00982D62" w:rsidRPr="00D435B6" w:rsidRDefault="00982D62"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Nhận thông báo từ nhân viên</w:t>
            </w:r>
          </w:p>
        </w:tc>
      </w:tr>
      <w:tr w:rsidR="00982D62" w:rsidRPr="00D435B6" w:rsidTr="00982D62">
        <w:tc>
          <w:tcPr>
            <w:tcW w:w="4532" w:type="dxa"/>
          </w:tcPr>
          <w:p w:rsidR="00982D62" w:rsidRPr="00D435B6" w:rsidRDefault="00982D62"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Mô tả</w:t>
            </w:r>
          </w:p>
        </w:tc>
        <w:tc>
          <w:tcPr>
            <w:tcW w:w="4532" w:type="dxa"/>
          </w:tcPr>
          <w:p w:rsidR="00982D62" w:rsidRPr="00D435B6" w:rsidRDefault="00982D62">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Hệ thống cho phép quản lý nhận thông báo từ nhân viên khi nhân viên </w:t>
            </w:r>
            <w:del w:id="1193" w:author="Vo Cuong" w:date="2020-04-04T15:24:00Z">
              <w:r w:rsidRPr="00D435B6" w:rsidDel="00C16627">
                <w:rPr>
                  <w:rFonts w:ascii="Times New Roman" w:hAnsi="Times New Roman" w:cs="Times New Roman"/>
                  <w:color w:val="000000" w:themeColor="text1"/>
                  <w:sz w:val="26"/>
                  <w:szCs w:val="26"/>
                </w:rPr>
                <w:delText>đã nhấn hoàn thành nhiệm vụ của mình</w:delText>
              </w:r>
            </w:del>
            <w:ins w:id="1194" w:author="Vo Cuong" w:date="2020-04-04T15:24:00Z">
              <w:r w:rsidR="00C16627">
                <w:rPr>
                  <w:rFonts w:ascii="Times New Roman" w:hAnsi="Times New Roman" w:cs="Times New Roman"/>
                  <w:color w:val="000000" w:themeColor="text1"/>
                  <w:sz w:val="26"/>
                  <w:szCs w:val="26"/>
                </w:rPr>
                <w:t>tạo mới một nhiệm vụ.</w:t>
              </w:r>
            </w:ins>
          </w:p>
        </w:tc>
      </w:tr>
    </w:tbl>
    <w:p w:rsidR="00982D62" w:rsidRPr="00D435B6" w:rsidRDefault="00982D62" w:rsidP="00823C87">
      <w:pPr>
        <w:spacing w:line="360" w:lineRule="auto"/>
        <w:jc w:val="both"/>
        <w:rPr>
          <w:rFonts w:ascii="Times New Roman" w:hAnsi="Times New Roman" w:cs="Times New Roman"/>
          <w:color w:val="000000" w:themeColor="text1"/>
          <w:sz w:val="26"/>
          <w:szCs w:val="26"/>
        </w:rPr>
      </w:pPr>
    </w:p>
    <w:tbl>
      <w:tblPr>
        <w:tblStyle w:val="TableGrid"/>
        <w:tblW w:w="0" w:type="auto"/>
        <w:tblLook w:val="04A0" w:firstRow="1" w:lastRow="0" w:firstColumn="1" w:lastColumn="0" w:noHBand="0" w:noVBand="1"/>
      </w:tblPr>
      <w:tblGrid>
        <w:gridCol w:w="4532"/>
        <w:gridCol w:w="4532"/>
      </w:tblGrid>
      <w:tr w:rsidR="00982D62" w:rsidRPr="00D435B6" w:rsidTr="00982D62">
        <w:tc>
          <w:tcPr>
            <w:tcW w:w="4532" w:type="dxa"/>
          </w:tcPr>
          <w:p w:rsidR="00982D62" w:rsidRPr="00D435B6" w:rsidRDefault="00982D62"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Mã yêu cầu </w:t>
            </w:r>
          </w:p>
        </w:tc>
        <w:tc>
          <w:tcPr>
            <w:tcW w:w="4532" w:type="dxa"/>
          </w:tcPr>
          <w:p w:rsidR="00982D62" w:rsidRPr="00D435B6" w:rsidRDefault="00982D62"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REQ – 1.</w:t>
            </w:r>
            <w:ins w:id="1195" w:author="Vo Cuong" w:date="2020-04-04T15:24:00Z">
              <w:r w:rsidR="00EE45D5">
                <w:rPr>
                  <w:rFonts w:ascii="Times New Roman" w:hAnsi="Times New Roman" w:cs="Times New Roman"/>
                  <w:color w:val="000000" w:themeColor="text1"/>
                  <w:sz w:val="26"/>
                  <w:szCs w:val="26"/>
                </w:rPr>
                <w:t>6</w:t>
              </w:r>
            </w:ins>
            <w:del w:id="1196" w:author="Vo Cuong" w:date="2020-04-04T15:24:00Z">
              <w:r w:rsidRPr="00D435B6" w:rsidDel="00EE45D5">
                <w:rPr>
                  <w:rFonts w:ascii="Times New Roman" w:hAnsi="Times New Roman" w:cs="Times New Roman"/>
                  <w:color w:val="000000" w:themeColor="text1"/>
                  <w:sz w:val="26"/>
                  <w:szCs w:val="26"/>
                </w:rPr>
                <w:delText>5</w:delText>
              </w:r>
            </w:del>
          </w:p>
        </w:tc>
      </w:tr>
      <w:tr w:rsidR="00982D62" w:rsidRPr="00D435B6" w:rsidTr="00982D62">
        <w:tc>
          <w:tcPr>
            <w:tcW w:w="4532" w:type="dxa"/>
          </w:tcPr>
          <w:p w:rsidR="00982D62" w:rsidRPr="00D435B6" w:rsidRDefault="00982D62"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Tiêu đề </w:t>
            </w:r>
          </w:p>
        </w:tc>
        <w:tc>
          <w:tcPr>
            <w:tcW w:w="4532" w:type="dxa"/>
          </w:tcPr>
          <w:p w:rsidR="00982D62" w:rsidRPr="00D435B6" w:rsidRDefault="00982D62"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Nhận yêu cầu từ nhân viên</w:t>
            </w:r>
          </w:p>
        </w:tc>
      </w:tr>
      <w:tr w:rsidR="00982D62" w:rsidRPr="00D435B6" w:rsidTr="00982D62">
        <w:tc>
          <w:tcPr>
            <w:tcW w:w="4532" w:type="dxa"/>
          </w:tcPr>
          <w:p w:rsidR="00982D62" w:rsidRPr="00D435B6" w:rsidRDefault="00982D62"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Mô tả </w:t>
            </w:r>
          </w:p>
        </w:tc>
        <w:tc>
          <w:tcPr>
            <w:tcW w:w="4532" w:type="dxa"/>
          </w:tcPr>
          <w:p w:rsidR="00982D62" w:rsidRPr="00D435B6" w:rsidRDefault="00982D62"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Hệ thống cho phép quản lý nhận yêu cầu từ nhân viên khi có yêu cầu nhân viên muốn làm lại nhiệm vụ mà mình đã hủy hoặc không hoàn thành trước đó</w:t>
            </w:r>
            <w:ins w:id="1197" w:author="Vo Cuong" w:date="2020-04-01T21:12:00Z">
              <w:r w:rsidR="000A6465">
                <w:rPr>
                  <w:rFonts w:ascii="Times New Roman" w:hAnsi="Times New Roman" w:cs="Times New Roman"/>
                  <w:color w:val="000000" w:themeColor="text1"/>
                  <w:sz w:val="26"/>
                  <w:szCs w:val="26"/>
                </w:rPr>
                <w:t>.</w:t>
              </w:r>
            </w:ins>
          </w:p>
        </w:tc>
      </w:tr>
    </w:tbl>
    <w:p w:rsidR="00982D62" w:rsidRPr="00D435B6" w:rsidRDefault="00982D62" w:rsidP="00823C87">
      <w:pPr>
        <w:spacing w:line="360" w:lineRule="auto"/>
        <w:jc w:val="both"/>
        <w:rPr>
          <w:rFonts w:ascii="Times New Roman" w:hAnsi="Times New Roman" w:cs="Times New Roman"/>
          <w:color w:val="FF0000"/>
          <w:sz w:val="26"/>
          <w:szCs w:val="26"/>
        </w:rPr>
      </w:pPr>
    </w:p>
    <w:p w:rsidR="00856D25" w:rsidRPr="001F4EBC" w:rsidRDefault="00982D62" w:rsidP="00823C87">
      <w:pPr>
        <w:pStyle w:val="ListParagraph"/>
        <w:numPr>
          <w:ilvl w:val="0"/>
          <w:numId w:val="19"/>
        </w:numPr>
        <w:spacing w:line="360" w:lineRule="auto"/>
        <w:jc w:val="both"/>
        <w:rPr>
          <w:rFonts w:ascii="Times New Roman" w:hAnsi="Times New Roman" w:cs="Times New Roman"/>
          <w:color w:val="FF0000"/>
          <w:sz w:val="26"/>
          <w:szCs w:val="26"/>
        </w:rPr>
      </w:pPr>
      <w:r w:rsidRPr="001F4EBC">
        <w:rPr>
          <w:rFonts w:ascii="Times New Roman" w:hAnsi="Times New Roman" w:cs="Times New Roman"/>
          <w:color w:val="FF0000"/>
          <w:sz w:val="26"/>
          <w:szCs w:val="26"/>
        </w:rPr>
        <w:t>Nhân viên</w:t>
      </w:r>
    </w:p>
    <w:tbl>
      <w:tblPr>
        <w:tblStyle w:val="TableGrid"/>
        <w:tblW w:w="0" w:type="auto"/>
        <w:tblLook w:val="04A0" w:firstRow="1" w:lastRow="0" w:firstColumn="1" w:lastColumn="0" w:noHBand="0" w:noVBand="1"/>
      </w:tblPr>
      <w:tblGrid>
        <w:gridCol w:w="4532"/>
        <w:gridCol w:w="4532"/>
      </w:tblGrid>
      <w:tr w:rsidR="00982D62" w:rsidRPr="00D435B6" w:rsidTr="00982D62">
        <w:tc>
          <w:tcPr>
            <w:tcW w:w="4532" w:type="dxa"/>
          </w:tcPr>
          <w:p w:rsidR="00982D62" w:rsidRPr="00D435B6" w:rsidRDefault="00982D62"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lastRenderedPageBreak/>
              <w:t xml:space="preserve">Mã yêu cầu </w:t>
            </w:r>
          </w:p>
        </w:tc>
        <w:tc>
          <w:tcPr>
            <w:tcW w:w="4532" w:type="dxa"/>
          </w:tcPr>
          <w:p w:rsidR="00982D62" w:rsidRPr="00D435B6" w:rsidRDefault="00982D62"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REQ – 2.1</w:t>
            </w:r>
          </w:p>
        </w:tc>
      </w:tr>
      <w:tr w:rsidR="00982D62" w:rsidRPr="00D435B6" w:rsidTr="00982D62">
        <w:tc>
          <w:tcPr>
            <w:tcW w:w="4532" w:type="dxa"/>
          </w:tcPr>
          <w:p w:rsidR="00982D62" w:rsidRPr="00D435B6" w:rsidRDefault="00982D62"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Tiêu đề</w:t>
            </w:r>
          </w:p>
        </w:tc>
        <w:tc>
          <w:tcPr>
            <w:tcW w:w="4532" w:type="dxa"/>
          </w:tcPr>
          <w:p w:rsidR="00982D62" w:rsidRPr="00D435B6" w:rsidRDefault="00982D62"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Nhận nhiệm vụ </w:t>
            </w:r>
          </w:p>
        </w:tc>
      </w:tr>
      <w:tr w:rsidR="00982D62" w:rsidRPr="00D435B6" w:rsidTr="00982D62">
        <w:tc>
          <w:tcPr>
            <w:tcW w:w="4532" w:type="dxa"/>
          </w:tcPr>
          <w:p w:rsidR="00982D62" w:rsidRPr="00D435B6" w:rsidRDefault="00982D62"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Mô tả </w:t>
            </w:r>
          </w:p>
        </w:tc>
        <w:tc>
          <w:tcPr>
            <w:tcW w:w="4532" w:type="dxa"/>
          </w:tcPr>
          <w:p w:rsidR="00982D62" w:rsidRPr="00D435B6" w:rsidRDefault="00982D62"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Hệ thống cho phép nhân viên nhận nhiệm vụ mà mình muốn </w:t>
            </w:r>
            <w:r w:rsidR="00BE5775" w:rsidRPr="00D435B6">
              <w:rPr>
                <w:rFonts w:ascii="Times New Roman" w:hAnsi="Times New Roman" w:cs="Times New Roman"/>
                <w:color w:val="000000" w:themeColor="text1"/>
                <w:sz w:val="26"/>
                <w:szCs w:val="26"/>
              </w:rPr>
              <w:t>thực hiện</w:t>
            </w:r>
            <w:ins w:id="1198" w:author="Vo Cuong" w:date="2020-04-01T21:12:00Z">
              <w:r w:rsidR="000A6465">
                <w:rPr>
                  <w:rFonts w:ascii="Times New Roman" w:hAnsi="Times New Roman" w:cs="Times New Roman"/>
                  <w:color w:val="000000" w:themeColor="text1"/>
                  <w:sz w:val="26"/>
                  <w:szCs w:val="26"/>
                </w:rPr>
                <w:t>.</w:t>
              </w:r>
            </w:ins>
          </w:p>
        </w:tc>
      </w:tr>
    </w:tbl>
    <w:tbl>
      <w:tblPr>
        <w:tblStyle w:val="TableGrid"/>
        <w:tblpPr w:leftFromText="180" w:rightFromText="180" w:vertAnchor="text" w:horzAnchor="margin" w:tblpY="430"/>
        <w:tblW w:w="0" w:type="auto"/>
        <w:tblLook w:val="04A0" w:firstRow="1" w:lastRow="0" w:firstColumn="1" w:lastColumn="0" w:noHBand="0" w:noVBand="1"/>
      </w:tblPr>
      <w:tblGrid>
        <w:gridCol w:w="4532"/>
        <w:gridCol w:w="4532"/>
      </w:tblGrid>
      <w:tr w:rsidR="00F0039F" w:rsidRPr="00D435B6" w:rsidTr="00F0039F">
        <w:tc>
          <w:tcPr>
            <w:tcW w:w="4532" w:type="dxa"/>
          </w:tcPr>
          <w:p w:rsidR="00F0039F" w:rsidRPr="00D435B6" w:rsidRDefault="00F0039F"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Mã yêu cầu </w:t>
            </w:r>
          </w:p>
        </w:tc>
        <w:tc>
          <w:tcPr>
            <w:tcW w:w="4532" w:type="dxa"/>
          </w:tcPr>
          <w:p w:rsidR="00F0039F" w:rsidRPr="00D435B6" w:rsidRDefault="00F0039F"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REQ – 2.2</w:t>
            </w:r>
          </w:p>
        </w:tc>
      </w:tr>
      <w:tr w:rsidR="00F0039F" w:rsidRPr="00D435B6" w:rsidTr="00F0039F">
        <w:tc>
          <w:tcPr>
            <w:tcW w:w="4532" w:type="dxa"/>
          </w:tcPr>
          <w:p w:rsidR="00F0039F" w:rsidRPr="00D435B6" w:rsidRDefault="00F0039F"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Tiêu đề </w:t>
            </w:r>
          </w:p>
        </w:tc>
        <w:tc>
          <w:tcPr>
            <w:tcW w:w="4532" w:type="dxa"/>
          </w:tcPr>
          <w:p w:rsidR="00F0039F" w:rsidRPr="00D435B6" w:rsidRDefault="00F0039F"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Hoàn thành nhiệm vụ </w:t>
            </w:r>
          </w:p>
        </w:tc>
      </w:tr>
      <w:tr w:rsidR="00F0039F" w:rsidRPr="00D435B6" w:rsidTr="00F0039F">
        <w:tc>
          <w:tcPr>
            <w:tcW w:w="4532" w:type="dxa"/>
          </w:tcPr>
          <w:p w:rsidR="00F0039F" w:rsidRPr="00D435B6" w:rsidRDefault="00F0039F"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Mô tả </w:t>
            </w:r>
          </w:p>
        </w:tc>
        <w:tc>
          <w:tcPr>
            <w:tcW w:w="4532" w:type="dxa"/>
          </w:tcPr>
          <w:p w:rsidR="00F0039F" w:rsidRPr="00D435B6" w:rsidRDefault="00F0039F"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Hệ thống cho phép nhân viên hoàn thành nhiệm vụ khi nhân viên đã thực hiện hoàn toàn xong nhiệm vụ mà mình đã nhận</w:t>
            </w:r>
            <w:ins w:id="1199" w:author="Vo Cuong" w:date="2020-04-01T21:12:00Z">
              <w:r w:rsidR="000A6465">
                <w:rPr>
                  <w:rFonts w:ascii="Times New Roman" w:hAnsi="Times New Roman" w:cs="Times New Roman"/>
                  <w:color w:val="000000" w:themeColor="text1"/>
                  <w:sz w:val="26"/>
                  <w:szCs w:val="26"/>
                </w:rPr>
                <w:t>.</w:t>
              </w:r>
            </w:ins>
          </w:p>
        </w:tc>
      </w:tr>
    </w:tbl>
    <w:p w:rsidR="00982D62" w:rsidDel="003A5D58" w:rsidRDefault="00982D62" w:rsidP="00823C87">
      <w:pPr>
        <w:spacing w:line="360" w:lineRule="auto"/>
        <w:jc w:val="both"/>
        <w:rPr>
          <w:del w:id="1200" w:author="Vo Cuong" w:date="2020-04-04T15:51:00Z"/>
          <w:rFonts w:ascii="Times New Roman" w:hAnsi="Times New Roman" w:cs="Times New Roman"/>
          <w:color w:val="000000" w:themeColor="text1"/>
          <w:sz w:val="26"/>
          <w:szCs w:val="26"/>
        </w:rPr>
      </w:pPr>
    </w:p>
    <w:p w:rsidR="003A5D58" w:rsidRPr="00D435B6" w:rsidRDefault="003A5D58" w:rsidP="00823C87">
      <w:pPr>
        <w:spacing w:line="360" w:lineRule="auto"/>
        <w:jc w:val="both"/>
        <w:rPr>
          <w:ins w:id="1201" w:author="Vo Cuong" w:date="2020-04-04T15:51:00Z"/>
          <w:rFonts w:ascii="Times New Roman" w:hAnsi="Times New Roman" w:cs="Times New Roman"/>
          <w:color w:val="000000" w:themeColor="text1"/>
          <w:sz w:val="26"/>
          <w:szCs w:val="26"/>
        </w:rPr>
      </w:pPr>
    </w:p>
    <w:tbl>
      <w:tblPr>
        <w:tblStyle w:val="TableGrid"/>
        <w:tblpPr w:leftFromText="180" w:rightFromText="180" w:vertAnchor="text" w:horzAnchor="margin" w:tblpY="-65"/>
        <w:tblW w:w="0" w:type="auto"/>
        <w:tblLook w:val="04A0" w:firstRow="1" w:lastRow="0" w:firstColumn="1" w:lastColumn="0" w:noHBand="0" w:noVBand="1"/>
      </w:tblPr>
      <w:tblGrid>
        <w:gridCol w:w="4532"/>
        <w:gridCol w:w="4532"/>
      </w:tblGrid>
      <w:tr w:rsidR="003A5D58" w:rsidRPr="00D435B6" w:rsidTr="00B638C1">
        <w:trPr>
          <w:ins w:id="1202" w:author="Vo Cuong" w:date="2020-04-04T15:51:00Z"/>
        </w:trPr>
        <w:tc>
          <w:tcPr>
            <w:tcW w:w="4532" w:type="dxa"/>
          </w:tcPr>
          <w:p w:rsidR="003A5D58" w:rsidRPr="00D435B6" w:rsidRDefault="003A5D58" w:rsidP="00B638C1">
            <w:pPr>
              <w:spacing w:line="360" w:lineRule="auto"/>
              <w:jc w:val="both"/>
              <w:rPr>
                <w:ins w:id="1203" w:author="Vo Cuong" w:date="2020-04-04T15:51:00Z"/>
                <w:rFonts w:ascii="Times New Roman" w:hAnsi="Times New Roman" w:cs="Times New Roman"/>
                <w:color w:val="000000" w:themeColor="text1"/>
                <w:sz w:val="26"/>
                <w:szCs w:val="26"/>
              </w:rPr>
            </w:pPr>
            <w:ins w:id="1204" w:author="Vo Cuong" w:date="2020-04-04T15:51:00Z">
              <w:r w:rsidRPr="00D435B6">
                <w:rPr>
                  <w:rFonts w:ascii="Times New Roman" w:hAnsi="Times New Roman" w:cs="Times New Roman"/>
                  <w:color w:val="000000" w:themeColor="text1"/>
                  <w:sz w:val="26"/>
                  <w:szCs w:val="26"/>
                </w:rPr>
                <w:t>Mã yêu cầu</w:t>
              </w:r>
            </w:ins>
          </w:p>
        </w:tc>
        <w:tc>
          <w:tcPr>
            <w:tcW w:w="4532" w:type="dxa"/>
          </w:tcPr>
          <w:p w:rsidR="003A5D58" w:rsidRPr="00D435B6" w:rsidRDefault="003A5D58" w:rsidP="00B638C1">
            <w:pPr>
              <w:spacing w:line="360" w:lineRule="auto"/>
              <w:jc w:val="both"/>
              <w:rPr>
                <w:ins w:id="1205" w:author="Vo Cuong" w:date="2020-04-04T15:51:00Z"/>
                <w:rFonts w:ascii="Times New Roman" w:hAnsi="Times New Roman" w:cs="Times New Roman"/>
                <w:color w:val="000000" w:themeColor="text1"/>
                <w:sz w:val="26"/>
                <w:szCs w:val="26"/>
              </w:rPr>
            </w:pPr>
            <w:ins w:id="1206" w:author="Vo Cuong" w:date="2020-04-04T15:51:00Z">
              <w:r>
                <w:rPr>
                  <w:rFonts w:ascii="Times New Roman" w:hAnsi="Times New Roman" w:cs="Times New Roman"/>
                  <w:color w:val="000000" w:themeColor="text1"/>
                  <w:sz w:val="26"/>
                  <w:szCs w:val="26"/>
                </w:rPr>
                <w:t>REQ – 2.3</w:t>
              </w:r>
            </w:ins>
          </w:p>
        </w:tc>
      </w:tr>
      <w:tr w:rsidR="003A5D58" w:rsidRPr="00D435B6" w:rsidTr="00B638C1">
        <w:trPr>
          <w:ins w:id="1207" w:author="Vo Cuong" w:date="2020-04-04T15:51:00Z"/>
        </w:trPr>
        <w:tc>
          <w:tcPr>
            <w:tcW w:w="4532" w:type="dxa"/>
          </w:tcPr>
          <w:p w:rsidR="003A5D58" w:rsidRPr="00D435B6" w:rsidRDefault="003A5D58" w:rsidP="00B638C1">
            <w:pPr>
              <w:spacing w:line="360" w:lineRule="auto"/>
              <w:jc w:val="both"/>
              <w:rPr>
                <w:ins w:id="1208" w:author="Vo Cuong" w:date="2020-04-04T15:51:00Z"/>
                <w:rFonts w:ascii="Times New Roman" w:hAnsi="Times New Roman" w:cs="Times New Roman"/>
                <w:color w:val="000000" w:themeColor="text1"/>
                <w:sz w:val="26"/>
                <w:szCs w:val="26"/>
              </w:rPr>
            </w:pPr>
            <w:ins w:id="1209" w:author="Vo Cuong" w:date="2020-04-04T15:51:00Z">
              <w:r w:rsidRPr="00D435B6">
                <w:rPr>
                  <w:rFonts w:ascii="Times New Roman" w:hAnsi="Times New Roman" w:cs="Times New Roman"/>
                  <w:color w:val="000000" w:themeColor="text1"/>
                  <w:sz w:val="26"/>
                  <w:szCs w:val="26"/>
                </w:rPr>
                <w:t>Tiêu đề</w:t>
              </w:r>
            </w:ins>
          </w:p>
        </w:tc>
        <w:tc>
          <w:tcPr>
            <w:tcW w:w="4532" w:type="dxa"/>
          </w:tcPr>
          <w:p w:rsidR="003A5D58" w:rsidRPr="00D435B6" w:rsidRDefault="00AB24F4" w:rsidP="008B2655">
            <w:pPr>
              <w:spacing w:line="360" w:lineRule="auto"/>
              <w:jc w:val="both"/>
              <w:rPr>
                <w:ins w:id="1210" w:author="Vo Cuong" w:date="2020-04-04T15:51:00Z"/>
                <w:rFonts w:ascii="Times New Roman" w:hAnsi="Times New Roman" w:cs="Times New Roman"/>
                <w:color w:val="000000" w:themeColor="text1"/>
                <w:sz w:val="26"/>
                <w:szCs w:val="26"/>
              </w:rPr>
            </w:pPr>
            <w:ins w:id="1211" w:author="Vo Cuong" w:date="2020-04-04T15:52:00Z">
              <w:r>
                <w:rPr>
                  <w:rFonts w:ascii="Times New Roman" w:hAnsi="Times New Roman" w:cs="Times New Roman"/>
                  <w:color w:val="000000" w:themeColor="text1"/>
                  <w:sz w:val="26"/>
                  <w:szCs w:val="26"/>
                </w:rPr>
                <w:t>Tạo mới nhiệm vụ</w:t>
              </w:r>
            </w:ins>
            <w:ins w:id="1212" w:author="Vo Cuong" w:date="2020-04-04T15:51:00Z">
              <w:r w:rsidR="003A5D58" w:rsidRPr="00D435B6">
                <w:rPr>
                  <w:rFonts w:ascii="Times New Roman" w:hAnsi="Times New Roman" w:cs="Times New Roman"/>
                  <w:color w:val="000000" w:themeColor="text1"/>
                  <w:sz w:val="26"/>
                  <w:szCs w:val="26"/>
                </w:rPr>
                <w:t xml:space="preserve"> </w:t>
              </w:r>
            </w:ins>
          </w:p>
        </w:tc>
      </w:tr>
      <w:tr w:rsidR="003A5D58" w:rsidRPr="00D435B6" w:rsidTr="00B638C1">
        <w:trPr>
          <w:ins w:id="1213" w:author="Vo Cuong" w:date="2020-04-04T15:51:00Z"/>
        </w:trPr>
        <w:tc>
          <w:tcPr>
            <w:tcW w:w="4532" w:type="dxa"/>
          </w:tcPr>
          <w:p w:rsidR="003A5D58" w:rsidRPr="00D435B6" w:rsidRDefault="003A5D58" w:rsidP="00B638C1">
            <w:pPr>
              <w:spacing w:line="360" w:lineRule="auto"/>
              <w:jc w:val="both"/>
              <w:rPr>
                <w:ins w:id="1214" w:author="Vo Cuong" w:date="2020-04-04T15:51:00Z"/>
                <w:rFonts w:ascii="Times New Roman" w:hAnsi="Times New Roman" w:cs="Times New Roman"/>
                <w:color w:val="000000" w:themeColor="text1"/>
                <w:sz w:val="26"/>
                <w:szCs w:val="26"/>
              </w:rPr>
            </w:pPr>
            <w:ins w:id="1215" w:author="Vo Cuong" w:date="2020-04-04T15:51:00Z">
              <w:r w:rsidRPr="00D435B6">
                <w:rPr>
                  <w:rFonts w:ascii="Times New Roman" w:hAnsi="Times New Roman" w:cs="Times New Roman"/>
                  <w:color w:val="000000" w:themeColor="text1"/>
                  <w:sz w:val="26"/>
                  <w:szCs w:val="26"/>
                </w:rPr>
                <w:t xml:space="preserve">Mô tả </w:t>
              </w:r>
            </w:ins>
          </w:p>
        </w:tc>
        <w:tc>
          <w:tcPr>
            <w:tcW w:w="4532" w:type="dxa"/>
          </w:tcPr>
          <w:p w:rsidR="003A5D58" w:rsidRPr="00D435B6" w:rsidRDefault="003A5D58" w:rsidP="008B2655">
            <w:pPr>
              <w:spacing w:line="360" w:lineRule="auto"/>
              <w:jc w:val="both"/>
              <w:rPr>
                <w:ins w:id="1216" w:author="Vo Cuong" w:date="2020-04-04T15:51:00Z"/>
                <w:rFonts w:ascii="Times New Roman" w:hAnsi="Times New Roman" w:cs="Times New Roman"/>
                <w:color w:val="000000" w:themeColor="text1"/>
                <w:sz w:val="26"/>
                <w:szCs w:val="26"/>
              </w:rPr>
            </w:pPr>
            <w:ins w:id="1217" w:author="Vo Cuong" w:date="2020-04-04T15:51:00Z">
              <w:r w:rsidRPr="00D435B6">
                <w:rPr>
                  <w:rFonts w:ascii="Times New Roman" w:hAnsi="Times New Roman" w:cs="Times New Roman"/>
                  <w:color w:val="000000" w:themeColor="text1"/>
                  <w:sz w:val="26"/>
                  <w:szCs w:val="26"/>
                </w:rPr>
                <w:t xml:space="preserve">Hệ thống cho phép nhân viên </w:t>
              </w:r>
            </w:ins>
            <w:ins w:id="1218" w:author="Vo Cuong" w:date="2020-04-04T15:52:00Z">
              <w:r w:rsidR="00AB24F4">
                <w:rPr>
                  <w:rFonts w:ascii="Times New Roman" w:hAnsi="Times New Roman" w:cs="Times New Roman"/>
                  <w:color w:val="000000" w:themeColor="text1"/>
                  <w:sz w:val="26"/>
                  <w:szCs w:val="26"/>
                </w:rPr>
                <w:t>tạo nhiệm vụ</w:t>
              </w:r>
            </w:ins>
            <w:ins w:id="1219" w:author="Vo Cuong" w:date="2020-04-04T15:53:00Z">
              <w:r w:rsidR="00AB24F4">
                <w:rPr>
                  <w:rFonts w:ascii="Times New Roman" w:hAnsi="Times New Roman" w:cs="Times New Roman"/>
                  <w:color w:val="000000" w:themeColor="text1"/>
                  <w:sz w:val="26"/>
                  <w:szCs w:val="26"/>
                </w:rPr>
                <w:t xml:space="preserve"> mà</w:t>
              </w:r>
              <w:r w:rsidR="00AB24F4" w:rsidRPr="00D435B6">
                <w:rPr>
                  <w:rFonts w:ascii="Times New Roman" w:hAnsi="Times New Roman" w:cs="Times New Roman"/>
                  <w:sz w:val="26"/>
                  <w:szCs w:val="26"/>
                </w:rPr>
                <w:t xml:space="preserve"> nhận viên đã từng không hoàn thành niệm vụ khi nhận nhiệm vụ</w:t>
              </w:r>
              <w:r w:rsidR="00AB24F4">
                <w:rPr>
                  <w:rFonts w:ascii="Times New Roman" w:hAnsi="Times New Roman" w:cs="Times New Roman"/>
                  <w:sz w:val="26"/>
                  <w:szCs w:val="26"/>
                </w:rPr>
                <w:t>.</w:t>
              </w:r>
            </w:ins>
          </w:p>
        </w:tc>
      </w:tr>
    </w:tbl>
    <w:p w:rsidR="00982D62" w:rsidRPr="00D435B6" w:rsidRDefault="00982D62" w:rsidP="00823C87">
      <w:pPr>
        <w:spacing w:line="360" w:lineRule="auto"/>
        <w:jc w:val="both"/>
        <w:rPr>
          <w:rFonts w:ascii="Times New Roman" w:hAnsi="Times New Roman" w:cs="Times New Roman"/>
          <w:color w:val="FF0000"/>
          <w:sz w:val="26"/>
          <w:szCs w:val="26"/>
        </w:rPr>
      </w:pPr>
    </w:p>
    <w:tbl>
      <w:tblPr>
        <w:tblStyle w:val="TableGrid"/>
        <w:tblpPr w:leftFromText="180" w:rightFromText="180" w:vertAnchor="text" w:horzAnchor="margin" w:tblpY="-65"/>
        <w:tblW w:w="0" w:type="auto"/>
        <w:tblLook w:val="04A0" w:firstRow="1" w:lastRow="0" w:firstColumn="1" w:lastColumn="0" w:noHBand="0" w:noVBand="1"/>
      </w:tblPr>
      <w:tblGrid>
        <w:gridCol w:w="4532"/>
        <w:gridCol w:w="4532"/>
      </w:tblGrid>
      <w:tr w:rsidR="00F0039F" w:rsidRPr="00D435B6" w:rsidDel="003A5D58" w:rsidTr="00F0039F">
        <w:trPr>
          <w:del w:id="1220" w:author="Vo Cuong" w:date="2020-04-04T15:51:00Z"/>
        </w:trPr>
        <w:tc>
          <w:tcPr>
            <w:tcW w:w="4532" w:type="dxa"/>
          </w:tcPr>
          <w:p w:rsidR="00F0039F" w:rsidRPr="00D435B6" w:rsidDel="003A5D58" w:rsidRDefault="00F0039F" w:rsidP="00823C87">
            <w:pPr>
              <w:spacing w:line="360" w:lineRule="auto"/>
              <w:jc w:val="both"/>
              <w:rPr>
                <w:del w:id="1221" w:author="Vo Cuong" w:date="2020-04-04T15:51:00Z"/>
                <w:rFonts w:ascii="Times New Roman" w:hAnsi="Times New Roman" w:cs="Times New Roman"/>
                <w:color w:val="000000" w:themeColor="text1"/>
                <w:sz w:val="26"/>
                <w:szCs w:val="26"/>
              </w:rPr>
            </w:pPr>
            <w:del w:id="1222" w:author="Vo Cuong" w:date="2020-04-04T15:51:00Z">
              <w:r w:rsidRPr="00D435B6" w:rsidDel="003A5D58">
                <w:rPr>
                  <w:rFonts w:ascii="Times New Roman" w:hAnsi="Times New Roman" w:cs="Times New Roman"/>
                  <w:color w:val="000000" w:themeColor="text1"/>
                  <w:sz w:val="26"/>
                  <w:szCs w:val="26"/>
                </w:rPr>
                <w:delText>Mã yêu cầu</w:delText>
              </w:r>
            </w:del>
          </w:p>
        </w:tc>
        <w:tc>
          <w:tcPr>
            <w:tcW w:w="4532" w:type="dxa"/>
          </w:tcPr>
          <w:p w:rsidR="00F0039F" w:rsidRPr="00D435B6" w:rsidDel="003A5D58" w:rsidRDefault="00F0039F" w:rsidP="00823C87">
            <w:pPr>
              <w:spacing w:line="360" w:lineRule="auto"/>
              <w:jc w:val="both"/>
              <w:rPr>
                <w:del w:id="1223" w:author="Vo Cuong" w:date="2020-04-04T15:51:00Z"/>
                <w:rFonts w:ascii="Times New Roman" w:hAnsi="Times New Roman" w:cs="Times New Roman"/>
                <w:color w:val="000000" w:themeColor="text1"/>
                <w:sz w:val="26"/>
                <w:szCs w:val="26"/>
              </w:rPr>
            </w:pPr>
            <w:del w:id="1224" w:author="Vo Cuong" w:date="2020-04-04T15:51:00Z">
              <w:r w:rsidRPr="00D435B6" w:rsidDel="003A5D58">
                <w:rPr>
                  <w:rFonts w:ascii="Times New Roman" w:hAnsi="Times New Roman" w:cs="Times New Roman"/>
                  <w:color w:val="000000" w:themeColor="text1"/>
                  <w:sz w:val="26"/>
                  <w:szCs w:val="26"/>
                </w:rPr>
                <w:delText>REQ – 2.2</w:delText>
              </w:r>
            </w:del>
          </w:p>
        </w:tc>
      </w:tr>
      <w:tr w:rsidR="00F0039F" w:rsidRPr="00D435B6" w:rsidDel="003A5D58" w:rsidTr="00F0039F">
        <w:trPr>
          <w:del w:id="1225" w:author="Vo Cuong" w:date="2020-04-04T15:51:00Z"/>
        </w:trPr>
        <w:tc>
          <w:tcPr>
            <w:tcW w:w="4532" w:type="dxa"/>
          </w:tcPr>
          <w:p w:rsidR="00F0039F" w:rsidRPr="00D435B6" w:rsidDel="003A5D58" w:rsidRDefault="00F0039F" w:rsidP="00823C87">
            <w:pPr>
              <w:spacing w:line="360" w:lineRule="auto"/>
              <w:jc w:val="both"/>
              <w:rPr>
                <w:del w:id="1226" w:author="Vo Cuong" w:date="2020-04-04T15:51:00Z"/>
                <w:rFonts w:ascii="Times New Roman" w:hAnsi="Times New Roman" w:cs="Times New Roman"/>
                <w:color w:val="000000" w:themeColor="text1"/>
                <w:sz w:val="26"/>
                <w:szCs w:val="26"/>
              </w:rPr>
            </w:pPr>
            <w:del w:id="1227" w:author="Vo Cuong" w:date="2020-04-04T15:51:00Z">
              <w:r w:rsidRPr="00D435B6" w:rsidDel="003A5D58">
                <w:rPr>
                  <w:rFonts w:ascii="Times New Roman" w:hAnsi="Times New Roman" w:cs="Times New Roman"/>
                  <w:color w:val="000000" w:themeColor="text1"/>
                  <w:sz w:val="26"/>
                  <w:szCs w:val="26"/>
                </w:rPr>
                <w:delText>Tiêu đề</w:delText>
              </w:r>
            </w:del>
          </w:p>
        </w:tc>
        <w:tc>
          <w:tcPr>
            <w:tcW w:w="4532" w:type="dxa"/>
          </w:tcPr>
          <w:p w:rsidR="00F0039F" w:rsidRPr="00D435B6" w:rsidDel="003A5D58" w:rsidRDefault="00F0039F" w:rsidP="00823C87">
            <w:pPr>
              <w:spacing w:line="360" w:lineRule="auto"/>
              <w:jc w:val="both"/>
              <w:rPr>
                <w:del w:id="1228" w:author="Vo Cuong" w:date="2020-04-04T15:51:00Z"/>
                <w:rFonts w:ascii="Times New Roman" w:hAnsi="Times New Roman" w:cs="Times New Roman"/>
                <w:color w:val="000000" w:themeColor="text1"/>
                <w:sz w:val="26"/>
                <w:szCs w:val="26"/>
              </w:rPr>
            </w:pPr>
            <w:del w:id="1229" w:author="Vo Cuong" w:date="2020-04-04T15:51:00Z">
              <w:r w:rsidRPr="00D435B6" w:rsidDel="003A5D58">
                <w:rPr>
                  <w:rFonts w:ascii="Times New Roman" w:hAnsi="Times New Roman" w:cs="Times New Roman"/>
                  <w:color w:val="000000" w:themeColor="text1"/>
                  <w:sz w:val="26"/>
                  <w:szCs w:val="26"/>
                </w:rPr>
                <w:delText xml:space="preserve">Đổi mật khẩu </w:delText>
              </w:r>
            </w:del>
          </w:p>
        </w:tc>
      </w:tr>
      <w:tr w:rsidR="00F0039F" w:rsidRPr="00D435B6" w:rsidDel="003A5D58" w:rsidTr="00F0039F">
        <w:trPr>
          <w:del w:id="1230" w:author="Vo Cuong" w:date="2020-04-04T15:51:00Z"/>
        </w:trPr>
        <w:tc>
          <w:tcPr>
            <w:tcW w:w="4532" w:type="dxa"/>
          </w:tcPr>
          <w:p w:rsidR="00F0039F" w:rsidRPr="00D435B6" w:rsidDel="003A5D58" w:rsidRDefault="00F0039F" w:rsidP="00823C87">
            <w:pPr>
              <w:spacing w:line="360" w:lineRule="auto"/>
              <w:jc w:val="both"/>
              <w:rPr>
                <w:del w:id="1231" w:author="Vo Cuong" w:date="2020-04-04T15:51:00Z"/>
                <w:rFonts w:ascii="Times New Roman" w:hAnsi="Times New Roman" w:cs="Times New Roman"/>
                <w:color w:val="000000" w:themeColor="text1"/>
                <w:sz w:val="26"/>
                <w:szCs w:val="26"/>
              </w:rPr>
            </w:pPr>
            <w:del w:id="1232" w:author="Vo Cuong" w:date="2020-04-04T15:51:00Z">
              <w:r w:rsidRPr="00D435B6" w:rsidDel="003A5D58">
                <w:rPr>
                  <w:rFonts w:ascii="Times New Roman" w:hAnsi="Times New Roman" w:cs="Times New Roman"/>
                  <w:color w:val="000000" w:themeColor="text1"/>
                  <w:sz w:val="26"/>
                  <w:szCs w:val="26"/>
                </w:rPr>
                <w:delText xml:space="preserve">Mô tả </w:delText>
              </w:r>
            </w:del>
          </w:p>
        </w:tc>
        <w:tc>
          <w:tcPr>
            <w:tcW w:w="4532" w:type="dxa"/>
          </w:tcPr>
          <w:p w:rsidR="00F0039F" w:rsidRPr="00D435B6" w:rsidDel="003A5D58" w:rsidRDefault="00F0039F" w:rsidP="00823C87">
            <w:pPr>
              <w:spacing w:line="360" w:lineRule="auto"/>
              <w:jc w:val="both"/>
              <w:rPr>
                <w:del w:id="1233" w:author="Vo Cuong" w:date="2020-04-04T15:51:00Z"/>
                <w:rFonts w:ascii="Times New Roman" w:hAnsi="Times New Roman" w:cs="Times New Roman"/>
                <w:color w:val="000000" w:themeColor="text1"/>
                <w:sz w:val="26"/>
                <w:szCs w:val="26"/>
              </w:rPr>
            </w:pPr>
            <w:del w:id="1234" w:author="Vo Cuong" w:date="2020-04-04T15:51:00Z">
              <w:r w:rsidRPr="00D435B6" w:rsidDel="003A5D58">
                <w:rPr>
                  <w:rFonts w:ascii="Times New Roman" w:hAnsi="Times New Roman" w:cs="Times New Roman"/>
                  <w:color w:val="000000" w:themeColor="text1"/>
                  <w:sz w:val="26"/>
                  <w:szCs w:val="26"/>
                </w:rPr>
                <w:delText>Hệ thống cho phép nhân viên đổi mật khẩu khi đã đăng nhập thành công vào hệ thống</w:delText>
              </w:r>
            </w:del>
          </w:p>
        </w:tc>
      </w:tr>
      <w:tr w:rsidR="003A5D58" w:rsidRPr="00D435B6" w:rsidTr="00B638C1">
        <w:trPr>
          <w:ins w:id="1235" w:author="Vo Cuong" w:date="2020-04-04T15:51:00Z"/>
        </w:trPr>
        <w:tc>
          <w:tcPr>
            <w:tcW w:w="4532" w:type="dxa"/>
          </w:tcPr>
          <w:p w:rsidR="003A5D58" w:rsidRPr="00D435B6" w:rsidRDefault="003A5D58" w:rsidP="00B638C1">
            <w:pPr>
              <w:spacing w:line="360" w:lineRule="auto"/>
              <w:jc w:val="both"/>
              <w:rPr>
                <w:ins w:id="1236" w:author="Vo Cuong" w:date="2020-04-04T15:51:00Z"/>
                <w:rFonts w:ascii="Times New Roman" w:hAnsi="Times New Roman" w:cs="Times New Roman"/>
                <w:color w:val="000000" w:themeColor="text1"/>
                <w:sz w:val="26"/>
                <w:szCs w:val="26"/>
              </w:rPr>
            </w:pPr>
            <w:ins w:id="1237" w:author="Vo Cuong" w:date="2020-04-04T15:51:00Z">
              <w:r w:rsidRPr="00D435B6">
                <w:rPr>
                  <w:rFonts w:ascii="Times New Roman" w:hAnsi="Times New Roman" w:cs="Times New Roman"/>
                  <w:color w:val="000000" w:themeColor="text1"/>
                  <w:sz w:val="26"/>
                  <w:szCs w:val="26"/>
                </w:rPr>
                <w:t>Mã yêu cầu</w:t>
              </w:r>
            </w:ins>
          </w:p>
        </w:tc>
        <w:tc>
          <w:tcPr>
            <w:tcW w:w="4532" w:type="dxa"/>
          </w:tcPr>
          <w:p w:rsidR="003A5D58" w:rsidRPr="00D435B6" w:rsidRDefault="00AB24F4" w:rsidP="00B638C1">
            <w:pPr>
              <w:spacing w:line="360" w:lineRule="auto"/>
              <w:jc w:val="both"/>
              <w:rPr>
                <w:ins w:id="1238" w:author="Vo Cuong" w:date="2020-04-04T15:51:00Z"/>
                <w:rFonts w:ascii="Times New Roman" w:hAnsi="Times New Roman" w:cs="Times New Roman"/>
                <w:color w:val="000000" w:themeColor="text1"/>
                <w:sz w:val="26"/>
                <w:szCs w:val="26"/>
              </w:rPr>
            </w:pPr>
            <w:ins w:id="1239" w:author="Vo Cuong" w:date="2020-04-04T15:51:00Z">
              <w:r>
                <w:rPr>
                  <w:rFonts w:ascii="Times New Roman" w:hAnsi="Times New Roman" w:cs="Times New Roman"/>
                  <w:color w:val="000000" w:themeColor="text1"/>
                  <w:sz w:val="26"/>
                  <w:szCs w:val="26"/>
                </w:rPr>
                <w:t>REQ – 2.4</w:t>
              </w:r>
            </w:ins>
          </w:p>
        </w:tc>
      </w:tr>
      <w:tr w:rsidR="003A5D58" w:rsidRPr="00D435B6" w:rsidTr="00B638C1">
        <w:trPr>
          <w:ins w:id="1240" w:author="Vo Cuong" w:date="2020-04-04T15:51:00Z"/>
        </w:trPr>
        <w:tc>
          <w:tcPr>
            <w:tcW w:w="4532" w:type="dxa"/>
          </w:tcPr>
          <w:p w:rsidR="003A5D58" w:rsidRPr="00D435B6" w:rsidRDefault="003A5D58" w:rsidP="00B638C1">
            <w:pPr>
              <w:spacing w:line="360" w:lineRule="auto"/>
              <w:jc w:val="both"/>
              <w:rPr>
                <w:ins w:id="1241" w:author="Vo Cuong" w:date="2020-04-04T15:51:00Z"/>
                <w:rFonts w:ascii="Times New Roman" w:hAnsi="Times New Roman" w:cs="Times New Roman"/>
                <w:color w:val="000000" w:themeColor="text1"/>
                <w:sz w:val="26"/>
                <w:szCs w:val="26"/>
              </w:rPr>
            </w:pPr>
            <w:ins w:id="1242" w:author="Vo Cuong" w:date="2020-04-04T15:51:00Z">
              <w:r w:rsidRPr="00D435B6">
                <w:rPr>
                  <w:rFonts w:ascii="Times New Roman" w:hAnsi="Times New Roman" w:cs="Times New Roman"/>
                  <w:color w:val="000000" w:themeColor="text1"/>
                  <w:sz w:val="26"/>
                  <w:szCs w:val="26"/>
                </w:rPr>
                <w:t>Tiêu đề</w:t>
              </w:r>
            </w:ins>
          </w:p>
        </w:tc>
        <w:tc>
          <w:tcPr>
            <w:tcW w:w="4532" w:type="dxa"/>
          </w:tcPr>
          <w:p w:rsidR="003A5D58" w:rsidRPr="00D435B6" w:rsidRDefault="003A5D58" w:rsidP="00B638C1">
            <w:pPr>
              <w:spacing w:line="360" w:lineRule="auto"/>
              <w:jc w:val="both"/>
              <w:rPr>
                <w:ins w:id="1243" w:author="Vo Cuong" w:date="2020-04-04T15:51:00Z"/>
                <w:rFonts w:ascii="Times New Roman" w:hAnsi="Times New Roman" w:cs="Times New Roman"/>
                <w:color w:val="000000" w:themeColor="text1"/>
                <w:sz w:val="26"/>
                <w:szCs w:val="26"/>
              </w:rPr>
            </w:pPr>
            <w:ins w:id="1244" w:author="Vo Cuong" w:date="2020-04-04T15:51:00Z">
              <w:r w:rsidRPr="00D435B6">
                <w:rPr>
                  <w:rFonts w:ascii="Times New Roman" w:hAnsi="Times New Roman" w:cs="Times New Roman"/>
                  <w:color w:val="000000" w:themeColor="text1"/>
                  <w:sz w:val="26"/>
                  <w:szCs w:val="26"/>
                </w:rPr>
                <w:t xml:space="preserve">Đổi mật khẩu </w:t>
              </w:r>
            </w:ins>
          </w:p>
        </w:tc>
      </w:tr>
      <w:tr w:rsidR="003A5D58" w:rsidRPr="00D435B6" w:rsidTr="00B638C1">
        <w:trPr>
          <w:ins w:id="1245" w:author="Vo Cuong" w:date="2020-04-04T15:51:00Z"/>
        </w:trPr>
        <w:tc>
          <w:tcPr>
            <w:tcW w:w="4532" w:type="dxa"/>
          </w:tcPr>
          <w:p w:rsidR="003A5D58" w:rsidRPr="00D435B6" w:rsidRDefault="003A5D58" w:rsidP="00B638C1">
            <w:pPr>
              <w:spacing w:line="360" w:lineRule="auto"/>
              <w:jc w:val="both"/>
              <w:rPr>
                <w:ins w:id="1246" w:author="Vo Cuong" w:date="2020-04-04T15:51:00Z"/>
                <w:rFonts w:ascii="Times New Roman" w:hAnsi="Times New Roman" w:cs="Times New Roman"/>
                <w:color w:val="000000" w:themeColor="text1"/>
                <w:sz w:val="26"/>
                <w:szCs w:val="26"/>
              </w:rPr>
            </w:pPr>
            <w:ins w:id="1247" w:author="Vo Cuong" w:date="2020-04-04T15:51:00Z">
              <w:r w:rsidRPr="00D435B6">
                <w:rPr>
                  <w:rFonts w:ascii="Times New Roman" w:hAnsi="Times New Roman" w:cs="Times New Roman"/>
                  <w:color w:val="000000" w:themeColor="text1"/>
                  <w:sz w:val="26"/>
                  <w:szCs w:val="26"/>
                </w:rPr>
                <w:t xml:space="preserve">Mô tả </w:t>
              </w:r>
            </w:ins>
          </w:p>
        </w:tc>
        <w:tc>
          <w:tcPr>
            <w:tcW w:w="4532" w:type="dxa"/>
          </w:tcPr>
          <w:p w:rsidR="003A5D58" w:rsidRPr="00D435B6" w:rsidRDefault="003A5D58" w:rsidP="00B638C1">
            <w:pPr>
              <w:spacing w:line="360" w:lineRule="auto"/>
              <w:jc w:val="both"/>
              <w:rPr>
                <w:ins w:id="1248" w:author="Vo Cuong" w:date="2020-04-04T15:51:00Z"/>
                <w:rFonts w:ascii="Times New Roman" w:hAnsi="Times New Roman" w:cs="Times New Roman"/>
                <w:color w:val="000000" w:themeColor="text1"/>
                <w:sz w:val="26"/>
                <w:szCs w:val="26"/>
              </w:rPr>
            </w:pPr>
            <w:ins w:id="1249" w:author="Vo Cuong" w:date="2020-04-04T15:51:00Z">
              <w:r w:rsidRPr="00D435B6">
                <w:rPr>
                  <w:rFonts w:ascii="Times New Roman" w:hAnsi="Times New Roman" w:cs="Times New Roman"/>
                  <w:color w:val="000000" w:themeColor="text1"/>
                  <w:sz w:val="26"/>
                  <w:szCs w:val="26"/>
                </w:rPr>
                <w:t>Hệ thống cho phép nhân viên đổi mật khẩu khi đã đăng nhập thành công vào hệ thống</w:t>
              </w:r>
              <w:r>
                <w:rPr>
                  <w:rFonts w:ascii="Times New Roman" w:hAnsi="Times New Roman" w:cs="Times New Roman"/>
                  <w:color w:val="000000" w:themeColor="text1"/>
                  <w:sz w:val="26"/>
                  <w:szCs w:val="26"/>
                </w:rPr>
                <w:t>.</w:t>
              </w:r>
            </w:ins>
          </w:p>
        </w:tc>
      </w:tr>
    </w:tbl>
    <w:p w:rsidR="00856D25" w:rsidRDefault="00856D25" w:rsidP="00823C87">
      <w:pPr>
        <w:spacing w:line="360" w:lineRule="auto"/>
        <w:jc w:val="both"/>
        <w:rPr>
          <w:rFonts w:ascii="Times New Roman" w:hAnsi="Times New Roman" w:cs="Times New Roman"/>
          <w:color w:val="FF0000"/>
          <w:sz w:val="26"/>
          <w:szCs w:val="26"/>
        </w:rPr>
      </w:pPr>
    </w:p>
    <w:p w:rsidR="00D435B6" w:rsidRDefault="00D435B6" w:rsidP="00823C87">
      <w:pPr>
        <w:spacing w:line="360" w:lineRule="auto"/>
        <w:jc w:val="both"/>
        <w:rPr>
          <w:rFonts w:ascii="Times New Roman" w:hAnsi="Times New Roman" w:cs="Times New Roman"/>
          <w:color w:val="FF0000"/>
          <w:sz w:val="26"/>
          <w:szCs w:val="26"/>
        </w:rPr>
      </w:pPr>
    </w:p>
    <w:p w:rsidR="00D435B6" w:rsidDel="00840AAF" w:rsidRDefault="00D435B6" w:rsidP="00823C87">
      <w:pPr>
        <w:spacing w:line="360" w:lineRule="auto"/>
        <w:jc w:val="both"/>
        <w:rPr>
          <w:del w:id="1250" w:author="Vo Cuong" w:date="2020-04-04T15:59:00Z"/>
          <w:rFonts w:ascii="Times New Roman" w:hAnsi="Times New Roman" w:cs="Times New Roman"/>
          <w:color w:val="FF0000"/>
          <w:sz w:val="26"/>
          <w:szCs w:val="26"/>
        </w:rPr>
      </w:pPr>
    </w:p>
    <w:p w:rsidR="00D435B6" w:rsidDel="00840AAF" w:rsidRDefault="00D435B6" w:rsidP="00823C87">
      <w:pPr>
        <w:spacing w:line="360" w:lineRule="auto"/>
        <w:jc w:val="both"/>
        <w:rPr>
          <w:del w:id="1251" w:author="Vo Cuong" w:date="2020-04-04T15:59:00Z"/>
          <w:rFonts w:ascii="Times New Roman" w:hAnsi="Times New Roman" w:cs="Times New Roman"/>
          <w:color w:val="FF0000"/>
          <w:sz w:val="26"/>
          <w:szCs w:val="26"/>
        </w:rPr>
      </w:pPr>
    </w:p>
    <w:p w:rsidR="00823C87" w:rsidDel="00840AAF" w:rsidRDefault="00823C87" w:rsidP="00823C87">
      <w:pPr>
        <w:spacing w:line="360" w:lineRule="auto"/>
        <w:jc w:val="both"/>
        <w:rPr>
          <w:del w:id="1252" w:author="Vo Cuong" w:date="2020-04-04T15:59:00Z"/>
          <w:rFonts w:ascii="Times New Roman" w:hAnsi="Times New Roman" w:cs="Times New Roman"/>
          <w:color w:val="FF0000"/>
          <w:sz w:val="26"/>
          <w:szCs w:val="26"/>
        </w:rPr>
      </w:pPr>
    </w:p>
    <w:p w:rsidR="00823C87" w:rsidDel="003A5D58" w:rsidRDefault="00823C87" w:rsidP="00823C87">
      <w:pPr>
        <w:spacing w:line="360" w:lineRule="auto"/>
        <w:jc w:val="both"/>
        <w:rPr>
          <w:del w:id="1253" w:author="Vo Cuong" w:date="2020-04-04T15:51:00Z"/>
          <w:rFonts w:ascii="Times New Roman" w:hAnsi="Times New Roman" w:cs="Times New Roman"/>
          <w:color w:val="FF0000"/>
          <w:sz w:val="26"/>
          <w:szCs w:val="26"/>
        </w:rPr>
      </w:pPr>
    </w:p>
    <w:p w:rsidR="00823C87" w:rsidDel="003A5D58" w:rsidRDefault="00823C87" w:rsidP="00823C87">
      <w:pPr>
        <w:spacing w:line="360" w:lineRule="auto"/>
        <w:jc w:val="both"/>
        <w:rPr>
          <w:del w:id="1254" w:author="Vo Cuong" w:date="2020-04-04T15:51:00Z"/>
          <w:rFonts w:ascii="Times New Roman" w:hAnsi="Times New Roman" w:cs="Times New Roman"/>
          <w:color w:val="FF0000"/>
          <w:sz w:val="26"/>
          <w:szCs w:val="26"/>
        </w:rPr>
      </w:pPr>
    </w:p>
    <w:p w:rsidR="00823C87" w:rsidDel="003A5D58" w:rsidRDefault="00823C87" w:rsidP="00823C87">
      <w:pPr>
        <w:spacing w:line="360" w:lineRule="auto"/>
        <w:jc w:val="both"/>
        <w:rPr>
          <w:del w:id="1255" w:author="Vo Cuong" w:date="2020-04-04T15:51:00Z"/>
          <w:rFonts w:ascii="Times New Roman" w:hAnsi="Times New Roman" w:cs="Times New Roman"/>
          <w:color w:val="FF0000"/>
          <w:sz w:val="26"/>
          <w:szCs w:val="26"/>
        </w:rPr>
      </w:pPr>
    </w:p>
    <w:p w:rsidR="00823C87" w:rsidDel="003A5D58" w:rsidRDefault="00823C87" w:rsidP="00823C87">
      <w:pPr>
        <w:spacing w:line="360" w:lineRule="auto"/>
        <w:jc w:val="both"/>
        <w:rPr>
          <w:del w:id="1256" w:author="Vo Cuong" w:date="2020-04-04T15:51:00Z"/>
          <w:rFonts w:ascii="Times New Roman" w:hAnsi="Times New Roman" w:cs="Times New Roman"/>
          <w:color w:val="FF0000"/>
          <w:sz w:val="26"/>
          <w:szCs w:val="26"/>
        </w:rPr>
      </w:pPr>
    </w:p>
    <w:p w:rsidR="00823C87" w:rsidDel="003A5D58" w:rsidRDefault="00823C87" w:rsidP="00823C87">
      <w:pPr>
        <w:spacing w:line="360" w:lineRule="auto"/>
        <w:jc w:val="both"/>
        <w:rPr>
          <w:del w:id="1257" w:author="Vo Cuong" w:date="2020-04-04T15:51:00Z"/>
          <w:rFonts w:ascii="Times New Roman" w:hAnsi="Times New Roman" w:cs="Times New Roman"/>
          <w:color w:val="FF0000"/>
          <w:sz w:val="26"/>
          <w:szCs w:val="26"/>
        </w:rPr>
      </w:pPr>
    </w:p>
    <w:p w:rsidR="00D435B6" w:rsidDel="003A5D58" w:rsidRDefault="00D435B6" w:rsidP="00823C87">
      <w:pPr>
        <w:spacing w:line="360" w:lineRule="auto"/>
        <w:jc w:val="both"/>
        <w:rPr>
          <w:del w:id="1258" w:author="Vo Cuong" w:date="2020-04-04T15:51:00Z"/>
          <w:rFonts w:ascii="Times New Roman" w:hAnsi="Times New Roman" w:cs="Times New Roman"/>
          <w:color w:val="FF0000"/>
          <w:sz w:val="26"/>
          <w:szCs w:val="26"/>
        </w:rPr>
      </w:pPr>
    </w:p>
    <w:p w:rsidR="0045165B" w:rsidDel="003A5D58" w:rsidRDefault="0045165B" w:rsidP="00823C87">
      <w:pPr>
        <w:spacing w:line="360" w:lineRule="auto"/>
        <w:jc w:val="both"/>
        <w:rPr>
          <w:del w:id="1259" w:author="Vo Cuong" w:date="2020-04-04T15:51:00Z"/>
          <w:rFonts w:ascii="Times New Roman" w:hAnsi="Times New Roman" w:cs="Times New Roman"/>
          <w:color w:val="FF0000"/>
          <w:sz w:val="26"/>
          <w:szCs w:val="26"/>
        </w:rPr>
      </w:pPr>
    </w:p>
    <w:p w:rsidR="00D435B6" w:rsidRDefault="00D435B6" w:rsidP="00823C87">
      <w:pPr>
        <w:spacing w:line="360" w:lineRule="auto"/>
        <w:jc w:val="both"/>
        <w:rPr>
          <w:rFonts w:ascii="Times New Roman" w:hAnsi="Times New Roman" w:cs="Times New Roman"/>
          <w:color w:val="FF0000"/>
          <w:sz w:val="26"/>
          <w:szCs w:val="26"/>
        </w:rPr>
      </w:pPr>
    </w:p>
    <w:p w:rsidR="00BE5775" w:rsidRPr="004D3346" w:rsidDel="004F5EBC" w:rsidRDefault="00856D25">
      <w:pPr>
        <w:pStyle w:val="Heading1"/>
        <w:rPr>
          <w:del w:id="1260" w:author="Vo Cuong" w:date="2020-04-04T15:27:00Z"/>
        </w:rPr>
        <w:pPrChange w:id="1261" w:author="Vo Cuong" w:date="2020-04-04T15:30:00Z">
          <w:pPr>
            <w:pStyle w:val="ListParagraph"/>
            <w:numPr>
              <w:numId w:val="17"/>
            </w:numPr>
            <w:spacing w:line="360" w:lineRule="auto"/>
            <w:ind w:hanging="360"/>
            <w:jc w:val="both"/>
            <w:outlineLvl w:val="0"/>
          </w:pPr>
        </w:pPrChange>
      </w:pPr>
      <w:bookmarkStart w:id="1262" w:name="_Toc36669180"/>
      <w:r w:rsidRPr="004D3346">
        <w:lastRenderedPageBreak/>
        <w:t>SƠ ĐỒ TOÀN BỘ HỆ THỐ</w:t>
      </w:r>
      <w:r w:rsidR="00EB5BD8" w:rsidRPr="004D3346">
        <w:t xml:space="preserve">NG </w:t>
      </w:r>
      <w:r w:rsidR="00D435B6" w:rsidRPr="004D3346">
        <w:t>USE – CASE</w:t>
      </w:r>
      <w:bookmarkEnd w:id="1262"/>
      <w:del w:id="1263" w:author="Vo Cuong" w:date="2020-04-04T15:27:00Z">
        <w:r w:rsidR="00D435B6" w:rsidRPr="004D3346" w:rsidDel="004F5EBC">
          <w:delText xml:space="preserve"> </w:delText>
        </w:r>
      </w:del>
    </w:p>
    <w:p w:rsidR="009D00D3" w:rsidRPr="008B2655" w:rsidRDefault="009D00D3">
      <w:pPr>
        <w:pStyle w:val="Heading1"/>
        <w:rPr>
          <w:noProof/>
          <w:lang w:val="vi-VN" w:eastAsia="vi-VN"/>
        </w:rPr>
        <w:pPrChange w:id="1264" w:author="Vo Cuong" w:date="2020-04-04T15:30:00Z">
          <w:pPr>
            <w:spacing w:line="360" w:lineRule="auto"/>
            <w:jc w:val="both"/>
          </w:pPr>
        </w:pPrChange>
      </w:pPr>
    </w:p>
    <w:p w:rsidR="00B61EEC" w:rsidRPr="00D435B6" w:rsidRDefault="00BC7566">
      <w:pPr>
        <w:spacing w:line="360" w:lineRule="auto"/>
        <w:jc w:val="center"/>
        <w:rPr>
          <w:rFonts w:ascii="Times New Roman" w:hAnsi="Times New Roman" w:cs="Times New Roman"/>
          <w:sz w:val="26"/>
          <w:szCs w:val="26"/>
        </w:rPr>
        <w:pPrChange w:id="1265" w:author="Vo Cuong" w:date="2020-04-04T15:27:00Z">
          <w:pPr>
            <w:spacing w:line="360" w:lineRule="auto"/>
            <w:jc w:val="both"/>
          </w:pPr>
        </w:pPrChange>
      </w:pPr>
      <w:r>
        <w:rPr>
          <w:noProof/>
        </w:rPr>
        <w:drawing>
          <wp:inline distT="0" distB="0" distL="0" distR="0" wp14:anchorId="74DBB6BB" wp14:editId="2BFE1A2C">
            <wp:extent cx="4962666" cy="6639239"/>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3956" cy="6654343"/>
                    </a:xfrm>
                    <a:prstGeom prst="rect">
                      <a:avLst/>
                    </a:prstGeom>
                  </pic:spPr>
                </pic:pic>
              </a:graphicData>
            </a:graphic>
          </wp:inline>
        </w:drawing>
      </w:r>
    </w:p>
    <w:p w:rsidR="00B61EEC" w:rsidRDefault="00B61EEC" w:rsidP="00823C87">
      <w:pPr>
        <w:spacing w:line="360" w:lineRule="auto"/>
        <w:jc w:val="both"/>
        <w:rPr>
          <w:rFonts w:ascii="Times New Roman" w:hAnsi="Times New Roman" w:cs="Times New Roman"/>
          <w:color w:val="FF0000"/>
          <w:sz w:val="26"/>
          <w:szCs w:val="26"/>
        </w:rPr>
      </w:pPr>
    </w:p>
    <w:p w:rsidR="00D32267" w:rsidRPr="004D3346" w:rsidRDefault="005E1C0B" w:rsidP="00823C87">
      <w:pPr>
        <w:pStyle w:val="ListParagraph"/>
        <w:numPr>
          <w:ilvl w:val="0"/>
          <w:numId w:val="17"/>
        </w:numPr>
        <w:spacing w:line="360" w:lineRule="auto"/>
        <w:jc w:val="both"/>
        <w:outlineLvl w:val="0"/>
        <w:rPr>
          <w:rFonts w:ascii="Times New Roman" w:hAnsi="Times New Roman" w:cs="Times New Roman"/>
          <w:b/>
          <w:color w:val="FF0000"/>
          <w:sz w:val="26"/>
          <w:szCs w:val="26"/>
        </w:rPr>
      </w:pPr>
      <w:bookmarkStart w:id="1266" w:name="_Toc36669181"/>
      <w:r w:rsidRPr="004D3346">
        <w:rPr>
          <w:rFonts w:ascii="Times New Roman" w:hAnsi="Times New Roman" w:cs="Times New Roman"/>
          <w:b/>
          <w:color w:val="FF0000"/>
          <w:sz w:val="26"/>
          <w:szCs w:val="26"/>
        </w:rPr>
        <w:t>ĐẶC TẢ</w:t>
      </w:r>
      <w:r w:rsidR="009C7D45">
        <w:rPr>
          <w:rFonts w:ascii="Times New Roman" w:hAnsi="Times New Roman" w:cs="Times New Roman"/>
          <w:b/>
          <w:color w:val="FF0000"/>
          <w:sz w:val="26"/>
          <w:szCs w:val="26"/>
        </w:rPr>
        <w:t xml:space="preserve"> GIAO DIỆN</w:t>
      </w:r>
      <w:r w:rsidRPr="004D3346">
        <w:rPr>
          <w:rFonts w:ascii="Times New Roman" w:hAnsi="Times New Roman" w:cs="Times New Roman"/>
          <w:b/>
          <w:color w:val="FF0000"/>
          <w:sz w:val="26"/>
          <w:szCs w:val="26"/>
        </w:rPr>
        <w:t xml:space="preserve"> PHẦN MỀM</w:t>
      </w:r>
      <w:bookmarkEnd w:id="1266"/>
    </w:p>
    <w:p w:rsidR="00BD0E47" w:rsidRPr="005E1C0B" w:rsidRDefault="00BD0E47" w:rsidP="00823C87">
      <w:pPr>
        <w:pStyle w:val="ListParagraph"/>
        <w:numPr>
          <w:ilvl w:val="0"/>
          <w:numId w:val="22"/>
        </w:numPr>
        <w:spacing w:line="360" w:lineRule="auto"/>
        <w:ind w:left="709" w:hanging="349"/>
        <w:jc w:val="both"/>
        <w:outlineLvl w:val="1"/>
        <w:rPr>
          <w:rFonts w:ascii="Times New Roman" w:hAnsi="Times New Roman" w:cs="Times New Roman"/>
          <w:b/>
          <w:sz w:val="26"/>
          <w:szCs w:val="26"/>
        </w:rPr>
      </w:pPr>
      <w:bookmarkStart w:id="1267" w:name="_Toc36669182"/>
      <w:r w:rsidRPr="005E1C0B">
        <w:rPr>
          <w:rFonts w:ascii="Times New Roman" w:hAnsi="Times New Roman" w:cs="Times New Roman"/>
          <w:b/>
          <w:sz w:val="26"/>
          <w:szCs w:val="26"/>
        </w:rPr>
        <w:t>Giao diện người dùng</w:t>
      </w:r>
      <w:bookmarkEnd w:id="1267"/>
    </w:p>
    <w:p w:rsidR="00D435B6" w:rsidRPr="00161BD6" w:rsidRDefault="00D435B6" w:rsidP="00823C87">
      <w:pPr>
        <w:pStyle w:val="ListParagraph"/>
        <w:numPr>
          <w:ilvl w:val="1"/>
          <w:numId w:val="22"/>
        </w:numPr>
        <w:spacing w:after="200" w:line="360" w:lineRule="auto"/>
        <w:jc w:val="both"/>
        <w:outlineLvl w:val="2"/>
        <w:rPr>
          <w:rFonts w:ascii="Times New Roman" w:hAnsi="Times New Roman" w:cs="Times New Roman"/>
          <w:b/>
          <w:sz w:val="26"/>
          <w:szCs w:val="26"/>
        </w:rPr>
      </w:pPr>
      <w:bookmarkStart w:id="1268" w:name="_Toc36669183"/>
      <w:r w:rsidRPr="00161BD6">
        <w:rPr>
          <w:rFonts w:ascii="Times New Roman" w:hAnsi="Times New Roman" w:cs="Times New Roman"/>
          <w:b/>
          <w:sz w:val="26"/>
          <w:szCs w:val="26"/>
        </w:rPr>
        <w:t xml:space="preserve">Giao diện </w:t>
      </w:r>
      <w:r w:rsidR="00E85C83" w:rsidRPr="00161BD6">
        <w:rPr>
          <w:rFonts w:ascii="Times New Roman" w:hAnsi="Times New Roman" w:cs="Times New Roman"/>
          <w:b/>
          <w:sz w:val="26"/>
          <w:szCs w:val="26"/>
        </w:rPr>
        <w:t>đăng nhập</w:t>
      </w:r>
      <w:bookmarkEnd w:id="1268"/>
    </w:p>
    <w:p w:rsidR="00E85C83" w:rsidRPr="0086163D" w:rsidRDefault="00E85C83" w:rsidP="00823C87">
      <w:pPr>
        <w:pStyle w:val="ListParagraph"/>
        <w:numPr>
          <w:ilvl w:val="0"/>
          <w:numId w:val="23"/>
        </w:numPr>
        <w:spacing w:after="200" w:line="360" w:lineRule="auto"/>
        <w:jc w:val="both"/>
        <w:rPr>
          <w:rFonts w:ascii="Times New Roman" w:hAnsi="Times New Roman" w:cs="Times New Roman"/>
          <w:sz w:val="26"/>
          <w:szCs w:val="26"/>
        </w:rPr>
      </w:pPr>
      <w:r w:rsidRPr="0086163D">
        <w:rPr>
          <w:rFonts w:ascii="Times New Roman" w:hAnsi="Times New Roman" w:cs="Times New Roman"/>
          <w:sz w:val="26"/>
          <w:szCs w:val="26"/>
        </w:rPr>
        <w:t>Đặc tả màn hình</w:t>
      </w:r>
    </w:p>
    <w:p w:rsidR="00D435B6" w:rsidRPr="00D435B6" w:rsidRDefault="00D435B6" w:rsidP="00823C87">
      <w:pPr>
        <w:pStyle w:val="ListParagraph"/>
        <w:numPr>
          <w:ilvl w:val="0"/>
          <w:numId w:val="16"/>
        </w:numPr>
        <w:spacing w:after="200" w:line="360" w:lineRule="auto"/>
        <w:jc w:val="both"/>
        <w:rPr>
          <w:rFonts w:ascii="Times New Roman" w:hAnsi="Times New Roman" w:cs="Times New Roman"/>
          <w:sz w:val="26"/>
          <w:szCs w:val="26"/>
        </w:rPr>
      </w:pPr>
      <w:r w:rsidRPr="00D435B6">
        <w:rPr>
          <w:rFonts w:ascii="Times New Roman" w:hAnsi="Times New Roman" w:cs="Times New Roman"/>
          <w:sz w:val="26"/>
          <w:szCs w:val="26"/>
        </w:rPr>
        <w:lastRenderedPageBreak/>
        <w:t>Khi nhân viên mở hệ thống phần mềm, sẽ hiển thị giao diệ</w:t>
      </w:r>
      <w:r w:rsidR="00A76EBB">
        <w:rPr>
          <w:rFonts w:ascii="Times New Roman" w:hAnsi="Times New Roman" w:cs="Times New Roman"/>
          <w:sz w:val="26"/>
          <w:szCs w:val="26"/>
        </w:rPr>
        <w:t xml:space="preserve">n </w:t>
      </w:r>
      <w:r w:rsidRPr="00D435B6">
        <w:rPr>
          <w:rFonts w:ascii="Times New Roman" w:hAnsi="Times New Roman" w:cs="Times New Roman"/>
          <w:sz w:val="26"/>
          <w:szCs w:val="26"/>
        </w:rPr>
        <w:t xml:space="preserve">như hình 1.1, từ đây nhân viên sẽ đăng nhập với tài khoản </w:t>
      </w:r>
      <w:ins w:id="1269" w:author="Vo Cuong" w:date="2020-04-01T17:20:00Z">
        <w:r w:rsidR="00047C16">
          <w:rPr>
            <w:rFonts w:ascii="Times New Roman" w:hAnsi="Times New Roman" w:cs="Times New Roman"/>
            <w:sz w:val="26"/>
            <w:szCs w:val="26"/>
          </w:rPr>
          <w:t xml:space="preserve">và mật khẩu </w:t>
        </w:r>
      </w:ins>
      <w:r w:rsidRPr="00D435B6">
        <w:rPr>
          <w:rFonts w:ascii="Times New Roman" w:hAnsi="Times New Roman" w:cs="Times New Roman"/>
          <w:sz w:val="26"/>
          <w:szCs w:val="26"/>
        </w:rPr>
        <w:t xml:space="preserve">đã được cung cấp </w:t>
      </w:r>
      <w:ins w:id="1270" w:author="Vo Cuong" w:date="2020-04-01T17:20:00Z">
        <w:r w:rsidR="00047C16">
          <w:rPr>
            <w:rFonts w:ascii="Times New Roman" w:hAnsi="Times New Roman" w:cs="Times New Roman"/>
            <w:sz w:val="26"/>
            <w:szCs w:val="26"/>
          </w:rPr>
          <w:t xml:space="preserve">từ </w:t>
        </w:r>
      </w:ins>
      <w:r w:rsidRPr="00D435B6">
        <w:rPr>
          <w:rFonts w:ascii="Times New Roman" w:hAnsi="Times New Roman" w:cs="Times New Roman"/>
          <w:sz w:val="26"/>
          <w:szCs w:val="26"/>
        </w:rPr>
        <w:t>trướ</w:t>
      </w:r>
      <w:ins w:id="1271" w:author="Vo Cuong" w:date="2020-04-01T17:20:00Z">
        <w:r w:rsidR="00047C16">
          <w:rPr>
            <w:rFonts w:ascii="Times New Roman" w:hAnsi="Times New Roman" w:cs="Times New Roman"/>
            <w:sz w:val="26"/>
            <w:szCs w:val="26"/>
          </w:rPr>
          <w:t>c</w:t>
        </w:r>
      </w:ins>
      <w:del w:id="1272" w:author="Vo Cuong" w:date="2020-04-01T17:20:00Z">
        <w:r w:rsidRPr="00D435B6" w:rsidDel="00047C16">
          <w:rPr>
            <w:rFonts w:ascii="Times New Roman" w:hAnsi="Times New Roman" w:cs="Times New Roman"/>
            <w:sz w:val="26"/>
            <w:szCs w:val="26"/>
          </w:rPr>
          <w:delText>c</w:delText>
        </w:r>
        <w:r w:rsidR="00622C62" w:rsidDel="00047C16">
          <w:rPr>
            <w:rFonts w:ascii="Times New Roman" w:hAnsi="Times New Roman" w:cs="Times New Roman"/>
            <w:sz w:val="26"/>
            <w:szCs w:val="26"/>
          </w:rPr>
          <w:delText xml:space="preserve"> qua email</w:delText>
        </w:r>
        <w:r w:rsidRPr="00D435B6" w:rsidDel="00047C16">
          <w:rPr>
            <w:rFonts w:ascii="Times New Roman" w:hAnsi="Times New Roman" w:cs="Times New Roman"/>
            <w:sz w:val="26"/>
            <w:szCs w:val="26"/>
          </w:rPr>
          <w:delText xml:space="preserve"> để đăng nhập vào hệ thống</w:delText>
        </w:r>
      </w:del>
      <w:r w:rsidRPr="00D435B6">
        <w:rPr>
          <w:rFonts w:ascii="Times New Roman" w:hAnsi="Times New Roman" w:cs="Times New Roman"/>
          <w:sz w:val="26"/>
          <w:szCs w:val="26"/>
        </w:rPr>
        <w:t>.</w:t>
      </w:r>
    </w:p>
    <w:p w:rsidR="00D435B6" w:rsidRPr="00D435B6" w:rsidRDefault="00CD2B88">
      <w:pPr>
        <w:pStyle w:val="ListParagraph"/>
        <w:spacing w:line="360" w:lineRule="auto"/>
        <w:ind w:left="1080" w:hanging="513"/>
        <w:jc w:val="center"/>
        <w:rPr>
          <w:rFonts w:ascii="Times New Roman" w:hAnsi="Times New Roman" w:cs="Times New Roman"/>
          <w:sz w:val="26"/>
          <w:szCs w:val="26"/>
        </w:rPr>
        <w:pPrChange w:id="1273" w:author="Vo Cuong" w:date="2020-03-31T23:50:00Z">
          <w:pPr>
            <w:pStyle w:val="ListParagraph"/>
            <w:spacing w:line="360" w:lineRule="auto"/>
            <w:ind w:left="1080" w:hanging="513"/>
            <w:jc w:val="both"/>
          </w:pPr>
        </w:pPrChange>
      </w:pPr>
      <w:del w:id="1274" w:author="Vo Cuong" w:date="2020-03-31T23:50:00Z">
        <w:r w:rsidDel="00C35B51">
          <w:rPr>
            <w:noProof/>
          </w:rPr>
          <w:drawing>
            <wp:inline distT="0" distB="0" distL="0" distR="0" wp14:anchorId="4E3ED5BD" wp14:editId="5B9A7FA3">
              <wp:extent cx="5238750" cy="23526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0" cy="2352675"/>
                      </a:xfrm>
                      <a:prstGeom prst="rect">
                        <a:avLst/>
                      </a:prstGeom>
                    </pic:spPr>
                  </pic:pic>
                </a:graphicData>
              </a:graphic>
            </wp:inline>
          </w:drawing>
        </w:r>
      </w:del>
      <w:ins w:id="1275" w:author="Vo Cuong" w:date="2020-03-31T23:50:00Z">
        <w:r w:rsidR="00C35B51">
          <w:rPr>
            <w:noProof/>
          </w:rPr>
          <w:drawing>
            <wp:inline distT="0" distB="0" distL="0" distR="0" wp14:anchorId="0A8942A8" wp14:editId="66E19A6D">
              <wp:extent cx="3067050" cy="4391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7050" cy="4391025"/>
                      </a:xfrm>
                      <a:prstGeom prst="rect">
                        <a:avLst/>
                      </a:prstGeom>
                    </pic:spPr>
                  </pic:pic>
                </a:graphicData>
              </a:graphic>
            </wp:inline>
          </w:drawing>
        </w:r>
      </w:ins>
    </w:p>
    <w:p w:rsidR="00D435B6" w:rsidRPr="00D435B6" w:rsidRDefault="00D435B6">
      <w:pPr>
        <w:pStyle w:val="ListParagraph"/>
        <w:spacing w:line="360" w:lineRule="auto"/>
        <w:ind w:left="1080"/>
        <w:jc w:val="center"/>
        <w:rPr>
          <w:rFonts w:ascii="Times New Roman" w:hAnsi="Times New Roman" w:cs="Times New Roman"/>
          <w:sz w:val="26"/>
          <w:szCs w:val="26"/>
        </w:rPr>
      </w:pPr>
      <w:r w:rsidRPr="00D435B6">
        <w:rPr>
          <w:rFonts w:ascii="Times New Roman" w:hAnsi="Times New Roman" w:cs="Times New Roman"/>
          <w:sz w:val="26"/>
          <w:szCs w:val="26"/>
        </w:rPr>
        <w:t>Hình 1.1. Màn hình đăng nhập</w:t>
      </w:r>
    </w:p>
    <w:p w:rsidR="00D435B6" w:rsidRDefault="00D435B6" w:rsidP="00823C87">
      <w:pPr>
        <w:pStyle w:val="ListParagraph"/>
        <w:numPr>
          <w:ilvl w:val="0"/>
          <w:numId w:val="16"/>
        </w:numPr>
        <w:spacing w:after="200" w:line="360" w:lineRule="auto"/>
        <w:jc w:val="both"/>
        <w:rPr>
          <w:rFonts w:ascii="Times New Roman" w:hAnsi="Times New Roman" w:cs="Times New Roman"/>
          <w:sz w:val="26"/>
          <w:szCs w:val="26"/>
        </w:rPr>
      </w:pPr>
      <w:r w:rsidRPr="00D435B6">
        <w:rPr>
          <w:rFonts w:ascii="Times New Roman" w:hAnsi="Times New Roman" w:cs="Times New Roman"/>
          <w:sz w:val="26"/>
          <w:szCs w:val="26"/>
        </w:rPr>
        <w:t>Sau khi đăng nhập thành công,</w:t>
      </w:r>
      <w:ins w:id="1276" w:author="Vo Cuong" w:date="2020-04-01T17:21:00Z">
        <w:r w:rsidR="003E1D4E">
          <w:rPr>
            <w:rFonts w:ascii="Times New Roman" w:hAnsi="Times New Roman" w:cs="Times New Roman"/>
            <w:sz w:val="26"/>
            <w:szCs w:val="26"/>
          </w:rPr>
          <w:t xml:space="preserve"> hệ thống</w:t>
        </w:r>
      </w:ins>
      <w:r w:rsidRPr="00D435B6">
        <w:rPr>
          <w:rFonts w:ascii="Times New Roman" w:hAnsi="Times New Roman" w:cs="Times New Roman"/>
          <w:sz w:val="26"/>
          <w:szCs w:val="26"/>
        </w:rPr>
        <w:t xml:space="preserve"> sẽ hiển thị </w:t>
      </w:r>
      <w:ins w:id="1277" w:author="Vo Cuong" w:date="2020-04-01T17:21:00Z">
        <w:r w:rsidR="00821A7A">
          <w:rPr>
            <w:rFonts w:ascii="Times New Roman" w:hAnsi="Times New Roman" w:cs="Times New Roman"/>
            <w:sz w:val="26"/>
            <w:szCs w:val="26"/>
          </w:rPr>
          <w:t>màn hình danh sách nhiệm vụ</w:t>
        </w:r>
        <w:r w:rsidR="000A6465">
          <w:rPr>
            <w:rFonts w:ascii="Times New Roman" w:hAnsi="Times New Roman" w:cs="Times New Roman"/>
            <w:sz w:val="26"/>
            <w:szCs w:val="26"/>
          </w:rPr>
          <w:t xml:space="preserve"> đang</w:t>
        </w:r>
        <w:r w:rsidR="00821A7A">
          <w:rPr>
            <w:rFonts w:ascii="Times New Roman" w:hAnsi="Times New Roman" w:cs="Times New Roman"/>
            <w:sz w:val="26"/>
            <w:szCs w:val="26"/>
          </w:rPr>
          <w:t xml:space="preserve"> có.</w:t>
        </w:r>
      </w:ins>
      <w:del w:id="1278" w:author="Vo Cuong" w:date="2020-04-01T17:21:00Z">
        <w:r w:rsidRPr="00D435B6" w:rsidDel="00821A7A">
          <w:rPr>
            <w:rFonts w:ascii="Times New Roman" w:hAnsi="Times New Roman" w:cs="Times New Roman"/>
            <w:sz w:val="26"/>
            <w:szCs w:val="26"/>
          </w:rPr>
          <w:delText>giao diện trang chủ (bao gồ</w:delText>
        </w:r>
        <w:r w:rsidR="00622C62" w:rsidDel="00821A7A">
          <w:rPr>
            <w:rFonts w:ascii="Times New Roman" w:hAnsi="Times New Roman" w:cs="Times New Roman"/>
            <w:sz w:val="26"/>
            <w:szCs w:val="26"/>
          </w:rPr>
          <w:delText>m 3</w:delText>
        </w:r>
        <w:r w:rsidRPr="00D435B6" w:rsidDel="00821A7A">
          <w:rPr>
            <w:rFonts w:ascii="Times New Roman" w:hAnsi="Times New Roman" w:cs="Times New Roman"/>
            <w:sz w:val="26"/>
            <w:szCs w:val="26"/>
          </w:rPr>
          <w:delText xml:space="preserve"> mục chính: danh sách nhiệm vụ</w:delText>
        </w:r>
        <w:r w:rsidR="00622C62" w:rsidDel="00821A7A">
          <w:rPr>
            <w:rFonts w:ascii="Times New Roman" w:hAnsi="Times New Roman" w:cs="Times New Roman"/>
            <w:sz w:val="26"/>
            <w:szCs w:val="26"/>
          </w:rPr>
          <w:delText>, nhiệm vụ đang làm và nhiệm vụ hoàn thành</w:delText>
        </w:r>
        <w:r w:rsidRPr="00D435B6" w:rsidDel="00821A7A">
          <w:rPr>
            <w:rFonts w:ascii="Times New Roman" w:hAnsi="Times New Roman" w:cs="Times New Roman"/>
            <w:sz w:val="26"/>
            <w:szCs w:val="26"/>
          </w:rPr>
          <w:delText>)</w:delText>
        </w:r>
      </w:del>
    </w:p>
    <w:p w:rsidR="00053C4D" w:rsidRPr="00053C4D" w:rsidRDefault="00053C4D" w:rsidP="00823C87">
      <w:pPr>
        <w:pStyle w:val="ListParagraph"/>
        <w:numPr>
          <w:ilvl w:val="0"/>
          <w:numId w:val="23"/>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Use-case đăng nhập</w:t>
      </w:r>
    </w:p>
    <w:p w:rsidR="009D00D3" w:rsidRDefault="0069426F" w:rsidP="0069426F">
      <w:pPr>
        <w:pStyle w:val="ListParagraph"/>
        <w:spacing w:after="200" w:line="360" w:lineRule="auto"/>
        <w:ind w:left="709"/>
        <w:jc w:val="both"/>
        <w:rPr>
          <w:rFonts w:ascii="Times New Roman" w:hAnsi="Times New Roman" w:cs="Times New Roman"/>
          <w:sz w:val="26"/>
          <w:szCs w:val="26"/>
        </w:rPr>
      </w:pPr>
      <w:r>
        <w:rPr>
          <w:noProof/>
        </w:rPr>
        <w:drawing>
          <wp:inline distT="0" distB="0" distL="0" distR="0" wp14:anchorId="0555E097" wp14:editId="6C259332">
            <wp:extent cx="4701540" cy="13944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01540" cy="1394460"/>
                    </a:xfrm>
                    <a:prstGeom prst="rect">
                      <a:avLst/>
                    </a:prstGeom>
                  </pic:spPr>
                </pic:pic>
              </a:graphicData>
            </a:graphic>
          </wp:inline>
        </w:drawing>
      </w:r>
    </w:p>
    <w:p w:rsidR="00E85C83" w:rsidRPr="00823C87" w:rsidRDefault="00E85C83">
      <w:pPr>
        <w:pStyle w:val="ListParagraph"/>
        <w:numPr>
          <w:ilvl w:val="0"/>
          <w:numId w:val="46"/>
        </w:numPr>
        <w:spacing w:after="200" w:line="360" w:lineRule="auto"/>
        <w:jc w:val="both"/>
        <w:rPr>
          <w:rFonts w:ascii="Times New Roman" w:hAnsi="Times New Roman" w:cs="Times New Roman"/>
          <w:sz w:val="26"/>
          <w:szCs w:val="26"/>
        </w:rPr>
        <w:pPrChange w:id="1279" w:author="Vo Cuong" w:date="2020-03-23T16:14:00Z">
          <w:pPr>
            <w:pStyle w:val="ListParagraph"/>
            <w:numPr>
              <w:numId w:val="49"/>
            </w:numPr>
            <w:tabs>
              <w:tab w:val="num" w:pos="360"/>
              <w:tab w:val="num" w:pos="720"/>
            </w:tabs>
            <w:spacing w:after="200" w:line="360" w:lineRule="auto"/>
            <w:ind w:hanging="720"/>
            <w:jc w:val="both"/>
          </w:pPr>
        </w:pPrChange>
      </w:pPr>
      <w:r w:rsidRPr="00823C87">
        <w:rPr>
          <w:rFonts w:ascii="Times New Roman" w:hAnsi="Times New Roman" w:cs="Times New Roman"/>
          <w:sz w:val="26"/>
          <w:szCs w:val="26"/>
        </w:rPr>
        <w:t>Đặc tả Use – case đăng nhập</w:t>
      </w:r>
    </w:p>
    <w:tbl>
      <w:tblPr>
        <w:tblStyle w:val="TableGrid"/>
        <w:tblW w:w="0" w:type="auto"/>
        <w:tblLook w:val="04A0" w:firstRow="1" w:lastRow="0" w:firstColumn="1" w:lastColumn="0" w:noHBand="0" w:noVBand="1"/>
      </w:tblPr>
      <w:tblGrid>
        <w:gridCol w:w="4532"/>
        <w:gridCol w:w="4532"/>
      </w:tblGrid>
      <w:tr w:rsidR="00E85C83" w:rsidRPr="00D435B6" w:rsidTr="00973B29">
        <w:tc>
          <w:tcPr>
            <w:tcW w:w="4532" w:type="dxa"/>
          </w:tcPr>
          <w:p w:rsidR="00E85C83" w:rsidRPr="00D435B6" w:rsidRDefault="00E85C83"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Use – Case</w:t>
            </w:r>
          </w:p>
        </w:tc>
        <w:tc>
          <w:tcPr>
            <w:tcW w:w="4532" w:type="dxa"/>
          </w:tcPr>
          <w:p w:rsidR="00E85C83" w:rsidRPr="00D435B6" w:rsidRDefault="00E85C83"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Nội dung</w:t>
            </w:r>
          </w:p>
        </w:tc>
      </w:tr>
      <w:tr w:rsidR="00E85C83" w:rsidRPr="00D435B6" w:rsidTr="00973B29">
        <w:tc>
          <w:tcPr>
            <w:tcW w:w="4532" w:type="dxa"/>
          </w:tcPr>
          <w:p w:rsidR="00E85C83" w:rsidRPr="00D435B6" w:rsidRDefault="00E85C83"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Mã Use – Case </w:t>
            </w:r>
          </w:p>
        </w:tc>
        <w:tc>
          <w:tcPr>
            <w:tcW w:w="4532" w:type="dxa"/>
          </w:tcPr>
          <w:p w:rsidR="00E85C83" w:rsidRPr="00D435B6" w:rsidRDefault="00E85C83"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UC - 01</w:t>
            </w:r>
          </w:p>
        </w:tc>
      </w:tr>
      <w:tr w:rsidR="00E85C83" w:rsidRPr="00D435B6" w:rsidTr="00973B29">
        <w:tc>
          <w:tcPr>
            <w:tcW w:w="4532" w:type="dxa"/>
          </w:tcPr>
          <w:p w:rsidR="00E85C83" w:rsidRPr="00D435B6" w:rsidRDefault="00E85C83"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lastRenderedPageBreak/>
              <w:t>Tên Use – Case</w:t>
            </w:r>
          </w:p>
        </w:tc>
        <w:tc>
          <w:tcPr>
            <w:tcW w:w="4532" w:type="dxa"/>
          </w:tcPr>
          <w:p w:rsidR="00E85C83" w:rsidRPr="00D435B6" w:rsidRDefault="00E85C83"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Đăng nhập</w:t>
            </w:r>
            <w:ins w:id="1280" w:author="Vo Cuong" w:date="2020-04-01T21:13:00Z">
              <w:r w:rsidR="000A6465">
                <w:rPr>
                  <w:rFonts w:ascii="Times New Roman" w:hAnsi="Times New Roman" w:cs="Times New Roman"/>
                  <w:color w:val="000000" w:themeColor="text1"/>
                  <w:sz w:val="26"/>
                  <w:szCs w:val="26"/>
                </w:rPr>
                <w:t>.</w:t>
              </w:r>
            </w:ins>
          </w:p>
        </w:tc>
      </w:tr>
      <w:tr w:rsidR="00E85C83" w:rsidRPr="00D435B6" w:rsidTr="00973B29">
        <w:tc>
          <w:tcPr>
            <w:tcW w:w="4532" w:type="dxa"/>
          </w:tcPr>
          <w:p w:rsidR="00E85C83" w:rsidRPr="00D435B6" w:rsidRDefault="00E85C83"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Mô tả</w:t>
            </w:r>
          </w:p>
        </w:tc>
        <w:tc>
          <w:tcPr>
            <w:tcW w:w="4532" w:type="dxa"/>
          </w:tcPr>
          <w:p w:rsidR="00E85C83" w:rsidRPr="00D435B6" w:rsidRDefault="00E85C83"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Use – case cho phép người dùng đăng nhập vào hệ thống để thực hiện những chức năng của mình</w:t>
            </w:r>
            <w:ins w:id="1281" w:author="Vo Cuong" w:date="2020-04-01T21:12:00Z">
              <w:r w:rsidR="000A6465">
                <w:rPr>
                  <w:rFonts w:ascii="Times New Roman" w:hAnsi="Times New Roman" w:cs="Times New Roman"/>
                  <w:color w:val="000000" w:themeColor="text1"/>
                  <w:sz w:val="26"/>
                  <w:szCs w:val="26"/>
                </w:rPr>
                <w:t>.</w:t>
              </w:r>
            </w:ins>
          </w:p>
        </w:tc>
      </w:tr>
      <w:tr w:rsidR="00E85C83" w:rsidRPr="00D435B6" w:rsidTr="00973B29">
        <w:tc>
          <w:tcPr>
            <w:tcW w:w="4532" w:type="dxa"/>
          </w:tcPr>
          <w:p w:rsidR="00E85C83" w:rsidRPr="00D435B6" w:rsidRDefault="00E85C83"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Actor </w:t>
            </w:r>
          </w:p>
        </w:tc>
        <w:tc>
          <w:tcPr>
            <w:tcW w:w="4532" w:type="dxa"/>
          </w:tcPr>
          <w:p w:rsidR="00E85C83" w:rsidRPr="00D435B6" w:rsidRDefault="00E85C83"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Người dùng</w:t>
            </w:r>
          </w:p>
        </w:tc>
      </w:tr>
      <w:tr w:rsidR="00E85C83" w:rsidRPr="00D435B6" w:rsidTr="00973B29">
        <w:tc>
          <w:tcPr>
            <w:tcW w:w="4532" w:type="dxa"/>
          </w:tcPr>
          <w:p w:rsidR="00E85C83" w:rsidRPr="00D435B6" w:rsidRDefault="00E85C83"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Điều kiện kích hoạt </w:t>
            </w:r>
          </w:p>
        </w:tc>
        <w:tc>
          <w:tcPr>
            <w:tcW w:w="4532" w:type="dxa"/>
          </w:tcPr>
          <w:p w:rsidR="00E85C83" w:rsidRPr="00D435B6" w:rsidRDefault="00E85C83">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Khi người dùng </w:t>
            </w:r>
            <w:ins w:id="1282" w:author="Vo Cuong" w:date="2020-04-01T12:27:00Z">
              <w:r w:rsidR="00030FCD">
                <w:rPr>
                  <w:rFonts w:ascii="Times New Roman" w:hAnsi="Times New Roman" w:cs="Times New Roman"/>
                  <w:color w:val="000000" w:themeColor="text1"/>
                  <w:sz w:val="26"/>
                  <w:szCs w:val="26"/>
                </w:rPr>
                <w:t>mở ứng dụng</w:t>
              </w:r>
            </w:ins>
            <w:del w:id="1283" w:author="Vo Cuong" w:date="2020-04-01T12:27:00Z">
              <w:r w:rsidRPr="00D435B6" w:rsidDel="00030FCD">
                <w:rPr>
                  <w:rFonts w:ascii="Times New Roman" w:hAnsi="Times New Roman" w:cs="Times New Roman"/>
                  <w:color w:val="000000" w:themeColor="text1"/>
                  <w:sz w:val="26"/>
                  <w:szCs w:val="26"/>
                </w:rPr>
                <w:delText xml:space="preserve">chọn chức năng đăng nhập từ trang chủ hệ thống </w:delText>
              </w:r>
            </w:del>
          </w:p>
        </w:tc>
      </w:tr>
      <w:tr w:rsidR="00E85C83" w:rsidRPr="00D435B6" w:rsidTr="00973B29">
        <w:tc>
          <w:tcPr>
            <w:tcW w:w="4532" w:type="dxa"/>
          </w:tcPr>
          <w:p w:rsidR="00E85C83" w:rsidRPr="00D435B6" w:rsidRDefault="00E85C83"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Tiền điều kiện </w:t>
            </w:r>
          </w:p>
        </w:tc>
        <w:tc>
          <w:tcPr>
            <w:tcW w:w="4532" w:type="dxa"/>
          </w:tcPr>
          <w:p w:rsidR="00E85C83" w:rsidRPr="00D435B6" w:rsidRDefault="00E85C83"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Người dùng phải có tài khoản trên hệ thống</w:t>
            </w:r>
            <w:ins w:id="1284" w:author="Vo Cuong" w:date="2020-04-01T21:13:00Z">
              <w:r w:rsidR="000A6465">
                <w:rPr>
                  <w:rFonts w:ascii="Times New Roman" w:hAnsi="Times New Roman" w:cs="Times New Roman"/>
                  <w:color w:val="000000" w:themeColor="text1"/>
                  <w:sz w:val="26"/>
                  <w:szCs w:val="26"/>
                </w:rPr>
                <w:t>.</w:t>
              </w:r>
            </w:ins>
            <w:r w:rsidRPr="00D435B6">
              <w:rPr>
                <w:rFonts w:ascii="Times New Roman" w:hAnsi="Times New Roman" w:cs="Times New Roman"/>
                <w:color w:val="000000" w:themeColor="text1"/>
                <w:sz w:val="26"/>
                <w:szCs w:val="26"/>
              </w:rPr>
              <w:t xml:space="preserve"> </w:t>
            </w:r>
          </w:p>
        </w:tc>
      </w:tr>
      <w:tr w:rsidR="00E85C83" w:rsidRPr="00D435B6" w:rsidTr="00973B29">
        <w:tc>
          <w:tcPr>
            <w:tcW w:w="4532" w:type="dxa"/>
          </w:tcPr>
          <w:p w:rsidR="00E85C83" w:rsidRPr="00D435B6" w:rsidRDefault="00E85C83"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Hậu điều kiện </w:t>
            </w:r>
          </w:p>
        </w:tc>
        <w:tc>
          <w:tcPr>
            <w:tcW w:w="4532" w:type="dxa"/>
          </w:tcPr>
          <w:p w:rsidR="00E85C83" w:rsidRPr="00D435B6" w:rsidRDefault="00E85C83"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Người dùng đăng nhập thành công</w:t>
            </w:r>
            <w:ins w:id="1285" w:author="Vo Cuong" w:date="2020-04-01T21:13:00Z">
              <w:r w:rsidR="000A6465">
                <w:rPr>
                  <w:rFonts w:ascii="Times New Roman" w:hAnsi="Times New Roman" w:cs="Times New Roman"/>
                  <w:color w:val="000000" w:themeColor="text1"/>
                  <w:sz w:val="26"/>
                  <w:szCs w:val="26"/>
                </w:rPr>
                <w:t>.</w:t>
              </w:r>
            </w:ins>
            <w:r w:rsidRPr="00D435B6">
              <w:rPr>
                <w:rFonts w:ascii="Times New Roman" w:hAnsi="Times New Roman" w:cs="Times New Roman"/>
                <w:color w:val="000000" w:themeColor="text1"/>
                <w:sz w:val="26"/>
                <w:szCs w:val="26"/>
              </w:rPr>
              <w:t xml:space="preserve"> </w:t>
            </w:r>
          </w:p>
        </w:tc>
      </w:tr>
      <w:tr w:rsidR="00E85C83" w:rsidRPr="00D435B6" w:rsidTr="00973B29">
        <w:tc>
          <w:tcPr>
            <w:tcW w:w="4532" w:type="dxa"/>
          </w:tcPr>
          <w:p w:rsidR="00E85C83" w:rsidRPr="00D435B6" w:rsidRDefault="00E85C83"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Luồng sự kiện chính </w:t>
            </w:r>
          </w:p>
        </w:tc>
        <w:tc>
          <w:tcPr>
            <w:tcW w:w="4532" w:type="dxa"/>
          </w:tcPr>
          <w:p w:rsidR="00E85C83" w:rsidRPr="00D435B6" w:rsidRDefault="00E85C83" w:rsidP="00823C87">
            <w:pPr>
              <w:pStyle w:val="ListParagraph"/>
              <w:numPr>
                <w:ilvl w:val="0"/>
                <w:numId w:val="1"/>
              </w:numPr>
              <w:spacing w:line="360" w:lineRule="auto"/>
              <w:ind w:left="454" w:hanging="425"/>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Hệ thống hiển thị màn hình đăng nhập</w:t>
            </w:r>
            <w:ins w:id="1286" w:author="Vo Cuong" w:date="2020-04-01T13:17:00Z">
              <w:r w:rsidR="003C4471">
                <w:rPr>
                  <w:rFonts w:ascii="Times New Roman" w:hAnsi="Times New Roman" w:cs="Times New Roman"/>
                  <w:color w:val="000000" w:themeColor="text1"/>
                  <w:sz w:val="26"/>
                  <w:szCs w:val="26"/>
                </w:rPr>
                <w:t>.</w:t>
              </w:r>
            </w:ins>
          </w:p>
          <w:p w:rsidR="00E85C83" w:rsidRPr="00D435B6" w:rsidRDefault="00E85C83" w:rsidP="00823C87">
            <w:pPr>
              <w:pStyle w:val="ListParagraph"/>
              <w:numPr>
                <w:ilvl w:val="0"/>
                <w:numId w:val="1"/>
              </w:numPr>
              <w:spacing w:line="360" w:lineRule="auto"/>
              <w:ind w:left="454" w:hanging="425"/>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Người dùng nhập </w:t>
            </w:r>
            <w:r>
              <w:rPr>
                <w:rFonts w:ascii="Times New Roman" w:hAnsi="Times New Roman" w:cs="Times New Roman"/>
                <w:color w:val="000000" w:themeColor="text1"/>
                <w:sz w:val="26"/>
                <w:szCs w:val="26"/>
              </w:rPr>
              <w:t>ID</w:t>
            </w:r>
            <w:r w:rsidRPr="00D435B6">
              <w:rPr>
                <w:rFonts w:ascii="Times New Roman" w:hAnsi="Times New Roman" w:cs="Times New Roman"/>
                <w:color w:val="000000" w:themeColor="text1"/>
                <w:sz w:val="26"/>
                <w:szCs w:val="26"/>
              </w:rPr>
              <w:t xml:space="preserve"> và mật khẩu</w:t>
            </w:r>
            <w:ins w:id="1287" w:author="Vo Cuong" w:date="2020-04-01T13:17:00Z">
              <w:r w:rsidR="003C4471">
                <w:rPr>
                  <w:rFonts w:ascii="Times New Roman" w:hAnsi="Times New Roman" w:cs="Times New Roman"/>
                  <w:color w:val="000000" w:themeColor="text1"/>
                  <w:sz w:val="26"/>
                  <w:szCs w:val="26"/>
                </w:rPr>
                <w:t xml:space="preserve"> và nhấn nút đăng nhập.</w:t>
              </w:r>
            </w:ins>
            <w:r w:rsidRPr="00D435B6">
              <w:rPr>
                <w:rFonts w:ascii="Times New Roman" w:hAnsi="Times New Roman" w:cs="Times New Roman"/>
                <w:color w:val="000000" w:themeColor="text1"/>
                <w:sz w:val="26"/>
                <w:szCs w:val="26"/>
              </w:rPr>
              <w:t xml:space="preserve"> </w:t>
            </w:r>
          </w:p>
          <w:p w:rsidR="00E85C83" w:rsidRPr="00D435B6" w:rsidRDefault="00622C62" w:rsidP="00823C87">
            <w:pPr>
              <w:pStyle w:val="ListParagraph"/>
              <w:numPr>
                <w:ilvl w:val="0"/>
                <w:numId w:val="1"/>
              </w:numPr>
              <w:spacing w:line="360" w:lineRule="auto"/>
              <w:ind w:left="454" w:hanging="425"/>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mã hóa mật khẩu sau đó đối chiếu với id và mật khẩu có trong CSDL bảng EMPLOYEE</w:t>
            </w:r>
            <w:ins w:id="1288" w:author="Vo Cuong" w:date="2020-04-01T13:17:00Z">
              <w:r w:rsidR="003C4471">
                <w:rPr>
                  <w:rFonts w:ascii="Times New Roman" w:hAnsi="Times New Roman" w:cs="Times New Roman"/>
                  <w:color w:val="000000" w:themeColor="text1"/>
                  <w:sz w:val="26"/>
                  <w:szCs w:val="26"/>
                </w:rPr>
                <w:t>.</w:t>
              </w:r>
            </w:ins>
          </w:p>
          <w:p w:rsidR="00E85C83" w:rsidRPr="00D435B6" w:rsidRDefault="00E85C83" w:rsidP="00823C87">
            <w:pPr>
              <w:pStyle w:val="ListParagraph"/>
              <w:numPr>
                <w:ilvl w:val="0"/>
                <w:numId w:val="1"/>
              </w:numPr>
              <w:spacing w:line="360" w:lineRule="auto"/>
              <w:ind w:left="454" w:hanging="425"/>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Nếu thành công hệ thống hiển thị</w:t>
            </w:r>
            <w:r>
              <w:rPr>
                <w:rFonts w:ascii="Times New Roman" w:hAnsi="Times New Roman" w:cs="Times New Roman"/>
                <w:color w:val="000000" w:themeColor="text1"/>
                <w:sz w:val="26"/>
                <w:szCs w:val="26"/>
              </w:rPr>
              <w:t xml:space="preserve"> màn hình danh sách nhiệm vụ</w:t>
            </w:r>
            <w:ins w:id="1289" w:author="Vo Cuong" w:date="2020-04-01T17:22:00Z">
              <w:r w:rsidR="008B1578">
                <w:rPr>
                  <w:rFonts w:ascii="Times New Roman" w:hAnsi="Times New Roman" w:cs="Times New Roman"/>
                  <w:color w:val="000000" w:themeColor="text1"/>
                  <w:sz w:val="26"/>
                  <w:szCs w:val="26"/>
                </w:rPr>
                <w:t xml:space="preserve"> đang có</w:t>
              </w:r>
            </w:ins>
            <w:ins w:id="1290" w:author="Vo Cuong" w:date="2020-04-01T13:17:00Z">
              <w:r w:rsidR="003C4471">
                <w:rPr>
                  <w:rFonts w:ascii="Times New Roman" w:hAnsi="Times New Roman" w:cs="Times New Roman"/>
                  <w:color w:val="000000" w:themeColor="text1"/>
                  <w:sz w:val="26"/>
                  <w:szCs w:val="26"/>
                </w:rPr>
                <w:t>.</w:t>
              </w:r>
            </w:ins>
          </w:p>
          <w:p w:rsidR="00E85C83" w:rsidRPr="00D435B6" w:rsidRDefault="00E85C83" w:rsidP="00823C87">
            <w:pPr>
              <w:pStyle w:val="ListParagraph"/>
              <w:numPr>
                <w:ilvl w:val="0"/>
                <w:numId w:val="1"/>
              </w:numPr>
              <w:spacing w:line="360" w:lineRule="auto"/>
              <w:ind w:left="454" w:hanging="425"/>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Kết thúc Use – Case</w:t>
            </w:r>
            <w:ins w:id="1291" w:author="Vo Cuong" w:date="2020-04-01T13:17:00Z">
              <w:r w:rsidR="003C4471">
                <w:rPr>
                  <w:rFonts w:ascii="Times New Roman" w:hAnsi="Times New Roman" w:cs="Times New Roman"/>
                  <w:color w:val="000000" w:themeColor="text1"/>
                  <w:sz w:val="26"/>
                  <w:szCs w:val="26"/>
                </w:rPr>
                <w:t>.</w:t>
              </w:r>
            </w:ins>
            <w:del w:id="1292" w:author="Vo Cuong" w:date="2020-04-01T13:17:00Z">
              <w:r w:rsidRPr="00D435B6" w:rsidDel="003C4471">
                <w:rPr>
                  <w:rFonts w:ascii="Times New Roman" w:hAnsi="Times New Roman" w:cs="Times New Roman"/>
                  <w:color w:val="000000" w:themeColor="text1"/>
                  <w:sz w:val="26"/>
                  <w:szCs w:val="26"/>
                </w:rPr>
                <w:delText xml:space="preserve"> </w:delText>
              </w:r>
            </w:del>
          </w:p>
        </w:tc>
      </w:tr>
      <w:tr w:rsidR="00E85C83" w:rsidRPr="00D435B6" w:rsidTr="00973B29">
        <w:tc>
          <w:tcPr>
            <w:tcW w:w="4532" w:type="dxa"/>
          </w:tcPr>
          <w:p w:rsidR="00E85C83" w:rsidRPr="00D435B6" w:rsidRDefault="00E85C83"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Luồng sự kiện phụ </w:t>
            </w:r>
          </w:p>
        </w:tc>
        <w:tc>
          <w:tcPr>
            <w:tcW w:w="4532" w:type="dxa"/>
          </w:tcPr>
          <w:p w:rsidR="00E85C83" w:rsidRPr="00D435B6" w:rsidRDefault="005A7750" w:rsidP="00823C87">
            <w:pPr>
              <w:pStyle w:val="ListParagraph"/>
              <w:spacing w:line="360" w:lineRule="auto"/>
              <w:ind w:left="29"/>
              <w:jc w:val="both"/>
              <w:rPr>
                <w:rFonts w:ascii="Times New Roman" w:hAnsi="Times New Roman" w:cs="Times New Roman"/>
                <w:color w:val="000000" w:themeColor="text1"/>
                <w:sz w:val="26"/>
                <w:szCs w:val="26"/>
              </w:rPr>
            </w:pPr>
            <w:r>
              <w:rPr>
                <w:rFonts w:ascii="Times New Roman" w:hAnsi="Times New Roman" w:cs="Times New Roman"/>
                <w:color w:val="0070C0"/>
                <w:sz w:val="26"/>
                <w:szCs w:val="26"/>
              </w:rPr>
              <w:t xml:space="preserve">A1 – </w:t>
            </w:r>
            <w:r w:rsidR="00E85C83" w:rsidRPr="00D435B6">
              <w:rPr>
                <w:rFonts w:ascii="Times New Roman" w:hAnsi="Times New Roman" w:cs="Times New Roman"/>
                <w:color w:val="0070C0"/>
                <w:sz w:val="26"/>
                <w:szCs w:val="26"/>
              </w:rPr>
              <w:t xml:space="preserve">Mật khẩu không hợp lệ: </w:t>
            </w:r>
            <w:r w:rsidR="00E85C83">
              <w:rPr>
                <w:rFonts w:ascii="Times New Roman" w:hAnsi="Times New Roman" w:cs="Times New Roman"/>
                <w:color w:val="000000" w:themeColor="text1"/>
                <w:sz w:val="26"/>
                <w:szCs w:val="26"/>
              </w:rPr>
              <w:t xml:space="preserve">Khi </w:t>
            </w:r>
            <w:r w:rsidR="00E85C83" w:rsidRPr="00D435B6">
              <w:rPr>
                <w:rFonts w:ascii="Times New Roman" w:hAnsi="Times New Roman" w:cs="Times New Roman"/>
                <w:color w:val="000000" w:themeColor="text1"/>
                <w:sz w:val="26"/>
                <w:szCs w:val="26"/>
              </w:rPr>
              <w:t>người dùng nhập sai tên đăng nhập và mật khẩu</w:t>
            </w:r>
          </w:p>
          <w:p w:rsidR="00E85C83" w:rsidRPr="00D435B6" w:rsidRDefault="00E85C83">
            <w:pPr>
              <w:pStyle w:val="ListParagraph"/>
              <w:numPr>
                <w:ilvl w:val="0"/>
                <w:numId w:val="47"/>
              </w:numPr>
              <w:spacing w:line="360" w:lineRule="auto"/>
              <w:jc w:val="both"/>
              <w:rPr>
                <w:rFonts w:ascii="Times New Roman" w:hAnsi="Times New Roman" w:cs="Times New Roman"/>
                <w:color w:val="000000" w:themeColor="text1"/>
                <w:sz w:val="26"/>
                <w:szCs w:val="26"/>
              </w:rPr>
              <w:pPrChange w:id="1293" w:author="Vo Cuong" w:date="2020-03-23T16:14:00Z">
                <w:pPr>
                  <w:pStyle w:val="ListParagraph"/>
                  <w:numPr>
                    <w:numId w:val="50"/>
                  </w:numPr>
                  <w:tabs>
                    <w:tab w:val="num" w:pos="360"/>
                    <w:tab w:val="num" w:pos="720"/>
                  </w:tabs>
                  <w:spacing w:line="360" w:lineRule="auto"/>
                  <w:ind w:left="749" w:hanging="360"/>
                  <w:jc w:val="both"/>
                </w:pPr>
              </w:pPrChange>
            </w:pPr>
            <w:r>
              <w:rPr>
                <w:rFonts w:ascii="Times New Roman" w:hAnsi="Times New Roman" w:cs="Times New Roman"/>
                <w:color w:val="000000" w:themeColor="text1"/>
                <w:sz w:val="26"/>
                <w:szCs w:val="26"/>
              </w:rPr>
              <w:t>Hệ thống hiển thị thông báo “</w:t>
            </w:r>
            <w:del w:id="1294" w:author="Vo Cuong" w:date="2020-04-01T12:28:00Z">
              <w:r w:rsidDel="00030FCD">
                <w:rPr>
                  <w:rFonts w:ascii="Times New Roman" w:hAnsi="Times New Roman" w:cs="Times New Roman"/>
                  <w:color w:val="000000" w:themeColor="text1"/>
                  <w:sz w:val="26"/>
                  <w:szCs w:val="26"/>
                </w:rPr>
                <w:delText>Sai thông tin đăng nhập</w:delText>
              </w:r>
            </w:del>
            <w:ins w:id="1295" w:author="Vo Cuong" w:date="2020-04-01T12:28:00Z">
              <w:r w:rsidR="00030FCD">
                <w:rPr>
                  <w:rFonts w:ascii="Times New Roman" w:hAnsi="Times New Roman" w:cs="Times New Roman"/>
                  <w:color w:val="000000" w:themeColor="text1"/>
                  <w:sz w:val="26"/>
                  <w:szCs w:val="26"/>
                </w:rPr>
                <w:t xml:space="preserve">ID </w:t>
              </w:r>
            </w:ins>
            <w:ins w:id="1296" w:author="Vo Cuong" w:date="2020-04-01T12:29:00Z">
              <w:r w:rsidR="00030FCD">
                <w:rPr>
                  <w:rFonts w:ascii="Times New Roman" w:hAnsi="Times New Roman" w:cs="Times New Roman"/>
                  <w:color w:val="000000" w:themeColor="text1"/>
                  <w:sz w:val="26"/>
                  <w:szCs w:val="26"/>
                </w:rPr>
                <w:t xml:space="preserve">đăng nhập </w:t>
              </w:r>
            </w:ins>
            <w:ins w:id="1297" w:author="Vo Cuong" w:date="2020-04-01T12:28:00Z">
              <w:r w:rsidR="00030FCD">
                <w:rPr>
                  <w:rFonts w:ascii="Times New Roman" w:hAnsi="Times New Roman" w:cs="Times New Roman"/>
                  <w:color w:val="000000" w:themeColor="text1"/>
                  <w:sz w:val="26"/>
                  <w:szCs w:val="26"/>
                </w:rPr>
                <w:t>hoặc mật khẩu không hợp lệ</w:t>
              </w:r>
            </w:ins>
            <w:ins w:id="1298" w:author="Vo Cuong" w:date="2020-04-01T12:29:00Z">
              <w:r w:rsidR="00030FCD">
                <w:rPr>
                  <w:rFonts w:ascii="Times New Roman" w:hAnsi="Times New Roman" w:cs="Times New Roman"/>
                  <w:color w:val="000000" w:themeColor="text1"/>
                  <w:sz w:val="26"/>
                  <w:szCs w:val="26"/>
                </w:rPr>
                <w:t xml:space="preserve"> !!</w:t>
              </w:r>
            </w:ins>
            <w:r>
              <w:rPr>
                <w:rFonts w:ascii="Times New Roman" w:hAnsi="Times New Roman" w:cs="Times New Roman"/>
                <w:color w:val="000000" w:themeColor="text1"/>
                <w:sz w:val="26"/>
                <w:szCs w:val="26"/>
              </w:rPr>
              <w:t>”</w:t>
            </w:r>
            <w:ins w:id="1299" w:author="Vo Cuong" w:date="2020-04-01T13:21:00Z">
              <w:r w:rsidR="00CC0ED0">
                <w:rPr>
                  <w:rFonts w:ascii="Times New Roman" w:hAnsi="Times New Roman" w:cs="Times New Roman"/>
                  <w:color w:val="000000" w:themeColor="text1"/>
                  <w:sz w:val="26"/>
                  <w:szCs w:val="26"/>
                </w:rPr>
                <w:t>.</w:t>
              </w:r>
            </w:ins>
            <w:r>
              <w:rPr>
                <w:rFonts w:ascii="Times New Roman" w:hAnsi="Times New Roman" w:cs="Times New Roman"/>
                <w:color w:val="000000" w:themeColor="text1"/>
                <w:sz w:val="26"/>
                <w:szCs w:val="26"/>
              </w:rPr>
              <w:t xml:space="preserve">                                                          </w:t>
            </w:r>
          </w:p>
          <w:p w:rsidR="00E85C83" w:rsidRDefault="00030FCD">
            <w:pPr>
              <w:pStyle w:val="ListParagraph"/>
              <w:numPr>
                <w:ilvl w:val="0"/>
                <w:numId w:val="47"/>
              </w:numPr>
              <w:spacing w:line="360" w:lineRule="auto"/>
              <w:jc w:val="both"/>
              <w:rPr>
                <w:rFonts w:ascii="Times New Roman" w:hAnsi="Times New Roman" w:cs="Times New Roman"/>
                <w:color w:val="000000" w:themeColor="text1"/>
                <w:sz w:val="26"/>
                <w:szCs w:val="26"/>
              </w:rPr>
              <w:pPrChange w:id="1300" w:author="Vo Cuong" w:date="2020-03-23T16:14:00Z">
                <w:pPr>
                  <w:pStyle w:val="ListParagraph"/>
                  <w:numPr>
                    <w:numId w:val="50"/>
                  </w:numPr>
                  <w:tabs>
                    <w:tab w:val="num" w:pos="360"/>
                    <w:tab w:val="num" w:pos="720"/>
                  </w:tabs>
                  <w:spacing w:line="360" w:lineRule="auto"/>
                  <w:ind w:left="749" w:hanging="360"/>
                  <w:jc w:val="both"/>
                </w:pPr>
              </w:pPrChange>
            </w:pPr>
            <w:ins w:id="1301" w:author="Vo Cuong" w:date="2020-04-01T12:29:00Z">
              <w:r>
                <w:rPr>
                  <w:rFonts w:ascii="Times New Roman" w:hAnsi="Times New Roman" w:cs="Times New Roman"/>
                  <w:color w:val="000000" w:themeColor="text1"/>
                  <w:sz w:val="26"/>
                  <w:szCs w:val="26"/>
                </w:rPr>
                <w:t>Người dùng nhấn OK. Q</w:t>
              </w:r>
            </w:ins>
            <w:del w:id="1302" w:author="Vo Cuong" w:date="2020-04-01T12:29:00Z">
              <w:r w:rsidR="00E85C83" w:rsidRPr="00D435B6" w:rsidDel="00030FCD">
                <w:rPr>
                  <w:rFonts w:ascii="Times New Roman" w:hAnsi="Times New Roman" w:cs="Times New Roman"/>
                  <w:color w:val="000000" w:themeColor="text1"/>
                  <w:sz w:val="26"/>
                  <w:szCs w:val="26"/>
                </w:rPr>
                <w:delText>Q</w:delText>
              </w:r>
            </w:del>
            <w:r w:rsidR="00E85C83" w:rsidRPr="00D435B6">
              <w:rPr>
                <w:rFonts w:ascii="Times New Roman" w:hAnsi="Times New Roman" w:cs="Times New Roman"/>
                <w:color w:val="000000" w:themeColor="text1"/>
                <w:sz w:val="26"/>
                <w:szCs w:val="26"/>
              </w:rPr>
              <w:t>uay lại bước 2 trong luồng sự kiện chính</w:t>
            </w:r>
            <w:ins w:id="1303" w:author="Vo Cuong" w:date="2020-04-01T13:21:00Z">
              <w:r w:rsidR="00CC0ED0">
                <w:rPr>
                  <w:rFonts w:ascii="Times New Roman" w:hAnsi="Times New Roman" w:cs="Times New Roman"/>
                  <w:color w:val="000000" w:themeColor="text1"/>
                  <w:sz w:val="26"/>
                  <w:szCs w:val="26"/>
                </w:rPr>
                <w:t>.</w:t>
              </w:r>
            </w:ins>
            <w:r w:rsidR="00E85C83" w:rsidRPr="00D435B6">
              <w:rPr>
                <w:rFonts w:ascii="Times New Roman" w:hAnsi="Times New Roman" w:cs="Times New Roman"/>
                <w:color w:val="000000" w:themeColor="text1"/>
                <w:sz w:val="26"/>
                <w:szCs w:val="26"/>
              </w:rPr>
              <w:t xml:space="preserve"> </w:t>
            </w:r>
          </w:p>
          <w:p w:rsidR="00632A6D" w:rsidRPr="00D435B6" w:rsidRDefault="00912B00" w:rsidP="00632A6D">
            <w:pPr>
              <w:pStyle w:val="ListParagraph"/>
              <w:spacing w:line="360" w:lineRule="auto"/>
              <w:ind w:left="29"/>
              <w:jc w:val="both"/>
              <w:rPr>
                <w:rFonts w:ascii="Times New Roman" w:hAnsi="Times New Roman" w:cs="Times New Roman"/>
                <w:color w:val="000000" w:themeColor="text1"/>
                <w:sz w:val="26"/>
                <w:szCs w:val="26"/>
              </w:rPr>
            </w:pPr>
            <w:r>
              <w:rPr>
                <w:rFonts w:ascii="Times New Roman" w:hAnsi="Times New Roman" w:cs="Times New Roman"/>
                <w:color w:val="0070C0"/>
                <w:sz w:val="26"/>
                <w:szCs w:val="26"/>
              </w:rPr>
              <w:t>A2</w:t>
            </w:r>
            <w:r w:rsidR="005A7750">
              <w:rPr>
                <w:rFonts w:ascii="Times New Roman" w:hAnsi="Times New Roman" w:cs="Times New Roman"/>
                <w:color w:val="0070C0"/>
                <w:sz w:val="26"/>
                <w:szCs w:val="26"/>
              </w:rPr>
              <w:t xml:space="preserve"> – </w:t>
            </w:r>
            <w:r w:rsidR="00632A6D">
              <w:rPr>
                <w:rFonts w:ascii="Times New Roman" w:hAnsi="Times New Roman" w:cs="Times New Roman"/>
                <w:color w:val="0070C0"/>
                <w:sz w:val="26"/>
                <w:szCs w:val="26"/>
              </w:rPr>
              <w:t>Không nhập ID hoặc mật khẩu</w:t>
            </w:r>
            <w:r w:rsidR="00632A6D" w:rsidRPr="00D435B6">
              <w:rPr>
                <w:rFonts w:ascii="Times New Roman" w:hAnsi="Times New Roman" w:cs="Times New Roman"/>
                <w:color w:val="0070C0"/>
                <w:sz w:val="26"/>
                <w:szCs w:val="26"/>
              </w:rPr>
              <w:t xml:space="preserve">: </w:t>
            </w:r>
            <w:r w:rsidR="00632A6D">
              <w:rPr>
                <w:rFonts w:ascii="Times New Roman" w:hAnsi="Times New Roman" w:cs="Times New Roman"/>
                <w:color w:val="000000" w:themeColor="text1"/>
                <w:sz w:val="26"/>
                <w:szCs w:val="26"/>
              </w:rPr>
              <w:t xml:space="preserve">Khi </w:t>
            </w:r>
            <w:r w:rsidR="00632A6D" w:rsidRPr="00D435B6">
              <w:rPr>
                <w:rFonts w:ascii="Times New Roman" w:hAnsi="Times New Roman" w:cs="Times New Roman"/>
                <w:color w:val="000000" w:themeColor="text1"/>
                <w:sz w:val="26"/>
                <w:szCs w:val="26"/>
              </w:rPr>
              <w:t xml:space="preserve">người dùng </w:t>
            </w:r>
            <w:r w:rsidR="00632A6D">
              <w:rPr>
                <w:rFonts w:ascii="Times New Roman" w:hAnsi="Times New Roman" w:cs="Times New Roman"/>
                <w:color w:val="000000" w:themeColor="text1"/>
                <w:sz w:val="26"/>
                <w:szCs w:val="26"/>
              </w:rPr>
              <w:t xml:space="preserve">không </w:t>
            </w:r>
            <w:r w:rsidR="00632A6D" w:rsidRPr="00D435B6">
              <w:rPr>
                <w:rFonts w:ascii="Times New Roman" w:hAnsi="Times New Roman" w:cs="Times New Roman"/>
                <w:color w:val="000000" w:themeColor="text1"/>
                <w:sz w:val="26"/>
                <w:szCs w:val="26"/>
              </w:rPr>
              <w:t>nhậ</w:t>
            </w:r>
            <w:r w:rsidR="00632A6D">
              <w:rPr>
                <w:rFonts w:ascii="Times New Roman" w:hAnsi="Times New Roman" w:cs="Times New Roman"/>
                <w:color w:val="000000" w:themeColor="text1"/>
                <w:sz w:val="26"/>
                <w:szCs w:val="26"/>
              </w:rPr>
              <w:t xml:space="preserve">p </w:t>
            </w:r>
            <w:del w:id="1304" w:author="Vo Cuong" w:date="2020-04-01T13:41:00Z">
              <w:r w:rsidR="00632A6D" w:rsidRPr="00D435B6" w:rsidDel="00413CD4">
                <w:rPr>
                  <w:rFonts w:ascii="Times New Roman" w:hAnsi="Times New Roman" w:cs="Times New Roman"/>
                  <w:color w:val="000000" w:themeColor="text1"/>
                  <w:sz w:val="26"/>
                  <w:szCs w:val="26"/>
                </w:rPr>
                <w:delText>tên đăng nhậ</w:delText>
              </w:r>
              <w:r w:rsidR="00632A6D" w:rsidDel="00413CD4">
                <w:rPr>
                  <w:rFonts w:ascii="Times New Roman" w:hAnsi="Times New Roman" w:cs="Times New Roman"/>
                  <w:color w:val="000000" w:themeColor="text1"/>
                  <w:sz w:val="26"/>
                  <w:szCs w:val="26"/>
                </w:rPr>
                <w:delText xml:space="preserve">p </w:delText>
              </w:r>
            </w:del>
            <w:ins w:id="1305" w:author="Vo Cuong" w:date="2020-04-01T13:41:00Z">
              <w:r w:rsidR="00413CD4">
                <w:rPr>
                  <w:rFonts w:ascii="Times New Roman" w:hAnsi="Times New Roman" w:cs="Times New Roman"/>
                  <w:color w:val="000000" w:themeColor="text1"/>
                  <w:sz w:val="26"/>
                  <w:szCs w:val="26"/>
                </w:rPr>
                <w:t xml:space="preserve">ID đăng nhập </w:t>
              </w:r>
            </w:ins>
            <w:r w:rsidR="00632A6D">
              <w:rPr>
                <w:rFonts w:ascii="Times New Roman" w:hAnsi="Times New Roman" w:cs="Times New Roman"/>
                <w:color w:val="000000" w:themeColor="text1"/>
                <w:sz w:val="26"/>
                <w:szCs w:val="26"/>
              </w:rPr>
              <w:t xml:space="preserve">hoặc </w:t>
            </w:r>
            <w:r w:rsidR="00632A6D" w:rsidRPr="00D435B6">
              <w:rPr>
                <w:rFonts w:ascii="Times New Roman" w:hAnsi="Times New Roman" w:cs="Times New Roman"/>
                <w:color w:val="000000" w:themeColor="text1"/>
                <w:sz w:val="26"/>
                <w:szCs w:val="26"/>
              </w:rPr>
              <w:t>mật khẩu</w:t>
            </w:r>
          </w:p>
          <w:p w:rsidR="00632A6D" w:rsidRDefault="00632A6D">
            <w:pPr>
              <w:pStyle w:val="ListParagraph"/>
              <w:numPr>
                <w:ilvl w:val="0"/>
                <w:numId w:val="48"/>
              </w:numPr>
              <w:spacing w:line="360" w:lineRule="auto"/>
              <w:jc w:val="both"/>
              <w:rPr>
                <w:rFonts w:ascii="Times New Roman" w:hAnsi="Times New Roman" w:cs="Times New Roman"/>
                <w:color w:val="000000" w:themeColor="text1"/>
                <w:sz w:val="26"/>
                <w:szCs w:val="26"/>
              </w:rPr>
              <w:pPrChange w:id="1306" w:author="Vo Cuong" w:date="2020-03-23T16:14:00Z">
                <w:pPr>
                  <w:pStyle w:val="ListParagraph"/>
                  <w:numPr>
                    <w:numId w:val="51"/>
                  </w:numPr>
                  <w:tabs>
                    <w:tab w:val="num" w:pos="360"/>
                    <w:tab w:val="num" w:pos="720"/>
                  </w:tabs>
                  <w:spacing w:line="360" w:lineRule="auto"/>
                  <w:ind w:hanging="720"/>
                  <w:jc w:val="both"/>
                </w:pPr>
              </w:pPrChange>
            </w:pPr>
            <w:r>
              <w:rPr>
                <w:rFonts w:ascii="Times New Roman" w:hAnsi="Times New Roman" w:cs="Times New Roman"/>
                <w:color w:val="000000" w:themeColor="text1"/>
                <w:sz w:val="26"/>
                <w:szCs w:val="26"/>
              </w:rPr>
              <w:t>Hệ thống hiển thị thông báo “Vui lòng không được bỏ trống</w:t>
            </w:r>
            <w:ins w:id="1307" w:author="Vo Cuong" w:date="2020-04-01T12:30:00Z">
              <w:r w:rsidR="00030FCD">
                <w:rPr>
                  <w:rFonts w:ascii="Times New Roman" w:hAnsi="Times New Roman" w:cs="Times New Roman"/>
                  <w:color w:val="000000" w:themeColor="text1"/>
                  <w:sz w:val="26"/>
                  <w:szCs w:val="26"/>
                </w:rPr>
                <w:t xml:space="preserve"> !!</w:t>
              </w:r>
            </w:ins>
            <w:r>
              <w:rPr>
                <w:rFonts w:ascii="Times New Roman" w:hAnsi="Times New Roman" w:cs="Times New Roman"/>
                <w:color w:val="000000" w:themeColor="text1"/>
                <w:sz w:val="26"/>
                <w:szCs w:val="26"/>
              </w:rPr>
              <w:t>”</w:t>
            </w:r>
            <w:ins w:id="1308" w:author="Vo Cuong" w:date="2020-04-01T13:20:00Z">
              <w:r w:rsidR="00CC0ED0">
                <w:rPr>
                  <w:rFonts w:ascii="Times New Roman" w:hAnsi="Times New Roman" w:cs="Times New Roman"/>
                  <w:color w:val="000000" w:themeColor="text1"/>
                  <w:sz w:val="26"/>
                  <w:szCs w:val="26"/>
                </w:rPr>
                <w:t>.</w:t>
              </w:r>
            </w:ins>
          </w:p>
          <w:p w:rsidR="00E85C83" w:rsidRPr="000B0CA4" w:rsidRDefault="00632A6D">
            <w:pPr>
              <w:pStyle w:val="ListParagraph"/>
              <w:numPr>
                <w:ilvl w:val="0"/>
                <w:numId w:val="48"/>
              </w:numPr>
              <w:spacing w:line="360" w:lineRule="auto"/>
              <w:jc w:val="both"/>
              <w:rPr>
                <w:rFonts w:ascii="Times New Roman" w:hAnsi="Times New Roman" w:cs="Times New Roman"/>
                <w:color w:val="000000" w:themeColor="text1"/>
                <w:sz w:val="26"/>
                <w:szCs w:val="26"/>
              </w:rPr>
              <w:pPrChange w:id="1309" w:author="Vo Cuong" w:date="2020-03-23T16:14:00Z">
                <w:pPr>
                  <w:pStyle w:val="ListParagraph"/>
                  <w:numPr>
                    <w:numId w:val="51"/>
                  </w:numPr>
                  <w:tabs>
                    <w:tab w:val="num" w:pos="360"/>
                    <w:tab w:val="num" w:pos="720"/>
                  </w:tabs>
                  <w:spacing w:line="360" w:lineRule="auto"/>
                  <w:ind w:hanging="720"/>
                  <w:jc w:val="both"/>
                </w:pPr>
              </w:pPrChange>
            </w:pPr>
            <w:r w:rsidRPr="00D435B6">
              <w:rPr>
                <w:rFonts w:ascii="Times New Roman" w:hAnsi="Times New Roman" w:cs="Times New Roman"/>
                <w:color w:val="000000" w:themeColor="text1"/>
                <w:sz w:val="26"/>
                <w:szCs w:val="26"/>
              </w:rPr>
              <w:lastRenderedPageBreak/>
              <w:t>Quay lại bước 2 trong luồng sự kiện chính</w:t>
            </w:r>
            <w:del w:id="1310" w:author="Vo Cuong" w:date="2020-04-01T13:20:00Z">
              <w:r w:rsidRPr="00D435B6" w:rsidDel="00CC0ED0">
                <w:rPr>
                  <w:rFonts w:ascii="Times New Roman" w:hAnsi="Times New Roman" w:cs="Times New Roman"/>
                  <w:color w:val="000000" w:themeColor="text1"/>
                  <w:sz w:val="26"/>
                  <w:szCs w:val="26"/>
                </w:rPr>
                <w:delText xml:space="preserve"> </w:delText>
              </w:r>
            </w:del>
            <w:ins w:id="1311" w:author="Vo Cuong" w:date="2020-04-01T13:20:00Z">
              <w:r w:rsidR="00CC0ED0">
                <w:rPr>
                  <w:rFonts w:ascii="Times New Roman" w:hAnsi="Times New Roman" w:cs="Times New Roman"/>
                  <w:color w:val="000000" w:themeColor="text1"/>
                  <w:sz w:val="26"/>
                  <w:szCs w:val="26"/>
                </w:rPr>
                <w:t>.</w:t>
              </w:r>
            </w:ins>
          </w:p>
        </w:tc>
      </w:tr>
    </w:tbl>
    <w:p w:rsidR="00E85C83" w:rsidRPr="00D435B6" w:rsidRDefault="00E85C83" w:rsidP="00823C87">
      <w:pPr>
        <w:pStyle w:val="ListParagraph"/>
        <w:spacing w:after="200" w:line="360" w:lineRule="auto"/>
        <w:ind w:left="1440"/>
        <w:jc w:val="both"/>
        <w:rPr>
          <w:rFonts w:ascii="Times New Roman" w:hAnsi="Times New Roman" w:cs="Times New Roman"/>
          <w:sz w:val="26"/>
          <w:szCs w:val="26"/>
        </w:rPr>
      </w:pPr>
    </w:p>
    <w:p w:rsidR="00D435B6" w:rsidRPr="00161BD6" w:rsidRDefault="00E85C83" w:rsidP="00823C87">
      <w:pPr>
        <w:pStyle w:val="ListParagraph"/>
        <w:numPr>
          <w:ilvl w:val="1"/>
          <w:numId w:val="22"/>
        </w:numPr>
        <w:spacing w:after="200" w:line="360" w:lineRule="auto"/>
        <w:jc w:val="both"/>
        <w:outlineLvl w:val="2"/>
        <w:rPr>
          <w:rFonts w:ascii="Times New Roman" w:hAnsi="Times New Roman" w:cs="Times New Roman"/>
          <w:b/>
          <w:sz w:val="26"/>
          <w:szCs w:val="26"/>
        </w:rPr>
      </w:pPr>
      <w:bookmarkStart w:id="1312" w:name="_Toc36669184"/>
      <w:r w:rsidRPr="00161BD6">
        <w:rPr>
          <w:rFonts w:ascii="Times New Roman" w:hAnsi="Times New Roman" w:cs="Times New Roman"/>
          <w:b/>
          <w:sz w:val="26"/>
          <w:szCs w:val="26"/>
        </w:rPr>
        <w:t xml:space="preserve">Giao </w:t>
      </w:r>
      <w:r w:rsidR="00D435B6" w:rsidRPr="00161BD6">
        <w:rPr>
          <w:rFonts w:ascii="Times New Roman" w:hAnsi="Times New Roman" w:cs="Times New Roman"/>
          <w:b/>
          <w:sz w:val="26"/>
          <w:szCs w:val="26"/>
        </w:rPr>
        <w:t>diện danh sách nhiệm vụ</w:t>
      </w:r>
      <w:bookmarkEnd w:id="1312"/>
      <w:del w:id="1313" w:author="Vo Cuong" w:date="2020-04-01T20:53:00Z">
        <w:r w:rsidRPr="00161BD6" w:rsidDel="00B96EB4">
          <w:rPr>
            <w:rFonts w:ascii="Times New Roman" w:hAnsi="Times New Roman" w:cs="Times New Roman"/>
            <w:b/>
            <w:sz w:val="26"/>
            <w:szCs w:val="26"/>
          </w:rPr>
          <w:delText xml:space="preserve"> </w:delText>
        </w:r>
      </w:del>
    </w:p>
    <w:p w:rsidR="00E85C83" w:rsidRPr="00D435B6" w:rsidRDefault="00E85C83" w:rsidP="00823C87">
      <w:pPr>
        <w:pStyle w:val="ListParagraph"/>
        <w:numPr>
          <w:ilvl w:val="0"/>
          <w:numId w:val="24"/>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Đặc tả màn hình</w:t>
      </w:r>
    </w:p>
    <w:p w:rsidR="00D435B6" w:rsidRPr="00D435B6" w:rsidRDefault="00CD2B88">
      <w:pPr>
        <w:pStyle w:val="ListParagraph"/>
        <w:spacing w:line="360" w:lineRule="auto"/>
        <w:ind w:left="1080" w:hanging="1080"/>
        <w:jc w:val="center"/>
        <w:rPr>
          <w:rFonts w:ascii="Times New Roman" w:hAnsi="Times New Roman" w:cs="Times New Roman"/>
          <w:sz w:val="26"/>
          <w:szCs w:val="26"/>
        </w:rPr>
        <w:pPrChange w:id="1314" w:author="Vo Cuong" w:date="2020-03-23T23:06:00Z">
          <w:pPr>
            <w:pStyle w:val="ListParagraph"/>
            <w:spacing w:line="360" w:lineRule="auto"/>
            <w:ind w:left="1080" w:hanging="1080"/>
            <w:jc w:val="both"/>
          </w:pPr>
        </w:pPrChange>
      </w:pPr>
      <w:del w:id="1315" w:author="Vo Cuong" w:date="2020-03-23T16:14:00Z">
        <w:r w:rsidDel="00607325">
          <w:rPr>
            <w:noProof/>
          </w:rPr>
          <w:drawing>
            <wp:inline distT="0" distB="0" distL="0" distR="0" wp14:anchorId="1D180997" wp14:editId="3E34B0EF">
              <wp:extent cx="5761990" cy="3068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1990" cy="3068320"/>
                      </a:xfrm>
                      <a:prstGeom prst="rect">
                        <a:avLst/>
                      </a:prstGeom>
                    </pic:spPr>
                  </pic:pic>
                </a:graphicData>
              </a:graphic>
            </wp:inline>
          </w:drawing>
        </w:r>
      </w:del>
      <w:ins w:id="1316" w:author="Vo Cuong" w:date="2020-04-01T21:28:00Z">
        <w:r w:rsidR="00321A0B">
          <w:rPr>
            <w:noProof/>
          </w:rPr>
          <w:drawing>
            <wp:inline distT="0" distB="0" distL="0" distR="0" wp14:anchorId="1C366EE2" wp14:editId="46C1D6E9">
              <wp:extent cx="5761990" cy="3422015"/>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1990" cy="3422015"/>
                      </a:xfrm>
                      <a:prstGeom prst="rect">
                        <a:avLst/>
                      </a:prstGeom>
                    </pic:spPr>
                  </pic:pic>
                </a:graphicData>
              </a:graphic>
            </wp:inline>
          </w:drawing>
        </w:r>
      </w:ins>
    </w:p>
    <w:p w:rsidR="00D435B6" w:rsidRPr="00D435B6" w:rsidRDefault="00D435B6" w:rsidP="00823C87">
      <w:pPr>
        <w:pStyle w:val="ListParagraph"/>
        <w:spacing w:line="360" w:lineRule="auto"/>
        <w:ind w:left="1080"/>
        <w:jc w:val="center"/>
        <w:rPr>
          <w:rFonts w:ascii="Times New Roman" w:hAnsi="Times New Roman" w:cs="Times New Roman"/>
          <w:sz w:val="26"/>
          <w:szCs w:val="26"/>
        </w:rPr>
      </w:pPr>
      <w:r w:rsidRPr="00D435B6">
        <w:rPr>
          <w:rFonts w:ascii="Times New Roman" w:hAnsi="Times New Roman" w:cs="Times New Roman"/>
          <w:sz w:val="26"/>
          <w:szCs w:val="26"/>
        </w:rPr>
        <w:t>Hình 1.2 Màn hình danh sách nhiệm vụ</w:t>
      </w:r>
      <w:ins w:id="1317" w:author="Vo Cuong" w:date="2020-04-01T17:24:00Z">
        <w:r w:rsidR="00E34F35">
          <w:rPr>
            <w:rFonts w:ascii="Times New Roman" w:hAnsi="Times New Roman" w:cs="Times New Roman"/>
            <w:sz w:val="26"/>
            <w:szCs w:val="26"/>
          </w:rPr>
          <w:t xml:space="preserve"> đang có</w:t>
        </w:r>
      </w:ins>
      <w:r w:rsidRPr="00D435B6">
        <w:rPr>
          <w:rFonts w:ascii="Times New Roman" w:hAnsi="Times New Roman" w:cs="Times New Roman"/>
          <w:sz w:val="26"/>
          <w:szCs w:val="26"/>
        </w:rPr>
        <w:t>.</w:t>
      </w:r>
    </w:p>
    <w:p w:rsidR="00D435B6" w:rsidRDefault="00D435B6" w:rsidP="00823C87">
      <w:pPr>
        <w:pStyle w:val="ListParagraph"/>
        <w:numPr>
          <w:ilvl w:val="0"/>
          <w:numId w:val="16"/>
        </w:numPr>
        <w:spacing w:after="200" w:line="360" w:lineRule="auto"/>
        <w:jc w:val="both"/>
        <w:rPr>
          <w:rFonts w:ascii="Times New Roman" w:hAnsi="Times New Roman" w:cs="Times New Roman"/>
          <w:sz w:val="26"/>
          <w:szCs w:val="26"/>
        </w:rPr>
      </w:pPr>
      <w:r w:rsidRPr="00D435B6">
        <w:rPr>
          <w:rFonts w:ascii="Times New Roman" w:hAnsi="Times New Roman" w:cs="Times New Roman"/>
          <w:sz w:val="26"/>
          <w:szCs w:val="26"/>
        </w:rPr>
        <w:t xml:space="preserve">Nhân viên sẽ được thấy các danh sách nhiệm vụ </w:t>
      </w:r>
      <w:ins w:id="1318" w:author="Vo Cuong" w:date="2020-04-01T18:08:00Z">
        <w:r w:rsidR="00DB281F">
          <w:rPr>
            <w:rFonts w:ascii="Times New Roman" w:hAnsi="Times New Roman" w:cs="Times New Roman"/>
            <w:sz w:val="26"/>
            <w:szCs w:val="26"/>
          </w:rPr>
          <w:t>đang có</w:t>
        </w:r>
      </w:ins>
      <w:r w:rsidR="00A76EBB">
        <w:rPr>
          <w:rFonts w:ascii="Times New Roman" w:hAnsi="Times New Roman" w:cs="Times New Roman"/>
          <w:sz w:val="26"/>
          <w:szCs w:val="26"/>
        </w:rPr>
        <w:t>(</w:t>
      </w:r>
      <w:r w:rsidRPr="00D435B6">
        <w:rPr>
          <w:rFonts w:ascii="Times New Roman" w:hAnsi="Times New Roman" w:cs="Times New Roman"/>
          <w:sz w:val="26"/>
          <w:szCs w:val="26"/>
        </w:rPr>
        <w:t>bao gồm id nhiệm vụ, tên nhiệm vụ, mô tả, thời gian bắt đầu, thời gian kết thúc</w:t>
      </w:r>
      <w:del w:id="1319" w:author="Vo Cuong" w:date="2020-04-04T17:41:00Z">
        <w:r w:rsidRPr="00D435B6" w:rsidDel="00034761">
          <w:rPr>
            <w:rFonts w:ascii="Times New Roman" w:hAnsi="Times New Roman" w:cs="Times New Roman"/>
            <w:sz w:val="26"/>
            <w:szCs w:val="26"/>
          </w:rPr>
          <w:delText>, số lượng</w:delText>
        </w:r>
      </w:del>
      <w:r w:rsidRPr="00D435B6">
        <w:rPr>
          <w:rFonts w:ascii="Times New Roman" w:hAnsi="Times New Roman" w:cs="Times New Roman"/>
          <w:sz w:val="26"/>
          <w:szCs w:val="26"/>
        </w:rPr>
        <w:t>, loại nhiệm vụ, điểm và chức năng xem chi tiết nhiệm vụ.)</w:t>
      </w:r>
      <w:r w:rsidR="00622C62">
        <w:rPr>
          <w:rFonts w:ascii="Times New Roman" w:hAnsi="Times New Roman" w:cs="Times New Roman"/>
          <w:sz w:val="26"/>
          <w:szCs w:val="26"/>
        </w:rPr>
        <w:t xml:space="preserve"> </w:t>
      </w:r>
      <w:r w:rsidRPr="00D435B6">
        <w:rPr>
          <w:rFonts w:ascii="Times New Roman" w:hAnsi="Times New Roman" w:cs="Times New Roman"/>
          <w:sz w:val="26"/>
          <w:szCs w:val="26"/>
        </w:rPr>
        <w:t>trên hệ thống và các thông số của mình như điểm, nhiệm vụ đã nhận, nhiệm vụ đang làm, nhiệm vụ</w:t>
      </w:r>
      <w:r w:rsidR="00622C62">
        <w:rPr>
          <w:rFonts w:ascii="Times New Roman" w:hAnsi="Times New Roman" w:cs="Times New Roman"/>
          <w:sz w:val="26"/>
          <w:szCs w:val="26"/>
        </w:rPr>
        <w:t xml:space="preserve"> chưa hoàn thành</w:t>
      </w:r>
      <w:r w:rsidRPr="00D435B6">
        <w:rPr>
          <w:rFonts w:ascii="Times New Roman" w:hAnsi="Times New Roman" w:cs="Times New Roman"/>
          <w:sz w:val="26"/>
          <w:szCs w:val="26"/>
        </w:rPr>
        <w:t>, tên tài khoản đã đăng nhập, chức năng đổi mật khẩu, chức năng đăng xuất, chức năng tìm nhiệm vụ theo tên hoặc theo mô tả.</w:t>
      </w:r>
    </w:p>
    <w:p w:rsidR="00E85C83" w:rsidRDefault="00E85C83" w:rsidP="00823C87">
      <w:pPr>
        <w:pStyle w:val="ListParagraph"/>
        <w:numPr>
          <w:ilvl w:val="0"/>
          <w:numId w:val="24"/>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Use – case danh sách nhiệm vụ</w:t>
      </w:r>
    </w:p>
    <w:p w:rsidR="009D00D3" w:rsidRDefault="0045165B" w:rsidP="00023A38">
      <w:pPr>
        <w:pStyle w:val="ListParagraph"/>
        <w:spacing w:after="200" w:line="360" w:lineRule="auto"/>
        <w:ind w:left="1014" w:hanging="1014"/>
        <w:jc w:val="both"/>
        <w:rPr>
          <w:rFonts w:ascii="Times New Roman" w:hAnsi="Times New Roman" w:cs="Times New Roman"/>
          <w:sz w:val="26"/>
          <w:szCs w:val="26"/>
        </w:rPr>
      </w:pPr>
      <w:r>
        <w:rPr>
          <w:noProof/>
        </w:rPr>
        <w:lastRenderedPageBreak/>
        <w:drawing>
          <wp:inline distT="0" distB="0" distL="0" distR="0" wp14:anchorId="1E026099" wp14:editId="5C40815B">
            <wp:extent cx="5630333" cy="3242734"/>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31180" cy="3243222"/>
                    </a:xfrm>
                    <a:prstGeom prst="rect">
                      <a:avLst/>
                    </a:prstGeom>
                  </pic:spPr>
                </pic:pic>
              </a:graphicData>
            </a:graphic>
          </wp:inline>
        </w:drawing>
      </w:r>
    </w:p>
    <w:p w:rsidR="00E85C83" w:rsidRDefault="009B0B38" w:rsidP="00823C87">
      <w:pPr>
        <w:pStyle w:val="ListParagraph"/>
        <w:numPr>
          <w:ilvl w:val="0"/>
          <w:numId w:val="24"/>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Đặc tả Use – case danh sách nhiệm</w:t>
      </w:r>
      <w:r w:rsidR="00973B29">
        <w:rPr>
          <w:rFonts w:ascii="Times New Roman" w:hAnsi="Times New Roman" w:cs="Times New Roman"/>
          <w:sz w:val="26"/>
          <w:szCs w:val="26"/>
        </w:rPr>
        <w:t xml:space="preserve"> vụ</w:t>
      </w:r>
    </w:p>
    <w:tbl>
      <w:tblPr>
        <w:tblStyle w:val="TableGrid"/>
        <w:tblW w:w="0" w:type="auto"/>
        <w:tblInd w:w="113" w:type="dxa"/>
        <w:tblLook w:val="04A0" w:firstRow="1" w:lastRow="0" w:firstColumn="1" w:lastColumn="0" w:noHBand="0" w:noVBand="1"/>
        <w:tblPrChange w:id="1320" w:author="Vo Cuong" w:date="2020-04-01T20:51:00Z">
          <w:tblPr>
            <w:tblStyle w:val="TableGrid"/>
            <w:tblW w:w="0" w:type="auto"/>
            <w:tblLook w:val="04A0" w:firstRow="1" w:lastRow="0" w:firstColumn="1" w:lastColumn="0" w:noHBand="0" w:noVBand="1"/>
          </w:tblPr>
        </w:tblPrChange>
      </w:tblPr>
      <w:tblGrid>
        <w:gridCol w:w="4532"/>
        <w:gridCol w:w="4532"/>
        <w:tblGridChange w:id="1321">
          <w:tblGrid>
            <w:gridCol w:w="113"/>
            <w:gridCol w:w="4419"/>
            <w:gridCol w:w="113"/>
            <w:gridCol w:w="4419"/>
            <w:gridCol w:w="113"/>
          </w:tblGrid>
        </w:tblGridChange>
      </w:tblGrid>
      <w:tr w:rsidR="00A25452" w:rsidRPr="00D435B6" w:rsidTr="00A25452">
        <w:trPr>
          <w:ins w:id="1322" w:author="Vo Cuong" w:date="2020-04-01T20:51:00Z"/>
          <w:trPrChange w:id="1323" w:author="Vo Cuong" w:date="2020-04-01T20:51:00Z">
            <w:trPr>
              <w:gridBefore w:val="1"/>
              <w:wBefore w:w="113" w:type="dxa"/>
            </w:trPr>
          </w:trPrChange>
        </w:trPr>
        <w:tc>
          <w:tcPr>
            <w:tcW w:w="4532" w:type="dxa"/>
            <w:tcPrChange w:id="1324" w:author="Vo Cuong" w:date="2020-04-01T20:51:00Z">
              <w:tcPr>
                <w:tcW w:w="4532" w:type="dxa"/>
                <w:gridSpan w:val="2"/>
              </w:tcPr>
            </w:tcPrChange>
          </w:tcPr>
          <w:p w:rsidR="00A25452" w:rsidRPr="00D435B6" w:rsidRDefault="00A25452" w:rsidP="002674E9">
            <w:pPr>
              <w:spacing w:line="360" w:lineRule="auto"/>
              <w:jc w:val="both"/>
              <w:rPr>
                <w:ins w:id="1325" w:author="Vo Cuong" w:date="2020-04-01T20:51:00Z"/>
                <w:rFonts w:ascii="Times New Roman" w:hAnsi="Times New Roman" w:cs="Times New Roman"/>
                <w:color w:val="000000" w:themeColor="text1"/>
                <w:sz w:val="26"/>
                <w:szCs w:val="26"/>
              </w:rPr>
            </w:pPr>
            <w:ins w:id="1326" w:author="Vo Cuong" w:date="2020-04-01T20:51:00Z">
              <w:r w:rsidRPr="00D435B6">
                <w:rPr>
                  <w:rFonts w:ascii="Times New Roman" w:hAnsi="Times New Roman" w:cs="Times New Roman"/>
                  <w:color w:val="000000" w:themeColor="text1"/>
                  <w:sz w:val="26"/>
                  <w:szCs w:val="26"/>
                </w:rPr>
                <w:t>Use – Case</w:t>
              </w:r>
            </w:ins>
          </w:p>
        </w:tc>
        <w:tc>
          <w:tcPr>
            <w:tcW w:w="4532" w:type="dxa"/>
            <w:tcPrChange w:id="1327" w:author="Vo Cuong" w:date="2020-04-01T20:51:00Z">
              <w:tcPr>
                <w:tcW w:w="4532" w:type="dxa"/>
                <w:gridSpan w:val="2"/>
              </w:tcPr>
            </w:tcPrChange>
          </w:tcPr>
          <w:p w:rsidR="00A25452" w:rsidRPr="00D435B6" w:rsidRDefault="00A25452" w:rsidP="002674E9">
            <w:pPr>
              <w:spacing w:line="360" w:lineRule="auto"/>
              <w:jc w:val="both"/>
              <w:rPr>
                <w:ins w:id="1328" w:author="Vo Cuong" w:date="2020-04-01T20:51:00Z"/>
                <w:rFonts w:ascii="Times New Roman" w:hAnsi="Times New Roman" w:cs="Times New Roman"/>
                <w:color w:val="000000" w:themeColor="text1"/>
                <w:sz w:val="26"/>
                <w:szCs w:val="26"/>
              </w:rPr>
            </w:pPr>
            <w:ins w:id="1329" w:author="Vo Cuong" w:date="2020-04-01T20:51:00Z">
              <w:r w:rsidRPr="00D435B6">
                <w:rPr>
                  <w:rFonts w:ascii="Times New Roman" w:hAnsi="Times New Roman" w:cs="Times New Roman"/>
                  <w:color w:val="000000" w:themeColor="text1"/>
                  <w:sz w:val="26"/>
                  <w:szCs w:val="26"/>
                </w:rPr>
                <w:t>Nội dung</w:t>
              </w:r>
            </w:ins>
          </w:p>
        </w:tc>
      </w:tr>
      <w:tr w:rsidR="00A25452" w:rsidRPr="00D435B6" w:rsidTr="00A25452">
        <w:trPr>
          <w:ins w:id="1330" w:author="Vo Cuong" w:date="2020-04-01T20:51:00Z"/>
          <w:trPrChange w:id="1331" w:author="Vo Cuong" w:date="2020-04-01T20:51:00Z">
            <w:trPr>
              <w:gridBefore w:val="1"/>
              <w:wBefore w:w="113" w:type="dxa"/>
            </w:trPr>
          </w:trPrChange>
        </w:trPr>
        <w:tc>
          <w:tcPr>
            <w:tcW w:w="4532" w:type="dxa"/>
            <w:tcPrChange w:id="1332" w:author="Vo Cuong" w:date="2020-04-01T20:51:00Z">
              <w:tcPr>
                <w:tcW w:w="4532" w:type="dxa"/>
                <w:gridSpan w:val="2"/>
              </w:tcPr>
            </w:tcPrChange>
          </w:tcPr>
          <w:p w:rsidR="00A25452" w:rsidRPr="00D435B6" w:rsidRDefault="00A25452" w:rsidP="002674E9">
            <w:pPr>
              <w:spacing w:line="360" w:lineRule="auto"/>
              <w:jc w:val="both"/>
              <w:rPr>
                <w:ins w:id="1333" w:author="Vo Cuong" w:date="2020-04-01T20:51:00Z"/>
                <w:rFonts w:ascii="Times New Roman" w:hAnsi="Times New Roman" w:cs="Times New Roman"/>
                <w:color w:val="000000" w:themeColor="text1"/>
                <w:sz w:val="26"/>
                <w:szCs w:val="26"/>
              </w:rPr>
            </w:pPr>
            <w:ins w:id="1334" w:author="Vo Cuong" w:date="2020-04-01T20:51:00Z">
              <w:r w:rsidRPr="00D435B6">
                <w:rPr>
                  <w:rFonts w:ascii="Times New Roman" w:hAnsi="Times New Roman" w:cs="Times New Roman"/>
                  <w:color w:val="000000" w:themeColor="text1"/>
                  <w:sz w:val="26"/>
                  <w:szCs w:val="26"/>
                </w:rPr>
                <w:t xml:space="preserve">Mã Use </w:t>
              </w:r>
              <w:r>
                <w:rPr>
                  <w:rFonts w:ascii="Times New Roman" w:hAnsi="Times New Roman" w:cs="Times New Roman"/>
                  <w:color w:val="000000" w:themeColor="text1"/>
                  <w:sz w:val="26"/>
                  <w:szCs w:val="26"/>
                </w:rPr>
                <w:t>–</w:t>
              </w:r>
              <w:r w:rsidRPr="00D435B6">
                <w:rPr>
                  <w:rFonts w:ascii="Times New Roman" w:hAnsi="Times New Roman" w:cs="Times New Roman"/>
                  <w:color w:val="000000" w:themeColor="text1"/>
                  <w:sz w:val="26"/>
                  <w:szCs w:val="26"/>
                </w:rPr>
                <w:t xml:space="preserve"> Case</w:t>
              </w:r>
            </w:ins>
          </w:p>
        </w:tc>
        <w:tc>
          <w:tcPr>
            <w:tcW w:w="4532" w:type="dxa"/>
            <w:tcPrChange w:id="1335" w:author="Vo Cuong" w:date="2020-04-01T20:51:00Z">
              <w:tcPr>
                <w:tcW w:w="4532" w:type="dxa"/>
                <w:gridSpan w:val="2"/>
              </w:tcPr>
            </w:tcPrChange>
          </w:tcPr>
          <w:p w:rsidR="00A25452" w:rsidRPr="00D435B6" w:rsidRDefault="00844E6F" w:rsidP="002674E9">
            <w:pPr>
              <w:spacing w:line="360" w:lineRule="auto"/>
              <w:jc w:val="both"/>
              <w:rPr>
                <w:ins w:id="1336" w:author="Vo Cuong" w:date="2020-04-01T20:51:00Z"/>
                <w:rFonts w:ascii="Times New Roman" w:hAnsi="Times New Roman" w:cs="Times New Roman"/>
                <w:color w:val="000000" w:themeColor="text1"/>
                <w:sz w:val="26"/>
                <w:szCs w:val="26"/>
              </w:rPr>
            </w:pPr>
            <w:ins w:id="1337" w:author="Vo Cuong" w:date="2020-04-01T20:51:00Z">
              <w:r>
                <w:rPr>
                  <w:rFonts w:ascii="Times New Roman" w:hAnsi="Times New Roman" w:cs="Times New Roman"/>
                  <w:color w:val="000000" w:themeColor="text1"/>
                  <w:sz w:val="26"/>
                  <w:szCs w:val="26"/>
                </w:rPr>
                <w:t>UC-07</w:t>
              </w:r>
            </w:ins>
          </w:p>
        </w:tc>
      </w:tr>
      <w:tr w:rsidR="00A25452" w:rsidRPr="00D435B6" w:rsidTr="00A25452">
        <w:trPr>
          <w:ins w:id="1338" w:author="Vo Cuong" w:date="2020-04-01T20:51:00Z"/>
          <w:trPrChange w:id="1339" w:author="Vo Cuong" w:date="2020-04-01T20:51:00Z">
            <w:trPr>
              <w:gridBefore w:val="1"/>
              <w:wBefore w:w="113" w:type="dxa"/>
            </w:trPr>
          </w:trPrChange>
        </w:trPr>
        <w:tc>
          <w:tcPr>
            <w:tcW w:w="4532" w:type="dxa"/>
            <w:tcPrChange w:id="1340" w:author="Vo Cuong" w:date="2020-04-01T20:51:00Z">
              <w:tcPr>
                <w:tcW w:w="4532" w:type="dxa"/>
                <w:gridSpan w:val="2"/>
              </w:tcPr>
            </w:tcPrChange>
          </w:tcPr>
          <w:p w:rsidR="00A25452" w:rsidRPr="00D435B6" w:rsidRDefault="00A25452" w:rsidP="002674E9">
            <w:pPr>
              <w:spacing w:line="360" w:lineRule="auto"/>
              <w:jc w:val="both"/>
              <w:rPr>
                <w:ins w:id="1341" w:author="Vo Cuong" w:date="2020-04-01T20:51:00Z"/>
                <w:rFonts w:ascii="Times New Roman" w:hAnsi="Times New Roman" w:cs="Times New Roman"/>
                <w:color w:val="000000" w:themeColor="text1"/>
                <w:sz w:val="26"/>
                <w:szCs w:val="26"/>
              </w:rPr>
            </w:pPr>
            <w:ins w:id="1342" w:author="Vo Cuong" w:date="2020-04-01T20:51:00Z">
              <w:r w:rsidRPr="00D435B6">
                <w:rPr>
                  <w:rFonts w:ascii="Times New Roman" w:hAnsi="Times New Roman" w:cs="Times New Roman"/>
                  <w:color w:val="000000" w:themeColor="text1"/>
                  <w:sz w:val="26"/>
                  <w:szCs w:val="26"/>
                </w:rPr>
                <w:t>Tên Use – Case</w:t>
              </w:r>
            </w:ins>
          </w:p>
        </w:tc>
        <w:tc>
          <w:tcPr>
            <w:tcW w:w="4532" w:type="dxa"/>
            <w:tcPrChange w:id="1343" w:author="Vo Cuong" w:date="2020-04-01T20:51:00Z">
              <w:tcPr>
                <w:tcW w:w="4532" w:type="dxa"/>
                <w:gridSpan w:val="2"/>
              </w:tcPr>
            </w:tcPrChange>
          </w:tcPr>
          <w:p w:rsidR="00A25452" w:rsidRPr="00D435B6" w:rsidRDefault="00A25452">
            <w:pPr>
              <w:spacing w:line="360" w:lineRule="auto"/>
              <w:jc w:val="both"/>
              <w:rPr>
                <w:ins w:id="1344" w:author="Vo Cuong" w:date="2020-04-01T20:51:00Z"/>
                <w:rFonts w:ascii="Times New Roman" w:hAnsi="Times New Roman" w:cs="Times New Roman"/>
                <w:color w:val="000000" w:themeColor="text1"/>
                <w:sz w:val="26"/>
                <w:szCs w:val="26"/>
              </w:rPr>
            </w:pPr>
            <w:ins w:id="1345" w:author="Vo Cuong" w:date="2020-04-01T20:51:00Z">
              <w:r>
                <w:rPr>
                  <w:rFonts w:ascii="Times New Roman" w:hAnsi="Times New Roman" w:cs="Times New Roman"/>
                  <w:color w:val="000000" w:themeColor="text1"/>
                  <w:sz w:val="26"/>
                  <w:szCs w:val="26"/>
                </w:rPr>
                <w:t>Danh sách nhiệm vụ</w:t>
              </w:r>
            </w:ins>
            <w:ins w:id="1346" w:author="Vo Cuong" w:date="2020-04-01T21:12:00Z">
              <w:r w:rsidR="000A6465">
                <w:rPr>
                  <w:rFonts w:ascii="Times New Roman" w:hAnsi="Times New Roman" w:cs="Times New Roman"/>
                  <w:color w:val="000000" w:themeColor="text1"/>
                  <w:sz w:val="26"/>
                  <w:szCs w:val="26"/>
                </w:rPr>
                <w:t>.</w:t>
              </w:r>
            </w:ins>
          </w:p>
        </w:tc>
      </w:tr>
      <w:tr w:rsidR="00A25452" w:rsidRPr="00D435B6" w:rsidTr="00A25452">
        <w:trPr>
          <w:ins w:id="1347" w:author="Vo Cuong" w:date="2020-04-01T20:51:00Z"/>
          <w:trPrChange w:id="1348" w:author="Vo Cuong" w:date="2020-04-01T20:51:00Z">
            <w:trPr>
              <w:gridBefore w:val="1"/>
              <w:wBefore w:w="113" w:type="dxa"/>
            </w:trPr>
          </w:trPrChange>
        </w:trPr>
        <w:tc>
          <w:tcPr>
            <w:tcW w:w="4532" w:type="dxa"/>
            <w:tcPrChange w:id="1349" w:author="Vo Cuong" w:date="2020-04-01T20:51:00Z">
              <w:tcPr>
                <w:tcW w:w="4532" w:type="dxa"/>
                <w:gridSpan w:val="2"/>
              </w:tcPr>
            </w:tcPrChange>
          </w:tcPr>
          <w:p w:rsidR="00A25452" w:rsidRPr="00D435B6" w:rsidRDefault="00A25452" w:rsidP="002674E9">
            <w:pPr>
              <w:spacing w:line="360" w:lineRule="auto"/>
              <w:jc w:val="both"/>
              <w:rPr>
                <w:ins w:id="1350" w:author="Vo Cuong" w:date="2020-04-01T20:51:00Z"/>
                <w:rFonts w:ascii="Times New Roman" w:hAnsi="Times New Roman" w:cs="Times New Roman"/>
                <w:color w:val="000000" w:themeColor="text1"/>
                <w:sz w:val="26"/>
                <w:szCs w:val="26"/>
              </w:rPr>
            </w:pPr>
            <w:ins w:id="1351" w:author="Vo Cuong" w:date="2020-04-01T20:51:00Z">
              <w:r w:rsidRPr="00D435B6">
                <w:rPr>
                  <w:rFonts w:ascii="Times New Roman" w:hAnsi="Times New Roman" w:cs="Times New Roman"/>
                  <w:color w:val="000000" w:themeColor="text1"/>
                  <w:sz w:val="26"/>
                  <w:szCs w:val="26"/>
                </w:rPr>
                <w:t>Mô tả</w:t>
              </w:r>
            </w:ins>
          </w:p>
        </w:tc>
        <w:tc>
          <w:tcPr>
            <w:tcW w:w="4532" w:type="dxa"/>
            <w:tcPrChange w:id="1352" w:author="Vo Cuong" w:date="2020-04-01T20:51:00Z">
              <w:tcPr>
                <w:tcW w:w="4532" w:type="dxa"/>
                <w:gridSpan w:val="2"/>
              </w:tcPr>
            </w:tcPrChange>
          </w:tcPr>
          <w:p w:rsidR="00A25452" w:rsidRPr="00D435B6" w:rsidRDefault="00A25452" w:rsidP="002674E9">
            <w:pPr>
              <w:spacing w:line="360" w:lineRule="auto"/>
              <w:jc w:val="both"/>
              <w:rPr>
                <w:ins w:id="1353" w:author="Vo Cuong" w:date="2020-04-01T20:51:00Z"/>
                <w:rFonts w:ascii="Times New Roman" w:hAnsi="Times New Roman" w:cs="Times New Roman"/>
                <w:color w:val="000000" w:themeColor="text1"/>
                <w:sz w:val="26"/>
                <w:szCs w:val="26"/>
              </w:rPr>
            </w:pPr>
            <w:ins w:id="1354" w:author="Vo Cuong" w:date="2020-04-01T20:51:00Z">
              <w:r w:rsidRPr="00D435B6">
                <w:rPr>
                  <w:rFonts w:ascii="Times New Roman" w:hAnsi="Times New Roman" w:cs="Times New Roman"/>
                  <w:color w:val="000000" w:themeColor="text1"/>
                  <w:sz w:val="26"/>
                  <w:szCs w:val="26"/>
                </w:rPr>
                <w:t xml:space="preserve">Use – case cho phép nhân viên </w:t>
              </w:r>
              <w:r>
                <w:rPr>
                  <w:rFonts w:ascii="Times New Roman" w:hAnsi="Times New Roman" w:cs="Times New Roman"/>
                  <w:color w:val="000000" w:themeColor="text1"/>
                  <w:sz w:val="26"/>
                  <w:szCs w:val="26"/>
                </w:rPr>
                <w:t>vào hệ thống xem danh sách nhiệm vụ đang có.</w:t>
              </w:r>
            </w:ins>
          </w:p>
        </w:tc>
      </w:tr>
      <w:tr w:rsidR="00A25452" w:rsidRPr="00D435B6" w:rsidTr="00A25452">
        <w:trPr>
          <w:ins w:id="1355" w:author="Vo Cuong" w:date="2020-04-01T20:51:00Z"/>
          <w:trPrChange w:id="1356" w:author="Vo Cuong" w:date="2020-04-01T20:51:00Z">
            <w:trPr>
              <w:gridBefore w:val="1"/>
              <w:wBefore w:w="113" w:type="dxa"/>
            </w:trPr>
          </w:trPrChange>
        </w:trPr>
        <w:tc>
          <w:tcPr>
            <w:tcW w:w="4532" w:type="dxa"/>
            <w:tcPrChange w:id="1357" w:author="Vo Cuong" w:date="2020-04-01T20:51:00Z">
              <w:tcPr>
                <w:tcW w:w="4532" w:type="dxa"/>
                <w:gridSpan w:val="2"/>
              </w:tcPr>
            </w:tcPrChange>
          </w:tcPr>
          <w:p w:rsidR="00A25452" w:rsidRPr="00D435B6" w:rsidRDefault="00A25452" w:rsidP="002674E9">
            <w:pPr>
              <w:spacing w:line="360" w:lineRule="auto"/>
              <w:jc w:val="both"/>
              <w:rPr>
                <w:ins w:id="1358" w:author="Vo Cuong" w:date="2020-04-01T20:51:00Z"/>
                <w:rFonts w:ascii="Times New Roman" w:hAnsi="Times New Roman" w:cs="Times New Roman"/>
                <w:color w:val="000000" w:themeColor="text1"/>
                <w:sz w:val="26"/>
                <w:szCs w:val="26"/>
              </w:rPr>
            </w:pPr>
            <w:ins w:id="1359" w:author="Vo Cuong" w:date="2020-04-01T20:51:00Z">
              <w:r w:rsidRPr="00D435B6">
                <w:rPr>
                  <w:rFonts w:ascii="Times New Roman" w:hAnsi="Times New Roman" w:cs="Times New Roman"/>
                  <w:color w:val="000000" w:themeColor="text1"/>
                  <w:sz w:val="26"/>
                  <w:szCs w:val="26"/>
                </w:rPr>
                <w:t xml:space="preserve">Actor </w:t>
              </w:r>
            </w:ins>
          </w:p>
        </w:tc>
        <w:tc>
          <w:tcPr>
            <w:tcW w:w="4532" w:type="dxa"/>
            <w:tcPrChange w:id="1360" w:author="Vo Cuong" w:date="2020-04-01T20:51:00Z">
              <w:tcPr>
                <w:tcW w:w="4532" w:type="dxa"/>
                <w:gridSpan w:val="2"/>
              </w:tcPr>
            </w:tcPrChange>
          </w:tcPr>
          <w:p w:rsidR="00A25452" w:rsidRPr="00D435B6" w:rsidRDefault="00A25452" w:rsidP="002674E9">
            <w:pPr>
              <w:spacing w:line="360" w:lineRule="auto"/>
              <w:jc w:val="both"/>
              <w:rPr>
                <w:ins w:id="1361" w:author="Vo Cuong" w:date="2020-04-01T20:51:00Z"/>
                <w:rFonts w:ascii="Times New Roman" w:hAnsi="Times New Roman" w:cs="Times New Roman"/>
                <w:color w:val="000000" w:themeColor="text1"/>
                <w:sz w:val="26"/>
                <w:szCs w:val="26"/>
              </w:rPr>
            </w:pPr>
            <w:ins w:id="1362" w:author="Vo Cuong" w:date="2020-04-01T20:51:00Z">
              <w:r w:rsidRPr="00D435B6">
                <w:rPr>
                  <w:rFonts w:ascii="Times New Roman" w:hAnsi="Times New Roman" w:cs="Times New Roman"/>
                  <w:color w:val="000000" w:themeColor="text1"/>
                  <w:sz w:val="26"/>
                  <w:szCs w:val="26"/>
                </w:rPr>
                <w:t>Nhân viên</w:t>
              </w:r>
              <w:r>
                <w:rPr>
                  <w:rFonts w:ascii="Times New Roman" w:hAnsi="Times New Roman" w:cs="Times New Roman"/>
                  <w:color w:val="000000" w:themeColor="text1"/>
                  <w:sz w:val="26"/>
                  <w:szCs w:val="26"/>
                </w:rPr>
                <w:t>.</w:t>
              </w:r>
            </w:ins>
          </w:p>
        </w:tc>
      </w:tr>
      <w:tr w:rsidR="00A25452" w:rsidRPr="00D435B6" w:rsidTr="00A25452">
        <w:trPr>
          <w:ins w:id="1363" w:author="Vo Cuong" w:date="2020-04-01T20:51:00Z"/>
          <w:trPrChange w:id="1364" w:author="Vo Cuong" w:date="2020-04-01T20:51:00Z">
            <w:trPr>
              <w:gridBefore w:val="1"/>
              <w:wBefore w:w="113" w:type="dxa"/>
            </w:trPr>
          </w:trPrChange>
        </w:trPr>
        <w:tc>
          <w:tcPr>
            <w:tcW w:w="4532" w:type="dxa"/>
            <w:tcPrChange w:id="1365" w:author="Vo Cuong" w:date="2020-04-01T20:51:00Z">
              <w:tcPr>
                <w:tcW w:w="4532" w:type="dxa"/>
                <w:gridSpan w:val="2"/>
              </w:tcPr>
            </w:tcPrChange>
          </w:tcPr>
          <w:p w:rsidR="00A25452" w:rsidRPr="00D435B6" w:rsidRDefault="00A25452" w:rsidP="002674E9">
            <w:pPr>
              <w:spacing w:line="360" w:lineRule="auto"/>
              <w:jc w:val="both"/>
              <w:rPr>
                <w:ins w:id="1366" w:author="Vo Cuong" w:date="2020-04-01T20:51:00Z"/>
                <w:rFonts w:ascii="Times New Roman" w:hAnsi="Times New Roman" w:cs="Times New Roman"/>
                <w:color w:val="000000" w:themeColor="text1"/>
                <w:sz w:val="26"/>
                <w:szCs w:val="26"/>
              </w:rPr>
            </w:pPr>
            <w:ins w:id="1367" w:author="Vo Cuong" w:date="2020-04-01T20:51:00Z">
              <w:r w:rsidRPr="00D435B6">
                <w:rPr>
                  <w:rFonts w:ascii="Times New Roman" w:hAnsi="Times New Roman" w:cs="Times New Roman"/>
                  <w:color w:val="000000" w:themeColor="text1"/>
                  <w:sz w:val="26"/>
                  <w:szCs w:val="26"/>
                </w:rPr>
                <w:t xml:space="preserve">Điều kiện kích hoạt </w:t>
              </w:r>
            </w:ins>
          </w:p>
        </w:tc>
        <w:tc>
          <w:tcPr>
            <w:tcW w:w="4532" w:type="dxa"/>
            <w:tcPrChange w:id="1368" w:author="Vo Cuong" w:date="2020-04-01T20:51:00Z">
              <w:tcPr>
                <w:tcW w:w="4532" w:type="dxa"/>
                <w:gridSpan w:val="2"/>
              </w:tcPr>
            </w:tcPrChange>
          </w:tcPr>
          <w:p w:rsidR="00A25452" w:rsidRPr="00D435B6" w:rsidRDefault="00A25452" w:rsidP="002674E9">
            <w:pPr>
              <w:spacing w:line="360" w:lineRule="auto"/>
              <w:jc w:val="both"/>
              <w:rPr>
                <w:ins w:id="1369" w:author="Vo Cuong" w:date="2020-04-01T20:51:00Z"/>
                <w:rFonts w:ascii="Times New Roman" w:hAnsi="Times New Roman" w:cs="Times New Roman"/>
                <w:color w:val="000000" w:themeColor="text1"/>
                <w:sz w:val="26"/>
                <w:szCs w:val="26"/>
              </w:rPr>
            </w:pPr>
            <w:ins w:id="1370" w:author="Vo Cuong" w:date="2020-04-01T20:51:00Z">
              <w:r>
                <w:rPr>
                  <w:rFonts w:ascii="Times New Roman" w:hAnsi="Times New Roman" w:cs="Times New Roman"/>
                  <w:color w:val="000000" w:themeColor="text1"/>
                  <w:sz w:val="26"/>
                  <w:szCs w:val="26"/>
                </w:rPr>
                <w:t>N</w:t>
              </w:r>
              <w:r w:rsidRPr="00D435B6">
                <w:rPr>
                  <w:rFonts w:ascii="Times New Roman" w:hAnsi="Times New Roman" w:cs="Times New Roman"/>
                  <w:color w:val="000000" w:themeColor="text1"/>
                  <w:sz w:val="26"/>
                  <w:szCs w:val="26"/>
                </w:rPr>
                <w:t>hân viên chọn mục danh sách nhiệm vụ</w:t>
              </w:r>
              <w:r>
                <w:rPr>
                  <w:rFonts w:ascii="Times New Roman" w:hAnsi="Times New Roman" w:cs="Times New Roman"/>
                  <w:color w:val="000000" w:themeColor="text1"/>
                  <w:sz w:val="26"/>
                  <w:szCs w:val="26"/>
                </w:rPr>
                <w:t xml:space="preserve"> đang có</w:t>
              </w:r>
              <w:r w:rsidRPr="00D435B6">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 xml:space="preserve">khi </w:t>
              </w:r>
              <w:r w:rsidRPr="00D435B6">
                <w:rPr>
                  <w:rFonts w:ascii="Times New Roman" w:hAnsi="Times New Roman" w:cs="Times New Roman"/>
                  <w:color w:val="000000" w:themeColor="text1"/>
                  <w:sz w:val="26"/>
                  <w:szCs w:val="26"/>
                </w:rPr>
                <w:t>đã đăng nhập thành công vào hệ thống</w:t>
              </w:r>
              <w:r>
                <w:rPr>
                  <w:rFonts w:ascii="Times New Roman" w:hAnsi="Times New Roman" w:cs="Times New Roman"/>
                  <w:color w:val="000000" w:themeColor="text1"/>
                  <w:sz w:val="26"/>
                  <w:szCs w:val="26"/>
                </w:rPr>
                <w:t>.</w:t>
              </w:r>
            </w:ins>
          </w:p>
        </w:tc>
      </w:tr>
      <w:tr w:rsidR="00A25452" w:rsidRPr="00D435B6" w:rsidTr="00A25452">
        <w:trPr>
          <w:ins w:id="1371" w:author="Vo Cuong" w:date="2020-04-01T20:51:00Z"/>
          <w:trPrChange w:id="1372" w:author="Vo Cuong" w:date="2020-04-01T20:51:00Z">
            <w:trPr>
              <w:gridBefore w:val="1"/>
              <w:wBefore w:w="113" w:type="dxa"/>
            </w:trPr>
          </w:trPrChange>
        </w:trPr>
        <w:tc>
          <w:tcPr>
            <w:tcW w:w="4532" w:type="dxa"/>
            <w:tcPrChange w:id="1373" w:author="Vo Cuong" w:date="2020-04-01T20:51:00Z">
              <w:tcPr>
                <w:tcW w:w="4532" w:type="dxa"/>
                <w:gridSpan w:val="2"/>
              </w:tcPr>
            </w:tcPrChange>
          </w:tcPr>
          <w:p w:rsidR="00A25452" w:rsidRPr="00D435B6" w:rsidRDefault="00A25452" w:rsidP="002674E9">
            <w:pPr>
              <w:spacing w:line="360" w:lineRule="auto"/>
              <w:jc w:val="both"/>
              <w:rPr>
                <w:ins w:id="1374" w:author="Vo Cuong" w:date="2020-04-01T20:51:00Z"/>
                <w:rFonts w:ascii="Times New Roman" w:hAnsi="Times New Roman" w:cs="Times New Roman"/>
                <w:color w:val="000000" w:themeColor="text1"/>
                <w:sz w:val="26"/>
                <w:szCs w:val="26"/>
              </w:rPr>
            </w:pPr>
            <w:ins w:id="1375" w:author="Vo Cuong" w:date="2020-04-01T20:51:00Z">
              <w:r w:rsidRPr="00D435B6">
                <w:rPr>
                  <w:rFonts w:ascii="Times New Roman" w:hAnsi="Times New Roman" w:cs="Times New Roman"/>
                  <w:color w:val="000000" w:themeColor="text1"/>
                  <w:sz w:val="26"/>
                  <w:szCs w:val="26"/>
                </w:rPr>
                <w:t xml:space="preserve">Tiền điều kiện </w:t>
              </w:r>
            </w:ins>
          </w:p>
        </w:tc>
        <w:tc>
          <w:tcPr>
            <w:tcW w:w="4532" w:type="dxa"/>
            <w:tcPrChange w:id="1376" w:author="Vo Cuong" w:date="2020-04-01T20:51:00Z">
              <w:tcPr>
                <w:tcW w:w="4532" w:type="dxa"/>
                <w:gridSpan w:val="2"/>
              </w:tcPr>
            </w:tcPrChange>
          </w:tcPr>
          <w:p w:rsidR="00A25452" w:rsidRPr="00D435B6" w:rsidRDefault="00A25452" w:rsidP="002674E9">
            <w:pPr>
              <w:spacing w:line="360" w:lineRule="auto"/>
              <w:jc w:val="both"/>
              <w:rPr>
                <w:ins w:id="1377" w:author="Vo Cuong" w:date="2020-04-01T20:51:00Z"/>
                <w:rFonts w:ascii="Times New Roman" w:hAnsi="Times New Roman" w:cs="Times New Roman"/>
                <w:color w:val="000000" w:themeColor="text1"/>
                <w:sz w:val="26"/>
                <w:szCs w:val="26"/>
              </w:rPr>
            </w:pPr>
            <w:ins w:id="1378" w:author="Vo Cuong" w:date="2020-04-01T20:51:00Z">
              <w:r w:rsidRPr="00D435B6">
                <w:rPr>
                  <w:rFonts w:ascii="Times New Roman" w:hAnsi="Times New Roman" w:cs="Times New Roman"/>
                  <w:color w:val="000000" w:themeColor="text1"/>
                  <w:sz w:val="26"/>
                  <w:szCs w:val="26"/>
                </w:rPr>
                <w:t>Nhân viên phải có tài khoản trên hệ thống</w:t>
              </w:r>
              <w:r>
                <w:rPr>
                  <w:rFonts w:ascii="Times New Roman" w:hAnsi="Times New Roman" w:cs="Times New Roman"/>
                  <w:color w:val="000000" w:themeColor="text1"/>
                  <w:sz w:val="26"/>
                  <w:szCs w:val="26"/>
                </w:rPr>
                <w:t>.</w:t>
              </w:r>
              <w:r w:rsidRPr="00D435B6">
                <w:rPr>
                  <w:rFonts w:ascii="Times New Roman" w:hAnsi="Times New Roman" w:cs="Times New Roman"/>
                  <w:color w:val="000000" w:themeColor="text1"/>
                  <w:sz w:val="26"/>
                  <w:szCs w:val="26"/>
                </w:rPr>
                <w:t xml:space="preserve"> </w:t>
              </w:r>
            </w:ins>
          </w:p>
        </w:tc>
      </w:tr>
      <w:tr w:rsidR="00A25452" w:rsidRPr="00D435B6" w:rsidTr="00A25452">
        <w:trPr>
          <w:ins w:id="1379" w:author="Vo Cuong" w:date="2020-04-01T20:51:00Z"/>
          <w:trPrChange w:id="1380" w:author="Vo Cuong" w:date="2020-04-01T20:51:00Z">
            <w:trPr>
              <w:gridBefore w:val="1"/>
              <w:wBefore w:w="113" w:type="dxa"/>
            </w:trPr>
          </w:trPrChange>
        </w:trPr>
        <w:tc>
          <w:tcPr>
            <w:tcW w:w="4532" w:type="dxa"/>
            <w:tcPrChange w:id="1381" w:author="Vo Cuong" w:date="2020-04-01T20:51:00Z">
              <w:tcPr>
                <w:tcW w:w="4532" w:type="dxa"/>
                <w:gridSpan w:val="2"/>
              </w:tcPr>
            </w:tcPrChange>
          </w:tcPr>
          <w:p w:rsidR="00A25452" w:rsidRPr="00D435B6" w:rsidRDefault="00A25452" w:rsidP="002674E9">
            <w:pPr>
              <w:spacing w:line="360" w:lineRule="auto"/>
              <w:jc w:val="both"/>
              <w:rPr>
                <w:ins w:id="1382" w:author="Vo Cuong" w:date="2020-04-01T20:51:00Z"/>
                <w:rFonts w:ascii="Times New Roman" w:hAnsi="Times New Roman" w:cs="Times New Roman"/>
                <w:color w:val="000000" w:themeColor="text1"/>
                <w:sz w:val="26"/>
                <w:szCs w:val="26"/>
              </w:rPr>
            </w:pPr>
            <w:ins w:id="1383" w:author="Vo Cuong" w:date="2020-04-01T20:51:00Z">
              <w:r w:rsidRPr="00D435B6">
                <w:rPr>
                  <w:rFonts w:ascii="Times New Roman" w:hAnsi="Times New Roman" w:cs="Times New Roman"/>
                  <w:color w:val="000000" w:themeColor="text1"/>
                  <w:sz w:val="26"/>
                  <w:szCs w:val="26"/>
                </w:rPr>
                <w:t xml:space="preserve">Hậu điều kiện </w:t>
              </w:r>
            </w:ins>
          </w:p>
        </w:tc>
        <w:tc>
          <w:tcPr>
            <w:tcW w:w="4532" w:type="dxa"/>
            <w:tcPrChange w:id="1384" w:author="Vo Cuong" w:date="2020-04-01T20:51:00Z">
              <w:tcPr>
                <w:tcW w:w="4532" w:type="dxa"/>
                <w:gridSpan w:val="2"/>
              </w:tcPr>
            </w:tcPrChange>
          </w:tcPr>
          <w:p w:rsidR="00A25452" w:rsidRPr="00D435B6" w:rsidRDefault="00A25452" w:rsidP="002674E9">
            <w:pPr>
              <w:spacing w:line="360" w:lineRule="auto"/>
              <w:jc w:val="both"/>
              <w:rPr>
                <w:ins w:id="1385" w:author="Vo Cuong" w:date="2020-04-01T20:51:00Z"/>
                <w:rFonts w:ascii="Times New Roman" w:hAnsi="Times New Roman" w:cs="Times New Roman"/>
                <w:color w:val="000000" w:themeColor="text1"/>
                <w:sz w:val="26"/>
                <w:szCs w:val="26"/>
              </w:rPr>
            </w:pPr>
            <w:ins w:id="1386" w:author="Vo Cuong" w:date="2020-04-01T20:51:00Z">
              <w:r w:rsidRPr="00D435B6">
                <w:rPr>
                  <w:rFonts w:ascii="Times New Roman" w:hAnsi="Times New Roman" w:cs="Times New Roman"/>
                  <w:color w:val="000000" w:themeColor="text1"/>
                  <w:sz w:val="26"/>
                  <w:szCs w:val="26"/>
                </w:rPr>
                <w:t>Nhân viên xem</w:t>
              </w:r>
              <w:r>
                <w:rPr>
                  <w:rFonts w:ascii="Times New Roman" w:hAnsi="Times New Roman" w:cs="Times New Roman"/>
                  <w:color w:val="000000" w:themeColor="text1"/>
                  <w:sz w:val="26"/>
                  <w:szCs w:val="26"/>
                </w:rPr>
                <w:t xml:space="preserve"> được</w:t>
              </w:r>
              <w:r w:rsidRPr="00D435B6">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danh sách nhiệm vụ đang có (ID nhiệm vụ, Tên nhiệm vụ, Mô tả, Ngày bắt đầu, Ngày kết thúc, Loại nhiệm vụ, Điểm và nút xem).</w:t>
              </w:r>
            </w:ins>
          </w:p>
        </w:tc>
      </w:tr>
      <w:tr w:rsidR="00A25452" w:rsidRPr="00D435B6" w:rsidTr="00A25452">
        <w:trPr>
          <w:ins w:id="1387" w:author="Vo Cuong" w:date="2020-04-01T20:51:00Z"/>
          <w:trPrChange w:id="1388" w:author="Vo Cuong" w:date="2020-04-01T20:51:00Z">
            <w:trPr>
              <w:gridBefore w:val="1"/>
              <w:wBefore w:w="113" w:type="dxa"/>
            </w:trPr>
          </w:trPrChange>
        </w:trPr>
        <w:tc>
          <w:tcPr>
            <w:tcW w:w="4532" w:type="dxa"/>
            <w:tcPrChange w:id="1389" w:author="Vo Cuong" w:date="2020-04-01T20:51:00Z">
              <w:tcPr>
                <w:tcW w:w="4532" w:type="dxa"/>
                <w:gridSpan w:val="2"/>
              </w:tcPr>
            </w:tcPrChange>
          </w:tcPr>
          <w:p w:rsidR="00A25452" w:rsidRPr="00D435B6" w:rsidRDefault="00A25452" w:rsidP="002674E9">
            <w:pPr>
              <w:spacing w:line="360" w:lineRule="auto"/>
              <w:jc w:val="both"/>
              <w:rPr>
                <w:ins w:id="1390" w:author="Vo Cuong" w:date="2020-04-01T20:51:00Z"/>
                <w:rFonts w:ascii="Times New Roman" w:hAnsi="Times New Roman" w:cs="Times New Roman"/>
                <w:color w:val="000000" w:themeColor="text1"/>
                <w:sz w:val="26"/>
                <w:szCs w:val="26"/>
              </w:rPr>
            </w:pPr>
            <w:ins w:id="1391" w:author="Vo Cuong" w:date="2020-04-01T20:51:00Z">
              <w:r w:rsidRPr="00D435B6">
                <w:rPr>
                  <w:rFonts w:ascii="Times New Roman" w:hAnsi="Times New Roman" w:cs="Times New Roman"/>
                  <w:color w:val="000000" w:themeColor="text1"/>
                  <w:sz w:val="26"/>
                  <w:szCs w:val="26"/>
                </w:rPr>
                <w:t xml:space="preserve">Luồng sự kiện chính </w:t>
              </w:r>
            </w:ins>
          </w:p>
        </w:tc>
        <w:tc>
          <w:tcPr>
            <w:tcW w:w="4532" w:type="dxa"/>
            <w:tcPrChange w:id="1392" w:author="Vo Cuong" w:date="2020-04-01T20:51:00Z">
              <w:tcPr>
                <w:tcW w:w="4532" w:type="dxa"/>
                <w:gridSpan w:val="2"/>
              </w:tcPr>
            </w:tcPrChange>
          </w:tcPr>
          <w:p w:rsidR="00A25452" w:rsidRPr="00D435B6" w:rsidRDefault="00A25452" w:rsidP="002674E9">
            <w:pPr>
              <w:pStyle w:val="ListParagraph"/>
              <w:numPr>
                <w:ilvl w:val="0"/>
                <w:numId w:val="12"/>
              </w:numPr>
              <w:spacing w:line="360" w:lineRule="auto"/>
              <w:ind w:left="306" w:hanging="306"/>
              <w:jc w:val="both"/>
              <w:rPr>
                <w:ins w:id="1393" w:author="Vo Cuong" w:date="2020-04-01T20:51:00Z"/>
                <w:rFonts w:ascii="Times New Roman" w:hAnsi="Times New Roman" w:cs="Times New Roman"/>
                <w:color w:val="000000" w:themeColor="text1"/>
                <w:sz w:val="26"/>
                <w:szCs w:val="26"/>
              </w:rPr>
            </w:pPr>
            <w:ins w:id="1394" w:author="Vo Cuong" w:date="2020-04-01T20:51:00Z">
              <w:r w:rsidRPr="00D435B6">
                <w:rPr>
                  <w:rFonts w:ascii="Times New Roman" w:hAnsi="Times New Roman" w:cs="Times New Roman"/>
                  <w:color w:val="000000" w:themeColor="text1"/>
                  <w:sz w:val="26"/>
                  <w:szCs w:val="26"/>
                </w:rPr>
                <w:t xml:space="preserve">Hệ thống hiển thị màn hình </w:t>
              </w:r>
              <w:r>
                <w:rPr>
                  <w:rFonts w:ascii="Times New Roman" w:hAnsi="Times New Roman" w:cs="Times New Roman"/>
                  <w:color w:val="000000" w:themeColor="text1"/>
                  <w:sz w:val="26"/>
                  <w:szCs w:val="26"/>
                </w:rPr>
                <w:t>danh sách nhiệm vụ đang có</w:t>
              </w:r>
              <w:r w:rsidRPr="00D435B6">
                <w:rPr>
                  <w:rFonts w:ascii="Times New Roman" w:hAnsi="Times New Roman" w:cs="Times New Roman"/>
                  <w:color w:val="000000" w:themeColor="text1"/>
                  <w:sz w:val="26"/>
                  <w:szCs w:val="26"/>
                </w:rPr>
                <w:t xml:space="preserve"> khi đã đăng nhập thành công</w:t>
              </w:r>
              <w:r>
                <w:rPr>
                  <w:rFonts w:ascii="Times New Roman" w:hAnsi="Times New Roman" w:cs="Times New Roman"/>
                  <w:color w:val="000000" w:themeColor="text1"/>
                  <w:sz w:val="26"/>
                  <w:szCs w:val="26"/>
                </w:rPr>
                <w:t>.</w:t>
              </w:r>
            </w:ins>
          </w:p>
          <w:p w:rsidR="00A25452" w:rsidRPr="00D435B6" w:rsidRDefault="00A25452" w:rsidP="002674E9">
            <w:pPr>
              <w:pStyle w:val="ListParagraph"/>
              <w:numPr>
                <w:ilvl w:val="0"/>
                <w:numId w:val="12"/>
              </w:numPr>
              <w:spacing w:line="360" w:lineRule="auto"/>
              <w:ind w:left="306" w:hanging="306"/>
              <w:jc w:val="both"/>
              <w:rPr>
                <w:ins w:id="1395" w:author="Vo Cuong" w:date="2020-04-01T20:51:00Z"/>
                <w:rFonts w:ascii="Times New Roman" w:hAnsi="Times New Roman" w:cs="Times New Roman"/>
                <w:color w:val="000000" w:themeColor="text1"/>
                <w:sz w:val="26"/>
                <w:szCs w:val="26"/>
              </w:rPr>
            </w:pPr>
            <w:ins w:id="1396" w:author="Vo Cuong" w:date="2020-04-01T20:51:00Z">
              <w:r w:rsidRPr="00D435B6">
                <w:rPr>
                  <w:rFonts w:ascii="Times New Roman" w:hAnsi="Times New Roman" w:cs="Times New Roman"/>
                  <w:color w:val="000000" w:themeColor="text1"/>
                  <w:sz w:val="26"/>
                  <w:szCs w:val="26"/>
                </w:rPr>
                <w:lastRenderedPageBreak/>
                <w:t xml:space="preserve">Nếu nhân viên </w:t>
              </w:r>
            </w:ins>
            <w:ins w:id="1397" w:author="Vo Cuong" w:date="2020-04-01T20:55:00Z">
              <w:r w:rsidR="00725FD2">
                <w:rPr>
                  <w:rFonts w:ascii="Times New Roman" w:hAnsi="Times New Roman" w:cs="Times New Roman"/>
                  <w:color w:val="000000" w:themeColor="text1"/>
                  <w:sz w:val="26"/>
                  <w:szCs w:val="26"/>
                </w:rPr>
                <w:t>nhấn</w:t>
              </w:r>
            </w:ins>
            <w:ins w:id="1398" w:author="Vo Cuong" w:date="2020-04-01T20:51:00Z">
              <w:r w:rsidRPr="00D435B6">
                <w:rPr>
                  <w:rFonts w:ascii="Times New Roman" w:hAnsi="Times New Roman" w:cs="Times New Roman"/>
                  <w:color w:val="000000" w:themeColor="text1"/>
                  <w:sz w:val="26"/>
                  <w:szCs w:val="26"/>
                </w:rPr>
                <w:t xml:space="preserve"> xem thì hệ thống sẽ </w:t>
              </w:r>
            </w:ins>
            <w:ins w:id="1399" w:author="Vo Cuong" w:date="2020-04-01T20:55:00Z">
              <w:r w:rsidR="00FA6824">
                <w:rPr>
                  <w:rFonts w:ascii="Times New Roman" w:hAnsi="Times New Roman" w:cs="Times New Roman"/>
                  <w:color w:val="000000" w:themeColor="text1"/>
                  <w:sz w:val="26"/>
                  <w:szCs w:val="26"/>
                </w:rPr>
                <w:t>hiển thị màn hình xem chi tiết nhiệm vụ</w:t>
              </w:r>
            </w:ins>
            <w:ins w:id="1400" w:author="Vo Cuong" w:date="2020-04-01T20:51:00Z">
              <w:r>
                <w:rPr>
                  <w:rFonts w:ascii="Times New Roman" w:hAnsi="Times New Roman" w:cs="Times New Roman"/>
                  <w:color w:val="000000" w:themeColor="text1"/>
                  <w:sz w:val="26"/>
                  <w:szCs w:val="26"/>
                </w:rPr>
                <w:t xml:space="preserve"> của nhiệm vụ mà nhân viên muốn xem.</w:t>
              </w:r>
            </w:ins>
          </w:p>
          <w:p w:rsidR="00A25452" w:rsidRPr="00D435B6" w:rsidRDefault="00A25452" w:rsidP="002674E9">
            <w:pPr>
              <w:pStyle w:val="ListParagraph"/>
              <w:numPr>
                <w:ilvl w:val="0"/>
                <w:numId w:val="12"/>
              </w:numPr>
              <w:spacing w:line="360" w:lineRule="auto"/>
              <w:ind w:left="306" w:hanging="306"/>
              <w:jc w:val="both"/>
              <w:rPr>
                <w:ins w:id="1401" w:author="Vo Cuong" w:date="2020-04-01T20:51:00Z"/>
                <w:rFonts w:ascii="Times New Roman" w:hAnsi="Times New Roman" w:cs="Times New Roman"/>
                <w:color w:val="000000" w:themeColor="text1"/>
                <w:sz w:val="26"/>
                <w:szCs w:val="26"/>
              </w:rPr>
            </w:pPr>
            <w:ins w:id="1402" w:author="Vo Cuong" w:date="2020-04-01T20:51:00Z">
              <w:r w:rsidRPr="00D435B6">
                <w:rPr>
                  <w:rFonts w:ascii="Times New Roman" w:hAnsi="Times New Roman" w:cs="Times New Roman"/>
                  <w:color w:val="000000" w:themeColor="text1"/>
                  <w:sz w:val="26"/>
                  <w:szCs w:val="26"/>
                </w:rPr>
                <w:t xml:space="preserve">Kết thúc Use </w:t>
              </w:r>
              <w:r>
                <w:rPr>
                  <w:rFonts w:ascii="Times New Roman" w:hAnsi="Times New Roman" w:cs="Times New Roman"/>
                  <w:color w:val="000000" w:themeColor="text1"/>
                  <w:sz w:val="26"/>
                  <w:szCs w:val="26"/>
                </w:rPr>
                <w:t>–</w:t>
              </w:r>
              <w:r w:rsidRPr="00D435B6">
                <w:rPr>
                  <w:rFonts w:ascii="Times New Roman" w:hAnsi="Times New Roman" w:cs="Times New Roman"/>
                  <w:color w:val="000000" w:themeColor="text1"/>
                  <w:sz w:val="26"/>
                  <w:szCs w:val="26"/>
                </w:rPr>
                <w:t xml:space="preserve"> Case</w:t>
              </w:r>
            </w:ins>
            <w:ins w:id="1403" w:author="Vo Cuong" w:date="2020-04-01T20:55:00Z">
              <w:r w:rsidR="00725FD2">
                <w:rPr>
                  <w:rFonts w:ascii="Times New Roman" w:hAnsi="Times New Roman" w:cs="Times New Roman"/>
                  <w:color w:val="000000" w:themeColor="text1"/>
                  <w:sz w:val="26"/>
                  <w:szCs w:val="26"/>
                </w:rPr>
                <w:t>.</w:t>
              </w:r>
            </w:ins>
          </w:p>
        </w:tc>
      </w:tr>
      <w:tr w:rsidR="00A25452" w:rsidRPr="00D435B6" w:rsidTr="00A25452">
        <w:trPr>
          <w:ins w:id="1404" w:author="Vo Cuong" w:date="2020-04-01T20:51:00Z"/>
          <w:trPrChange w:id="1405" w:author="Vo Cuong" w:date="2020-04-01T20:51:00Z">
            <w:trPr>
              <w:gridBefore w:val="1"/>
              <w:wBefore w:w="113" w:type="dxa"/>
            </w:trPr>
          </w:trPrChange>
        </w:trPr>
        <w:tc>
          <w:tcPr>
            <w:tcW w:w="4532" w:type="dxa"/>
            <w:tcPrChange w:id="1406" w:author="Vo Cuong" w:date="2020-04-01T20:51:00Z">
              <w:tcPr>
                <w:tcW w:w="4532" w:type="dxa"/>
                <w:gridSpan w:val="2"/>
              </w:tcPr>
            </w:tcPrChange>
          </w:tcPr>
          <w:p w:rsidR="00A25452" w:rsidRPr="00D435B6" w:rsidRDefault="00A25452" w:rsidP="002674E9">
            <w:pPr>
              <w:spacing w:line="360" w:lineRule="auto"/>
              <w:jc w:val="both"/>
              <w:rPr>
                <w:ins w:id="1407" w:author="Vo Cuong" w:date="2020-04-01T20:51:00Z"/>
                <w:rFonts w:ascii="Times New Roman" w:hAnsi="Times New Roman" w:cs="Times New Roman"/>
                <w:color w:val="000000" w:themeColor="text1"/>
                <w:sz w:val="26"/>
                <w:szCs w:val="26"/>
              </w:rPr>
            </w:pPr>
            <w:ins w:id="1408" w:author="Vo Cuong" w:date="2020-04-01T20:51:00Z">
              <w:r w:rsidRPr="00D435B6">
                <w:rPr>
                  <w:rFonts w:ascii="Times New Roman" w:hAnsi="Times New Roman" w:cs="Times New Roman"/>
                  <w:color w:val="000000" w:themeColor="text1"/>
                  <w:sz w:val="26"/>
                  <w:szCs w:val="26"/>
                </w:rPr>
                <w:lastRenderedPageBreak/>
                <w:t xml:space="preserve">Luồng sự kiện phụ </w:t>
              </w:r>
            </w:ins>
          </w:p>
        </w:tc>
        <w:tc>
          <w:tcPr>
            <w:tcW w:w="4532" w:type="dxa"/>
            <w:tcPrChange w:id="1409" w:author="Vo Cuong" w:date="2020-04-01T20:51:00Z">
              <w:tcPr>
                <w:tcW w:w="4532" w:type="dxa"/>
                <w:gridSpan w:val="2"/>
              </w:tcPr>
            </w:tcPrChange>
          </w:tcPr>
          <w:p w:rsidR="00A25452" w:rsidRPr="00D435B6" w:rsidRDefault="00A25452" w:rsidP="002674E9">
            <w:pPr>
              <w:pStyle w:val="ListParagraph"/>
              <w:spacing w:line="360" w:lineRule="auto"/>
              <w:ind w:left="29"/>
              <w:jc w:val="both"/>
              <w:rPr>
                <w:ins w:id="1410" w:author="Vo Cuong" w:date="2020-04-01T20:51:00Z"/>
                <w:rFonts w:ascii="Times New Roman" w:hAnsi="Times New Roman" w:cs="Times New Roman"/>
                <w:color w:val="000000" w:themeColor="text1"/>
                <w:sz w:val="26"/>
                <w:szCs w:val="26"/>
              </w:rPr>
            </w:pPr>
            <w:ins w:id="1411" w:author="Vo Cuong" w:date="2020-04-01T20:51:00Z">
              <w:r>
                <w:rPr>
                  <w:rFonts w:ascii="Times New Roman" w:hAnsi="Times New Roman" w:cs="Times New Roman"/>
                  <w:noProof/>
                  <w:color w:val="0070C0"/>
                  <w:sz w:val="26"/>
                  <w:szCs w:val="26"/>
                </w:rPr>
                <w:drawing>
                  <wp:anchor distT="0" distB="0" distL="114300" distR="114300" simplePos="0" relativeHeight="251653120" behindDoc="1" locked="0" layoutInCell="1" allowOverlap="1" wp14:anchorId="2DD0081E" wp14:editId="20D4386C">
                    <wp:simplePos x="0" y="0"/>
                    <wp:positionH relativeFrom="column">
                      <wp:posOffset>2432050</wp:posOffset>
                    </wp:positionH>
                    <wp:positionV relativeFrom="paragraph">
                      <wp:posOffset>4445</wp:posOffset>
                    </wp:positionV>
                    <wp:extent cx="273050" cy="230505"/>
                    <wp:effectExtent l="0" t="0" r="0" b="0"/>
                    <wp:wrapThrough wrapText="bothSides">
                      <wp:wrapPolygon edited="0">
                        <wp:start x="0" y="0"/>
                        <wp:lineTo x="0" y="19636"/>
                        <wp:lineTo x="19591" y="19636"/>
                        <wp:lineTo x="19591" y="0"/>
                        <wp:lineTo x="0" y="0"/>
                      </wp:wrapPolygon>
                    </wp:wrapThrough>
                    <wp:docPr id="80"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ad.PNG"/>
                            <pic:cNvPicPr/>
                          </pic:nvPicPr>
                          <pic:blipFill>
                            <a:blip r:embed="rId17">
                              <a:extLst>
                                <a:ext uri="{28A0092B-C50C-407E-A947-70E740481C1C}">
                                  <a14:useLocalDpi xmlns:a14="http://schemas.microsoft.com/office/drawing/2010/main" val="0"/>
                                </a:ext>
                              </a:extLst>
                            </a:blip>
                            <a:stretch>
                              <a:fillRect/>
                            </a:stretch>
                          </pic:blipFill>
                          <pic:spPr>
                            <a:xfrm flipH="1">
                              <a:off x="0" y="0"/>
                              <a:ext cx="273050" cy="230505"/>
                            </a:xfrm>
                            <a:prstGeom prst="rect">
                              <a:avLst/>
                            </a:prstGeom>
                          </pic:spPr>
                        </pic:pic>
                      </a:graphicData>
                    </a:graphic>
                    <wp14:sizeRelV relativeFrom="margin">
                      <wp14:pctHeight>0</wp14:pctHeight>
                    </wp14:sizeRelV>
                  </wp:anchor>
                </w:drawing>
              </w:r>
              <w:r w:rsidRPr="00D435B6">
                <w:rPr>
                  <w:rFonts w:ascii="Times New Roman" w:hAnsi="Times New Roman" w:cs="Times New Roman"/>
                  <w:color w:val="0070C0"/>
                  <w:sz w:val="26"/>
                  <w:szCs w:val="26"/>
                </w:rPr>
                <w:t xml:space="preserve">A1 – </w:t>
              </w:r>
              <w:r>
                <w:rPr>
                  <w:rFonts w:ascii="Times New Roman" w:hAnsi="Times New Roman" w:cs="Times New Roman"/>
                  <w:color w:val="0070C0"/>
                  <w:sz w:val="26"/>
                  <w:szCs w:val="26"/>
                </w:rPr>
                <w:t>Nhân viên nhấn vào nút load ở bên tay trái</w:t>
              </w:r>
              <w:r w:rsidRPr="00D435B6">
                <w:rPr>
                  <w:rFonts w:ascii="Times New Roman" w:hAnsi="Times New Roman" w:cs="Times New Roman"/>
                  <w:color w:val="0070C0"/>
                  <w:sz w:val="26"/>
                  <w:szCs w:val="26"/>
                </w:rPr>
                <w:t>:</w:t>
              </w:r>
            </w:ins>
            <w:ins w:id="1412" w:author="Vo Cuong" w:date="2020-04-01T20:57:00Z">
              <w:r w:rsidR="004B6A0D">
                <w:rPr>
                  <w:rFonts w:ascii="Times New Roman" w:hAnsi="Times New Roman" w:cs="Times New Roman"/>
                  <w:color w:val="0070C0"/>
                  <w:sz w:val="26"/>
                  <w:szCs w:val="26"/>
                </w:rPr>
                <w:t xml:space="preserve"> </w:t>
              </w:r>
            </w:ins>
            <w:ins w:id="1413" w:author="Vo Cuong" w:date="2020-04-01T20:51:00Z">
              <w:r>
                <w:rPr>
                  <w:rFonts w:ascii="Times New Roman" w:hAnsi="Times New Roman" w:cs="Times New Roman"/>
                  <w:color w:val="000000" w:themeColor="text1"/>
                  <w:sz w:val="26"/>
                  <w:szCs w:val="26"/>
                </w:rPr>
                <w:t>Nhân viên nhấn vào nút load khi đã thêm nhiệm vụ</w:t>
              </w:r>
            </w:ins>
          </w:p>
          <w:p w:rsidR="00A25452" w:rsidRDefault="00A25452" w:rsidP="00A25452">
            <w:pPr>
              <w:pStyle w:val="ListParagraph"/>
              <w:numPr>
                <w:ilvl w:val="0"/>
                <w:numId w:val="85"/>
              </w:numPr>
              <w:spacing w:line="360" w:lineRule="auto"/>
              <w:ind w:left="315"/>
              <w:jc w:val="both"/>
              <w:rPr>
                <w:ins w:id="1414" w:author="Vo Cuong" w:date="2020-04-01T20:51:00Z"/>
                <w:rFonts w:ascii="Times New Roman" w:hAnsi="Times New Roman" w:cs="Times New Roman"/>
                <w:color w:val="000000" w:themeColor="text1"/>
                <w:sz w:val="26"/>
                <w:szCs w:val="26"/>
              </w:rPr>
            </w:pPr>
            <w:ins w:id="1415" w:author="Vo Cuong" w:date="2020-04-01T20:51:00Z">
              <w:r w:rsidRPr="00393879">
                <w:rPr>
                  <w:rFonts w:ascii="Times New Roman" w:hAnsi="Times New Roman" w:cs="Times New Roman"/>
                  <w:color w:val="000000" w:themeColor="text1"/>
                  <w:sz w:val="26"/>
                  <w:szCs w:val="26"/>
                </w:rPr>
                <w:t xml:space="preserve">Hệ thống hiển thị </w:t>
              </w:r>
              <w:r>
                <w:rPr>
                  <w:rFonts w:ascii="Times New Roman" w:hAnsi="Times New Roman" w:cs="Times New Roman"/>
                  <w:color w:val="000000" w:themeColor="text1"/>
                  <w:sz w:val="26"/>
                  <w:szCs w:val="26"/>
                </w:rPr>
                <w:t>tất cả nhiệm vụ đang có.</w:t>
              </w:r>
            </w:ins>
          </w:p>
          <w:p w:rsidR="00A25452" w:rsidRPr="00D435B6" w:rsidRDefault="00A25452" w:rsidP="002674E9">
            <w:pPr>
              <w:pStyle w:val="ListParagraph"/>
              <w:spacing w:line="360" w:lineRule="auto"/>
              <w:ind w:left="29"/>
              <w:jc w:val="both"/>
              <w:rPr>
                <w:ins w:id="1416" w:author="Vo Cuong" w:date="2020-04-01T20:51:00Z"/>
                <w:rFonts w:ascii="Times New Roman" w:hAnsi="Times New Roman" w:cs="Times New Roman"/>
                <w:color w:val="000000" w:themeColor="text1"/>
                <w:sz w:val="26"/>
                <w:szCs w:val="26"/>
              </w:rPr>
            </w:pPr>
            <w:ins w:id="1417" w:author="Vo Cuong" w:date="2020-04-01T20:51:00Z">
              <w:r w:rsidRPr="00D435B6">
                <w:rPr>
                  <w:rFonts w:ascii="Times New Roman" w:hAnsi="Times New Roman" w:cs="Times New Roman"/>
                  <w:color w:val="0070C0"/>
                  <w:sz w:val="26"/>
                  <w:szCs w:val="26"/>
                </w:rPr>
                <w:t>A</w:t>
              </w:r>
              <w:r>
                <w:rPr>
                  <w:rFonts w:ascii="Times New Roman" w:hAnsi="Times New Roman" w:cs="Times New Roman"/>
                  <w:color w:val="0070C0"/>
                  <w:sz w:val="26"/>
                  <w:szCs w:val="26"/>
                </w:rPr>
                <w:t>2</w:t>
              </w:r>
              <w:r w:rsidRPr="00D435B6">
                <w:rPr>
                  <w:rFonts w:ascii="Times New Roman" w:hAnsi="Times New Roman" w:cs="Times New Roman"/>
                  <w:color w:val="0070C0"/>
                  <w:sz w:val="26"/>
                  <w:szCs w:val="26"/>
                </w:rPr>
                <w:t xml:space="preserve"> – </w:t>
              </w:r>
              <w:r>
                <w:rPr>
                  <w:rFonts w:ascii="Times New Roman" w:hAnsi="Times New Roman" w:cs="Times New Roman"/>
                  <w:color w:val="0070C0"/>
                  <w:sz w:val="26"/>
                  <w:szCs w:val="26"/>
                </w:rPr>
                <w:t xml:space="preserve">Nhân viên nhấn vào nút tìm kiếm ở góc phía trên bên phải màn hình </w:t>
              </w:r>
              <w:r w:rsidRPr="00D435B6">
                <w:rPr>
                  <w:rFonts w:ascii="Times New Roman" w:hAnsi="Times New Roman" w:cs="Times New Roman"/>
                  <w:color w:val="0070C0"/>
                  <w:sz w:val="26"/>
                  <w:szCs w:val="26"/>
                </w:rPr>
                <w:t>:</w:t>
              </w:r>
              <w:r>
                <w:rPr>
                  <w:rFonts w:ascii="Times New Roman" w:hAnsi="Times New Roman" w:cs="Times New Roman"/>
                  <w:color w:val="000000" w:themeColor="text1"/>
                  <w:sz w:val="26"/>
                  <w:szCs w:val="26"/>
                </w:rPr>
                <w:t>Nhân viên chưa nhập thông tin và nhấn nút tìm kiế</w:t>
              </w:r>
              <w:r w:rsidR="000A6465">
                <w:rPr>
                  <w:rFonts w:ascii="Times New Roman" w:hAnsi="Times New Roman" w:cs="Times New Roman"/>
                  <w:color w:val="000000" w:themeColor="text1"/>
                  <w:sz w:val="26"/>
                  <w:szCs w:val="26"/>
                </w:rPr>
                <w:t>m</w:t>
              </w:r>
            </w:ins>
          </w:p>
          <w:p w:rsidR="00A25452" w:rsidRPr="00D77531" w:rsidRDefault="00A25452" w:rsidP="00A25452">
            <w:pPr>
              <w:pStyle w:val="ListParagraph"/>
              <w:numPr>
                <w:ilvl w:val="0"/>
                <w:numId w:val="86"/>
              </w:numPr>
              <w:spacing w:line="360" w:lineRule="auto"/>
              <w:ind w:left="306"/>
              <w:jc w:val="both"/>
              <w:rPr>
                <w:ins w:id="1418" w:author="Vo Cuong" w:date="2020-04-01T20:51:00Z"/>
                <w:rFonts w:ascii="Times New Roman" w:hAnsi="Times New Roman" w:cs="Times New Roman"/>
                <w:color w:val="000000" w:themeColor="text1"/>
                <w:sz w:val="26"/>
                <w:szCs w:val="26"/>
              </w:rPr>
            </w:pPr>
            <w:ins w:id="1419" w:author="Vo Cuong" w:date="2020-04-01T20:51:00Z">
              <w:r w:rsidRPr="00393879">
                <w:rPr>
                  <w:rFonts w:ascii="Times New Roman" w:hAnsi="Times New Roman" w:cs="Times New Roman"/>
                  <w:color w:val="000000" w:themeColor="text1"/>
                  <w:sz w:val="26"/>
                  <w:szCs w:val="26"/>
                </w:rPr>
                <w:t xml:space="preserve">Hệ thống hiển thị </w:t>
              </w:r>
              <w:r>
                <w:rPr>
                  <w:rFonts w:ascii="Times New Roman" w:hAnsi="Times New Roman" w:cs="Times New Roman"/>
                  <w:color w:val="000000" w:themeColor="text1"/>
                  <w:sz w:val="26"/>
                  <w:szCs w:val="26"/>
                </w:rPr>
                <w:t>thông báo” Bạn cần nhập tên hoặc mô tả vào !!”.</w:t>
              </w:r>
            </w:ins>
          </w:p>
        </w:tc>
      </w:tr>
      <w:tr w:rsidR="001434C2" w:rsidRPr="00D435B6" w:rsidDel="00A25452" w:rsidTr="00A25452">
        <w:trPr>
          <w:del w:id="1420" w:author="Vo Cuong" w:date="2020-04-01T20:51:00Z"/>
          <w:trPrChange w:id="1421" w:author="Vo Cuong" w:date="2020-04-01T20:51:00Z">
            <w:trPr>
              <w:gridAfter w:val="0"/>
              <w:wAfter w:w="113" w:type="dxa"/>
            </w:trPr>
          </w:trPrChange>
        </w:trPr>
        <w:tc>
          <w:tcPr>
            <w:tcW w:w="4532" w:type="dxa"/>
            <w:tcPrChange w:id="1422" w:author="Vo Cuong" w:date="2020-04-01T20:51:00Z">
              <w:tcPr>
                <w:tcW w:w="4532" w:type="dxa"/>
                <w:gridSpan w:val="2"/>
              </w:tcPr>
            </w:tcPrChange>
          </w:tcPr>
          <w:p w:rsidR="001434C2" w:rsidRPr="00D435B6" w:rsidDel="00A25452" w:rsidRDefault="001434C2" w:rsidP="00823C87">
            <w:pPr>
              <w:spacing w:line="360" w:lineRule="auto"/>
              <w:jc w:val="both"/>
              <w:rPr>
                <w:del w:id="1423" w:author="Vo Cuong" w:date="2020-04-01T20:51:00Z"/>
                <w:rFonts w:ascii="Times New Roman" w:hAnsi="Times New Roman" w:cs="Times New Roman"/>
                <w:color w:val="000000" w:themeColor="text1"/>
                <w:sz w:val="26"/>
                <w:szCs w:val="26"/>
              </w:rPr>
            </w:pPr>
            <w:del w:id="1424" w:author="Vo Cuong" w:date="2020-04-01T20:51:00Z">
              <w:r w:rsidRPr="00D435B6" w:rsidDel="00A25452">
                <w:rPr>
                  <w:rFonts w:ascii="Times New Roman" w:hAnsi="Times New Roman" w:cs="Times New Roman"/>
                  <w:color w:val="000000" w:themeColor="text1"/>
                  <w:sz w:val="26"/>
                  <w:szCs w:val="26"/>
                </w:rPr>
                <w:delText>Use – Case</w:delText>
              </w:r>
              <w:bookmarkStart w:id="1425" w:name="_Toc36669185"/>
              <w:bookmarkEnd w:id="1425"/>
            </w:del>
          </w:p>
        </w:tc>
        <w:tc>
          <w:tcPr>
            <w:tcW w:w="4532" w:type="dxa"/>
            <w:tcPrChange w:id="1426" w:author="Vo Cuong" w:date="2020-04-01T20:51:00Z">
              <w:tcPr>
                <w:tcW w:w="4532" w:type="dxa"/>
                <w:gridSpan w:val="2"/>
              </w:tcPr>
            </w:tcPrChange>
          </w:tcPr>
          <w:p w:rsidR="001434C2" w:rsidRPr="00D435B6" w:rsidDel="00A25452" w:rsidRDefault="001434C2" w:rsidP="00823C87">
            <w:pPr>
              <w:spacing w:line="360" w:lineRule="auto"/>
              <w:jc w:val="both"/>
              <w:rPr>
                <w:del w:id="1427" w:author="Vo Cuong" w:date="2020-04-01T20:51:00Z"/>
                <w:rFonts w:ascii="Times New Roman" w:hAnsi="Times New Roman" w:cs="Times New Roman"/>
                <w:color w:val="000000" w:themeColor="text1"/>
                <w:sz w:val="26"/>
                <w:szCs w:val="26"/>
              </w:rPr>
            </w:pPr>
            <w:del w:id="1428" w:author="Vo Cuong" w:date="2020-04-01T20:51:00Z">
              <w:r w:rsidRPr="00D435B6" w:rsidDel="00A25452">
                <w:rPr>
                  <w:rFonts w:ascii="Times New Roman" w:hAnsi="Times New Roman" w:cs="Times New Roman"/>
                  <w:color w:val="000000" w:themeColor="text1"/>
                  <w:sz w:val="26"/>
                  <w:szCs w:val="26"/>
                </w:rPr>
                <w:delText>Nội dung</w:delText>
              </w:r>
              <w:bookmarkStart w:id="1429" w:name="_Toc36669186"/>
              <w:bookmarkEnd w:id="1429"/>
            </w:del>
          </w:p>
        </w:tc>
        <w:bookmarkStart w:id="1430" w:name="_Toc36669187"/>
        <w:bookmarkEnd w:id="1430"/>
      </w:tr>
      <w:tr w:rsidR="001434C2" w:rsidRPr="00D435B6" w:rsidDel="00A25452" w:rsidTr="00A25452">
        <w:trPr>
          <w:del w:id="1431" w:author="Vo Cuong" w:date="2020-04-01T20:51:00Z"/>
          <w:trPrChange w:id="1432" w:author="Vo Cuong" w:date="2020-04-01T20:51:00Z">
            <w:trPr>
              <w:gridAfter w:val="0"/>
              <w:wAfter w:w="113" w:type="dxa"/>
            </w:trPr>
          </w:trPrChange>
        </w:trPr>
        <w:tc>
          <w:tcPr>
            <w:tcW w:w="4532" w:type="dxa"/>
            <w:tcPrChange w:id="1433" w:author="Vo Cuong" w:date="2020-04-01T20:51:00Z">
              <w:tcPr>
                <w:tcW w:w="4532" w:type="dxa"/>
                <w:gridSpan w:val="2"/>
              </w:tcPr>
            </w:tcPrChange>
          </w:tcPr>
          <w:p w:rsidR="001434C2" w:rsidRPr="00D435B6" w:rsidDel="00A25452" w:rsidRDefault="001434C2" w:rsidP="00823C87">
            <w:pPr>
              <w:spacing w:line="360" w:lineRule="auto"/>
              <w:jc w:val="both"/>
              <w:rPr>
                <w:del w:id="1434" w:author="Vo Cuong" w:date="2020-04-01T20:51:00Z"/>
                <w:rFonts w:ascii="Times New Roman" w:hAnsi="Times New Roman" w:cs="Times New Roman"/>
                <w:color w:val="000000" w:themeColor="text1"/>
                <w:sz w:val="26"/>
                <w:szCs w:val="26"/>
              </w:rPr>
            </w:pPr>
            <w:del w:id="1435" w:author="Vo Cuong" w:date="2020-04-01T20:51:00Z">
              <w:r w:rsidRPr="00D435B6" w:rsidDel="00A25452">
                <w:rPr>
                  <w:rFonts w:ascii="Times New Roman" w:hAnsi="Times New Roman" w:cs="Times New Roman"/>
                  <w:color w:val="000000" w:themeColor="text1"/>
                  <w:sz w:val="26"/>
                  <w:szCs w:val="26"/>
                </w:rPr>
                <w:delText xml:space="preserve">Mã Use </w:delText>
              </w:r>
              <w:r w:rsidR="00622C62" w:rsidDel="00A25452">
                <w:rPr>
                  <w:rFonts w:ascii="Times New Roman" w:hAnsi="Times New Roman" w:cs="Times New Roman"/>
                  <w:color w:val="000000" w:themeColor="text1"/>
                  <w:sz w:val="26"/>
                  <w:szCs w:val="26"/>
                </w:rPr>
                <w:delText>–</w:delText>
              </w:r>
              <w:r w:rsidRPr="00D435B6" w:rsidDel="00A25452">
                <w:rPr>
                  <w:rFonts w:ascii="Times New Roman" w:hAnsi="Times New Roman" w:cs="Times New Roman"/>
                  <w:color w:val="000000" w:themeColor="text1"/>
                  <w:sz w:val="26"/>
                  <w:szCs w:val="26"/>
                </w:rPr>
                <w:delText xml:space="preserve"> Case</w:delText>
              </w:r>
              <w:bookmarkStart w:id="1436" w:name="_Toc36669188"/>
              <w:bookmarkEnd w:id="1436"/>
            </w:del>
          </w:p>
        </w:tc>
        <w:tc>
          <w:tcPr>
            <w:tcW w:w="4532" w:type="dxa"/>
            <w:tcPrChange w:id="1437" w:author="Vo Cuong" w:date="2020-04-01T20:51:00Z">
              <w:tcPr>
                <w:tcW w:w="4532" w:type="dxa"/>
                <w:gridSpan w:val="2"/>
              </w:tcPr>
            </w:tcPrChange>
          </w:tcPr>
          <w:p w:rsidR="001434C2" w:rsidRPr="00D435B6" w:rsidDel="00A25452" w:rsidRDefault="001434C2" w:rsidP="00823C87">
            <w:pPr>
              <w:spacing w:line="360" w:lineRule="auto"/>
              <w:jc w:val="both"/>
              <w:rPr>
                <w:del w:id="1438" w:author="Vo Cuong" w:date="2020-04-01T20:51:00Z"/>
                <w:rFonts w:ascii="Times New Roman" w:hAnsi="Times New Roman" w:cs="Times New Roman"/>
                <w:color w:val="000000" w:themeColor="text1"/>
                <w:sz w:val="26"/>
                <w:szCs w:val="26"/>
              </w:rPr>
            </w:pPr>
            <w:del w:id="1439" w:author="Vo Cuong" w:date="2020-04-01T20:51:00Z">
              <w:r w:rsidRPr="00D435B6" w:rsidDel="00A25452">
                <w:rPr>
                  <w:rFonts w:ascii="Times New Roman" w:hAnsi="Times New Roman" w:cs="Times New Roman"/>
                  <w:color w:val="000000" w:themeColor="text1"/>
                  <w:sz w:val="26"/>
                  <w:szCs w:val="26"/>
                </w:rPr>
                <w:delText>UC-06</w:delText>
              </w:r>
              <w:bookmarkStart w:id="1440" w:name="_Toc36669189"/>
              <w:bookmarkEnd w:id="1440"/>
            </w:del>
          </w:p>
        </w:tc>
        <w:bookmarkStart w:id="1441" w:name="_Toc36669190"/>
        <w:bookmarkEnd w:id="1441"/>
      </w:tr>
      <w:tr w:rsidR="001434C2" w:rsidRPr="00D435B6" w:rsidDel="00A25452" w:rsidTr="00A25452">
        <w:trPr>
          <w:del w:id="1442" w:author="Vo Cuong" w:date="2020-04-01T20:51:00Z"/>
          <w:trPrChange w:id="1443" w:author="Vo Cuong" w:date="2020-04-01T20:51:00Z">
            <w:trPr>
              <w:gridAfter w:val="0"/>
              <w:wAfter w:w="113" w:type="dxa"/>
            </w:trPr>
          </w:trPrChange>
        </w:trPr>
        <w:tc>
          <w:tcPr>
            <w:tcW w:w="4532" w:type="dxa"/>
            <w:tcPrChange w:id="1444" w:author="Vo Cuong" w:date="2020-04-01T20:51:00Z">
              <w:tcPr>
                <w:tcW w:w="4532" w:type="dxa"/>
                <w:gridSpan w:val="2"/>
              </w:tcPr>
            </w:tcPrChange>
          </w:tcPr>
          <w:p w:rsidR="001434C2" w:rsidRPr="00D435B6" w:rsidDel="00A25452" w:rsidRDefault="001434C2" w:rsidP="00823C87">
            <w:pPr>
              <w:spacing w:line="360" w:lineRule="auto"/>
              <w:jc w:val="both"/>
              <w:rPr>
                <w:del w:id="1445" w:author="Vo Cuong" w:date="2020-04-01T20:51:00Z"/>
                <w:rFonts w:ascii="Times New Roman" w:hAnsi="Times New Roman" w:cs="Times New Roman"/>
                <w:color w:val="000000" w:themeColor="text1"/>
                <w:sz w:val="26"/>
                <w:szCs w:val="26"/>
              </w:rPr>
            </w:pPr>
            <w:del w:id="1446" w:author="Vo Cuong" w:date="2020-04-01T20:51:00Z">
              <w:r w:rsidRPr="00D435B6" w:rsidDel="00A25452">
                <w:rPr>
                  <w:rFonts w:ascii="Times New Roman" w:hAnsi="Times New Roman" w:cs="Times New Roman"/>
                  <w:color w:val="000000" w:themeColor="text1"/>
                  <w:sz w:val="26"/>
                  <w:szCs w:val="26"/>
                </w:rPr>
                <w:delText>Tên Use – Case</w:delText>
              </w:r>
              <w:bookmarkStart w:id="1447" w:name="_Toc36669191"/>
              <w:bookmarkEnd w:id="1447"/>
            </w:del>
          </w:p>
        </w:tc>
        <w:tc>
          <w:tcPr>
            <w:tcW w:w="4532" w:type="dxa"/>
            <w:tcPrChange w:id="1448" w:author="Vo Cuong" w:date="2020-04-01T20:51:00Z">
              <w:tcPr>
                <w:tcW w:w="4532" w:type="dxa"/>
                <w:gridSpan w:val="2"/>
              </w:tcPr>
            </w:tcPrChange>
          </w:tcPr>
          <w:p w:rsidR="001434C2" w:rsidRPr="00D435B6" w:rsidDel="00A25452" w:rsidRDefault="001434C2" w:rsidP="00823C87">
            <w:pPr>
              <w:spacing w:line="360" w:lineRule="auto"/>
              <w:jc w:val="both"/>
              <w:rPr>
                <w:del w:id="1449" w:author="Vo Cuong" w:date="2020-04-01T20:51:00Z"/>
                <w:rFonts w:ascii="Times New Roman" w:hAnsi="Times New Roman" w:cs="Times New Roman"/>
                <w:color w:val="000000" w:themeColor="text1"/>
                <w:sz w:val="26"/>
                <w:szCs w:val="26"/>
              </w:rPr>
            </w:pPr>
            <w:del w:id="1450" w:author="Vo Cuong" w:date="2020-04-01T20:51:00Z">
              <w:r w:rsidRPr="00D435B6" w:rsidDel="00A25452">
                <w:rPr>
                  <w:rFonts w:ascii="Times New Roman" w:hAnsi="Times New Roman" w:cs="Times New Roman"/>
                  <w:color w:val="000000" w:themeColor="text1"/>
                  <w:sz w:val="26"/>
                  <w:szCs w:val="26"/>
                </w:rPr>
                <w:delText>Nhận nhiệm vụ</w:delText>
              </w:r>
              <w:bookmarkStart w:id="1451" w:name="_Toc36669192"/>
              <w:bookmarkEnd w:id="1451"/>
            </w:del>
          </w:p>
        </w:tc>
        <w:bookmarkStart w:id="1452" w:name="_Toc36669193"/>
        <w:bookmarkEnd w:id="1452"/>
      </w:tr>
      <w:tr w:rsidR="001434C2" w:rsidRPr="00D435B6" w:rsidDel="00A25452" w:rsidTr="00A25452">
        <w:trPr>
          <w:del w:id="1453" w:author="Vo Cuong" w:date="2020-04-01T20:51:00Z"/>
          <w:trPrChange w:id="1454" w:author="Vo Cuong" w:date="2020-04-01T20:51:00Z">
            <w:trPr>
              <w:gridAfter w:val="0"/>
              <w:wAfter w:w="113" w:type="dxa"/>
            </w:trPr>
          </w:trPrChange>
        </w:trPr>
        <w:tc>
          <w:tcPr>
            <w:tcW w:w="4532" w:type="dxa"/>
            <w:tcPrChange w:id="1455" w:author="Vo Cuong" w:date="2020-04-01T20:51:00Z">
              <w:tcPr>
                <w:tcW w:w="4532" w:type="dxa"/>
                <w:gridSpan w:val="2"/>
              </w:tcPr>
            </w:tcPrChange>
          </w:tcPr>
          <w:p w:rsidR="001434C2" w:rsidRPr="00D435B6" w:rsidDel="00A25452" w:rsidRDefault="001434C2" w:rsidP="00823C87">
            <w:pPr>
              <w:spacing w:line="360" w:lineRule="auto"/>
              <w:jc w:val="both"/>
              <w:rPr>
                <w:del w:id="1456" w:author="Vo Cuong" w:date="2020-04-01T20:51:00Z"/>
                <w:rFonts w:ascii="Times New Roman" w:hAnsi="Times New Roman" w:cs="Times New Roman"/>
                <w:color w:val="000000" w:themeColor="text1"/>
                <w:sz w:val="26"/>
                <w:szCs w:val="26"/>
              </w:rPr>
            </w:pPr>
            <w:del w:id="1457" w:author="Vo Cuong" w:date="2020-04-01T20:51:00Z">
              <w:r w:rsidRPr="00D435B6" w:rsidDel="00A25452">
                <w:rPr>
                  <w:rFonts w:ascii="Times New Roman" w:hAnsi="Times New Roman" w:cs="Times New Roman"/>
                  <w:color w:val="000000" w:themeColor="text1"/>
                  <w:sz w:val="26"/>
                  <w:szCs w:val="26"/>
                </w:rPr>
                <w:delText>Mô tả</w:delText>
              </w:r>
              <w:bookmarkStart w:id="1458" w:name="_Toc36669194"/>
              <w:bookmarkEnd w:id="1458"/>
            </w:del>
          </w:p>
        </w:tc>
        <w:tc>
          <w:tcPr>
            <w:tcW w:w="4532" w:type="dxa"/>
            <w:tcPrChange w:id="1459" w:author="Vo Cuong" w:date="2020-04-01T20:51:00Z">
              <w:tcPr>
                <w:tcW w:w="4532" w:type="dxa"/>
                <w:gridSpan w:val="2"/>
              </w:tcPr>
            </w:tcPrChange>
          </w:tcPr>
          <w:p w:rsidR="001434C2" w:rsidRPr="00D435B6" w:rsidDel="00A25452" w:rsidRDefault="001434C2" w:rsidP="00823C87">
            <w:pPr>
              <w:spacing w:line="360" w:lineRule="auto"/>
              <w:jc w:val="both"/>
              <w:rPr>
                <w:del w:id="1460" w:author="Vo Cuong" w:date="2020-04-01T20:51:00Z"/>
                <w:rFonts w:ascii="Times New Roman" w:hAnsi="Times New Roman" w:cs="Times New Roman"/>
                <w:color w:val="000000" w:themeColor="text1"/>
                <w:sz w:val="26"/>
                <w:szCs w:val="26"/>
              </w:rPr>
            </w:pPr>
            <w:del w:id="1461" w:author="Vo Cuong" w:date="2020-04-01T20:51:00Z">
              <w:r w:rsidRPr="00D435B6" w:rsidDel="00A25452">
                <w:rPr>
                  <w:rFonts w:ascii="Times New Roman" w:hAnsi="Times New Roman" w:cs="Times New Roman"/>
                  <w:color w:val="000000" w:themeColor="text1"/>
                  <w:sz w:val="26"/>
                  <w:szCs w:val="26"/>
                </w:rPr>
                <w:delText xml:space="preserve">Use – case cho phép nhân viên vào hệ thống để nhận nhiệm vụ mà mình muốn thực hiện </w:delText>
              </w:r>
              <w:bookmarkStart w:id="1462" w:name="_Toc36669195"/>
              <w:bookmarkEnd w:id="1462"/>
            </w:del>
          </w:p>
        </w:tc>
        <w:bookmarkStart w:id="1463" w:name="_Toc36669196"/>
        <w:bookmarkEnd w:id="1463"/>
      </w:tr>
      <w:tr w:rsidR="001434C2" w:rsidRPr="00D435B6" w:rsidDel="00A25452" w:rsidTr="00A25452">
        <w:trPr>
          <w:del w:id="1464" w:author="Vo Cuong" w:date="2020-04-01T20:51:00Z"/>
          <w:trPrChange w:id="1465" w:author="Vo Cuong" w:date="2020-04-01T20:51:00Z">
            <w:trPr>
              <w:gridAfter w:val="0"/>
              <w:wAfter w:w="113" w:type="dxa"/>
            </w:trPr>
          </w:trPrChange>
        </w:trPr>
        <w:tc>
          <w:tcPr>
            <w:tcW w:w="4532" w:type="dxa"/>
            <w:tcPrChange w:id="1466" w:author="Vo Cuong" w:date="2020-04-01T20:51:00Z">
              <w:tcPr>
                <w:tcW w:w="4532" w:type="dxa"/>
                <w:gridSpan w:val="2"/>
              </w:tcPr>
            </w:tcPrChange>
          </w:tcPr>
          <w:p w:rsidR="001434C2" w:rsidRPr="00D435B6" w:rsidDel="00A25452" w:rsidRDefault="001434C2" w:rsidP="00823C87">
            <w:pPr>
              <w:spacing w:line="360" w:lineRule="auto"/>
              <w:jc w:val="both"/>
              <w:rPr>
                <w:del w:id="1467" w:author="Vo Cuong" w:date="2020-04-01T20:51:00Z"/>
                <w:rFonts w:ascii="Times New Roman" w:hAnsi="Times New Roman" w:cs="Times New Roman"/>
                <w:color w:val="000000" w:themeColor="text1"/>
                <w:sz w:val="26"/>
                <w:szCs w:val="26"/>
              </w:rPr>
            </w:pPr>
            <w:del w:id="1468" w:author="Vo Cuong" w:date="2020-04-01T20:51:00Z">
              <w:r w:rsidRPr="00D435B6" w:rsidDel="00A25452">
                <w:rPr>
                  <w:rFonts w:ascii="Times New Roman" w:hAnsi="Times New Roman" w:cs="Times New Roman"/>
                  <w:color w:val="000000" w:themeColor="text1"/>
                  <w:sz w:val="26"/>
                  <w:szCs w:val="26"/>
                </w:rPr>
                <w:delText xml:space="preserve">Actor </w:delText>
              </w:r>
              <w:bookmarkStart w:id="1469" w:name="_Toc36669197"/>
              <w:bookmarkEnd w:id="1469"/>
            </w:del>
          </w:p>
        </w:tc>
        <w:tc>
          <w:tcPr>
            <w:tcW w:w="4532" w:type="dxa"/>
            <w:tcPrChange w:id="1470" w:author="Vo Cuong" w:date="2020-04-01T20:51:00Z">
              <w:tcPr>
                <w:tcW w:w="4532" w:type="dxa"/>
                <w:gridSpan w:val="2"/>
              </w:tcPr>
            </w:tcPrChange>
          </w:tcPr>
          <w:p w:rsidR="001434C2" w:rsidRPr="00D435B6" w:rsidDel="00A25452" w:rsidRDefault="001434C2" w:rsidP="00823C87">
            <w:pPr>
              <w:spacing w:line="360" w:lineRule="auto"/>
              <w:jc w:val="both"/>
              <w:rPr>
                <w:del w:id="1471" w:author="Vo Cuong" w:date="2020-04-01T20:51:00Z"/>
                <w:rFonts w:ascii="Times New Roman" w:hAnsi="Times New Roman" w:cs="Times New Roman"/>
                <w:color w:val="000000" w:themeColor="text1"/>
                <w:sz w:val="26"/>
                <w:szCs w:val="26"/>
              </w:rPr>
            </w:pPr>
            <w:del w:id="1472" w:author="Vo Cuong" w:date="2020-04-01T20:51:00Z">
              <w:r w:rsidRPr="00D435B6" w:rsidDel="00A25452">
                <w:rPr>
                  <w:rFonts w:ascii="Times New Roman" w:hAnsi="Times New Roman" w:cs="Times New Roman"/>
                  <w:color w:val="000000" w:themeColor="text1"/>
                  <w:sz w:val="26"/>
                  <w:szCs w:val="26"/>
                </w:rPr>
                <w:delText>Nhân viên</w:delText>
              </w:r>
              <w:bookmarkStart w:id="1473" w:name="_Toc36669198"/>
              <w:bookmarkEnd w:id="1473"/>
            </w:del>
          </w:p>
        </w:tc>
        <w:bookmarkStart w:id="1474" w:name="_Toc36669199"/>
        <w:bookmarkEnd w:id="1474"/>
      </w:tr>
      <w:tr w:rsidR="001434C2" w:rsidRPr="00D435B6" w:rsidDel="00A25452" w:rsidTr="00A25452">
        <w:trPr>
          <w:del w:id="1475" w:author="Vo Cuong" w:date="2020-04-01T20:51:00Z"/>
          <w:trPrChange w:id="1476" w:author="Vo Cuong" w:date="2020-04-01T20:51:00Z">
            <w:trPr>
              <w:gridAfter w:val="0"/>
              <w:wAfter w:w="113" w:type="dxa"/>
            </w:trPr>
          </w:trPrChange>
        </w:trPr>
        <w:tc>
          <w:tcPr>
            <w:tcW w:w="4532" w:type="dxa"/>
            <w:tcPrChange w:id="1477" w:author="Vo Cuong" w:date="2020-04-01T20:51:00Z">
              <w:tcPr>
                <w:tcW w:w="4532" w:type="dxa"/>
                <w:gridSpan w:val="2"/>
              </w:tcPr>
            </w:tcPrChange>
          </w:tcPr>
          <w:p w:rsidR="001434C2" w:rsidRPr="00D435B6" w:rsidDel="00A25452" w:rsidRDefault="001434C2" w:rsidP="00823C87">
            <w:pPr>
              <w:spacing w:line="360" w:lineRule="auto"/>
              <w:jc w:val="both"/>
              <w:rPr>
                <w:del w:id="1478" w:author="Vo Cuong" w:date="2020-04-01T20:51:00Z"/>
                <w:rFonts w:ascii="Times New Roman" w:hAnsi="Times New Roman" w:cs="Times New Roman"/>
                <w:color w:val="000000" w:themeColor="text1"/>
                <w:sz w:val="26"/>
                <w:szCs w:val="26"/>
              </w:rPr>
            </w:pPr>
            <w:del w:id="1479" w:author="Vo Cuong" w:date="2020-04-01T20:51:00Z">
              <w:r w:rsidRPr="00D435B6" w:rsidDel="00A25452">
                <w:rPr>
                  <w:rFonts w:ascii="Times New Roman" w:hAnsi="Times New Roman" w:cs="Times New Roman"/>
                  <w:color w:val="000000" w:themeColor="text1"/>
                  <w:sz w:val="26"/>
                  <w:szCs w:val="26"/>
                </w:rPr>
                <w:delText xml:space="preserve">Điều kiện kích hoạt </w:delText>
              </w:r>
              <w:bookmarkStart w:id="1480" w:name="_Toc36669200"/>
              <w:bookmarkEnd w:id="1480"/>
            </w:del>
          </w:p>
        </w:tc>
        <w:tc>
          <w:tcPr>
            <w:tcW w:w="4532" w:type="dxa"/>
            <w:tcPrChange w:id="1481" w:author="Vo Cuong" w:date="2020-04-01T20:51:00Z">
              <w:tcPr>
                <w:tcW w:w="4532" w:type="dxa"/>
                <w:gridSpan w:val="2"/>
              </w:tcPr>
            </w:tcPrChange>
          </w:tcPr>
          <w:p w:rsidR="001434C2" w:rsidRPr="00D435B6" w:rsidDel="00A25452" w:rsidRDefault="001434C2">
            <w:pPr>
              <w:spacing w:line="360" w:lineRule="auto"/>
              <w:jc w:val="both"/>
              <w:rPr>
                <w:del w:id="1482" w:author="Vo Cuong" w:date="2020-04-01T20:51:00Z"/>
                <w:rFonts w:ascii="Times New Roman" w:hAnsi="Times New Roman" w:cs="Times New Roman"/>
                <w:color w:val="000000" w:themeColor="text1"/>
                <w:sz w:val="26"/>
                <w:szCs w:val="26"/>
              </w:rPr>
            </w:pPr>
            <w:del w:id="1483" w:author="Vo Cuong" w:date="2020-04-01T20:51:00Z">
              <w:r w:rsidRPr="00D435B6" w:rsidDel="00A25452">
                <w:rPr>
                  <w:rFonts w:ascii="Times New Roman" w:hAnsi="Times New Roman" w:cs="Times New Roman"/>
                  <w:color w:val="000000" w:themeColor="text1"/>
                  <w:sz w:val="26"/>
                  <w:szCs w:val="26"/>
                </w:rPr>
                <w:delText>Khi nhân viên chọn mục danh sách nhiệm vụ</w:delText>
              </w:r>
            </w:del>
            <w:del w:id="1484" w:author="Vo Cuong" w:date="2020-04-01T12:23:00Z">
              <w:r w:rsidRPr="00D435B6" w:rsidDel="005C1A7C">
                <w:rPr>
                  <w:rFonts w:ascii="Times New Roman" w:hAnsi="Times New Roman" w:cs="Times New Roman"/>
                  <w:color w:val="000000" w:themeColor="text1"/>
                  <w:sz w:val="26"/>
                  <w:szCs w:val="26"/>
                </w:rPr>
                <w:delText xml:space="preserve"> đã</w:delText>
              </w:r>
            </w:del>
            <w:del w:id="1485" w:author="Vo Cuong" w:date="2020-04-01T20:51:00Z">
              <w:r w:rsidRPr="00D435B6" w:rsidDel="00A25452">
                <w:rPr>
                  <w:rFonts w:ascii="Times New Roman" w:hAnsi="Times New Roman" w:cs="Times New Roman"/>
                  <w:color w:val="000000" w:themeColor="text1"/>
                  <w:sz w:val="26"/>
                  <w:szCs w:val="26"/>
                </w:rPr>
                <w:delText xml:space="preserve"> đăng nhập thành công vào hệ thống</w:delText>
              </w:r>
              <w:bookmarkStart w:id="1486" w:name="_Toc36669201"/>
              <w:bookmarkEnd w:id="1486"/>
            </w:del>
          </w:p>
        </w:tc>
        <w:bookmarkStart w:id="1487" w:name="_Toc36669202"/>
        <w:bookmarkEnd w:id="1487"/>
      </w:tr>
      <w:tr w:rsidR="001434C2" w:rsidRPr="00D435B6" w:rsidDel="00A25452" w:rsidTr="00A25452">
        <w:trPr>
          <w:del w:id="1488" w:author="Vo Cuong" w:date="2020-04-01T20:51:00Z"/>
          <w:trPrChange w:id="1489" w:author="Vo Cuong" w:date="2020-04-01T20:51:00Z">
            <w:trPr>
              <w:gridAfter w:val="0"/>
              <w:wAfter w:w="113" w:type="dxa"/>
            </w:trPr>
          </w:trPrChange>
        </w:trPr>
        <w:tc>
          <w:tcPr>
            <w:tcW w:w="4532" w:type="dxa"/>
            <w:tcPrChange w:id="1490" w:author="Vo Cuong" w:date="2020-04-01T20:51:00Z">
              <w:tcPr>
                <w:tcW w:w="4532" w:type="dxa"/>
                <w:gridSpan w:val="2"/>
              </w:tcPr>
            </w:tcPrChange>
          </w:tcPr>
          <w:p w:rsidR="001434C2" w:rsidRPr="00D435B6" w:rsidDel="00A25452" w:rsidRDefault="001434C2" w:rsidP="00823C87">
            <w:pPr>
              <w:spacing w:line="360" w:lineRule="auto"/>
              <w:jc w:val="both"/>
              <w:rPr>
                <w:del w:id="1491" w:author="Vo Cuong" w:date="2020-04-01T20:51:00Z"/>
                <w:rFonts w:ascii="Times New Roman" w:hAnsi="Times New Roman" w:cs="Times New Roman"/>
                <w:color w:val="000000" w:themeColor="text1"/>
                <w:sz w:val="26"/>
                <w:szCs w:val="26"/>
              </w:rPr>
            </w:pPr>
            <w:del w:id="1492" w:author="Vo Cuong" w:date="2020-04-01T20:51:00Z">
              <w:r w:rsidRPr="00D435B6" w:rsidDel="00A25452">
                <w:rPr>
                  <w:rFonts w:ascii="Times New Roman" w:hAnsi="Times New Roman" w:cs="Times New Roman"/>
                  <w:color w:val="000000" w:themeColor="text1"/>
                  <w:sz w:val="26"/>
                  <w:szCs w:val="26"/>
                </w:rPr>
                <w:delText xml:space="preserve">Tiền điều kiện </w:delText>
              </w:r>
              <w:bookmarkStart w:id="1493" w:name="_Toc36669203"/>
              <w:bookmarkEnd w:id="1493"/>
            </w:del>
          </w:p>
        </w:tc>
        <w:tc>
          <w:tcPr>
            <w:tcW w:w="4532" w:type="dxa"/>
            <w:tcPrChange w:id="1494" w:author="Vo Cuong" w:date="2020-04-01T20:51:00Z">
              <w:tcPr>
                <w:tcW w:w="4532" w:type="dxa"/>
                <w:gridSpan w:val="2"/>
              </w:tcPr>
            </w:tcPrChange>
          </w:tcPr>
          <w:p w:rsidR="001434C2" w:rsidRPr="00D435B6" w:rsidDel="00A25452" w:rsidRDefault="001434C2" w:rsidP="00823C87">
            <w:pPr>
              <w:spacing w:line="360" w:lineRule="auto"/>
              <w:jc w:val="both"/>
              <w:rPr>
                <w:del w:id="1495" w:author="Vo Cuong" w:date="2020-04-01T20:51:00Z"/>
                <w:rFonts w:ascii="Times New Roman" w:hAnsi="Times New Roman" w:cs="Times New Roman"/>
                <w:color w:val="000000" w:themeColor="text1"/>
                <w:sz w:val="26"/>
                <w:szCs w:val="26"/>
              </w:rPr>
            </w:pPr>
            <w:del w:id="1496" w:author="Vo Cuong" w:date="2020-04-01T20:51:00Z">
              <w:r w:rsidRPr="00D435B6" w:rsidDel="00A25452">
                <w:rPr>
                  <w:rFonts w:ascii="Times New Roman" w:hAnsi="Times New Roman" w:cs="Times New Roman"/>
                  <w:color w:val="000000" w:themeColor="text1"/>
                  <w:sz w:val="26"/>
                  <w:szCs w:val="26"/>
                </w:rPr>
                <w:delText xml:space="preserve">Nhân viên phải có tài khoản trên hệ thống </w:delText>
              </w:r>
              <w:bookmarkStart w:id="1497" w:name="_Toc36669204"/>
              <w:bookmarkEnd w:id="1497"/>
            </w:del>
          </w:p>
        </w:tc>
        <w:bookmarkStart w:id="1498" w:name="_Toc36669205"/>
        <w:bookmarkEnd w:id="1498"/>
      </w:tr>
      <w:tr w:rsidR="001434C2" w:rsidRPr="00D435B6" w:rsidDel="00A25452" w:rsidTr="00A25452">
        <w:trPr>
          <w:del w:id="1499" w:author="Vo Cuong" w:date="2020-04-01T20:51:00Z"/>
          <w:trPrChange w:id="1500" w:author="Vo Cuong" w:date="2020-04-01T20:51:00Z">
            <w:trPr>
              <w:gridAfter w:val="0"/>
              <w:wAfter w:w="113" w:type="dxa"/>
            </w:trPr>
          </w:trPrChange>
        </w:trPr>
        <w:tc>
          <w:tcPr>
            <w:tcW w:w="4532" w:type="dxa"/>
            <w:tcPrChange w:id="1501" w:author="Vo Cuong" w:date="2020-04-01T20:51:00Z">
              <w:tcPr>
                <w:tcW w:w="4532" w:type="dxa"/>
                <w:gridSpan w:val="2"/>
              </w:tcPr>
            </w:tcPrChange>
          </w:tcPr>
          <w:p w:rsidR="001434C2" w:rsidRPr="00D435B6" w:rsidDel="00A25452" w:rsidRDefault="001434C2" w:rsidP="00823C87">
            <w:pPr>
              <w:spacing w:line="360" w:lineRule="auto"/>
              <w:jc w:val="both"/>
              <w:rPr>
                <w:del w:id="1502" w:author="Vo Cuong" w:date="2020-04-01T20:51:00Z"/>
                <w:rFonts w:ascii="Times New Roman" w:hAnsi="Times New Roman" w:cs="Times New Roman"/>
                <w:color w:val="000000" w:themeColor="text1"/>
                <w:sz w:val="26"/>
                <w:szCs w:val="26"/>
              </w:rPr>
            </w:pPr>
            <w:del w:id="1503" w:author="Vo Cuong" w:date="2020-04-01T20:51:00Z">
              <w:r w:rsidRPr="00D435B6" w:rsidDel="00A25452">
                <w:rPr>
                  <w:rFonts w:ascii="Times New Roman" w:hAnsi="Times New Roman" w:cs="Times New Roman"/>
                  <w:color w:val="000000" w:themeColor="text1"/>
                  <w:sz w:val="26"/>
                  <w:szCs w:val="26"/>
                </w:rPr>
                <w:delText xml:space="preserve">Hậu điều kiện </w:delText>
              </w:r>
              <w:bookmarkStart w:id="1504" w:name="_Toc36669206"/>
              <w:bookmarkEnd w:id="1504"/>
            </w:del>
          </w:p>
        </w:tc>
        <w:tc>
          <w:tcPr>
            <w:tcW w:w="4532" w:type="dxa"/>
            <w:tcPrChange w:id="1505" w:author="Vo Cuong" w:date="2020-04-01T20:51:00Z">
              <w:tcPr>
                <w:tcW w:w="4532" w:type="dxa"/>
                <w:gridSpan w:val="2"/>
              </w:tcPr>
            </w:tcPrChange>
          </w:tcPr>
          <w:p w:rsidR="001434C2" w:rsidRPr="00D435B6" w:rsidDel="00A25452" w:rsidRDefault="001434C2" w:rsidP="00823C87">
            <w:pPr>
              <w:spacing w:line="360" w:lineRule="auto"/>
              <w:jc w:val="both"/>
              <w:rPr>
                <w:del w:id="1506" w:author="Vo Cuong" w:date="2020-04-01T20:51:00Z"/>
                <w:rFonts w:ascii="Times New Roman" w:hAnsi="Times New Roman" w:cs="Times New Roman"/>
                <w:color w:val="000000" w:themeColor="text1"/>
                <w:sz w:val="26"/>
                <w:szCs w:val="26"/>
              </w:rPr>
            </w:pPr>
            <w:del w:id="1507" w:author="Vo Cuong" w:date="2020-04-01T20:51:00Z">
              <w:r w:rsidRPr="00D435B6" w:rsidDel="00A25452">
                <w:rPr>
                  <w:rFonts w:ascii="Times New Roman" w:hAnsi="Times New Roman" w:cs="Times New Roman"/>
                  <w:color w:val="000000" w:themeColor="text1"/>
                  <w:sz w:val="26"/>
                  <w:szCs w:val="26"/>
                </w:rPr>
                <w:delText>Nhân viên xem thông tin nhiệm vụ và nhận nhiệm vụ thành công</w:delText>
              </w:r>
              <w:bookmarkStart w:id="1508" w:name="_Toc36669207"/>
              <w:bookmarkEnd w:id="1508"/>
            </w:del>
          </w:p>
        </w:tc>
        <w:bookmarkStart w:id="1509" w:name="_Toc36669208"/>
        <w:bookmarkEnd w:id="1509"/>
      </w:tr>
      <w:tr w:rsidR="001434C2" w:rsidRPr="00D435B6" w:rsidDel="00A25452" w:rsidTr="00A25452">
        <w:trPr>
          <w:del w:id="1510" w:author="Vo Cuong" w:date="2020-04-01T20:51:00Z"/>
          <w:trPrChange w:id="1511" w:author="Vo Cuong" w:date="2020-04-01T20:51:00Z">
            <w:trPr>
              <w:gridAfter w:val="0"/>
              <w:wAfter w:w="113" w:type="dxa"/>
            </w:trPr>
          </w:trPrChange>
        </w:trPr>
        <w:tc>
          <w:tcPr>
            <w:tcW w:w="4532" w:type="dxa"/>
            <w:tcPrChange w:id="1512" w:author="Vo Cuong" w:date="2020-04-01T20:51:00Z">
              <w:tcPr>
                <w:tcW w:w="4532" w:type="dxa"/>
                <w:gridSpan w:val="2"/>
              </w:tcPr>
            </w:tcPrChange>
          </w:tcPr>
          <w:p w:rsidR="001434C2" w:rsidRPr="00D435B6" w:rsidDel="00A25452" w:rsidRDefault="001434C2" w:rsidP="00823C87">
            <w:pPr>
              <w:spacing w:line="360" w:lineRule="auto"/>
              <w:jc w:val="both"/>
              <w:rPr>
                <w:del w:id="1513" w:author="Vo Cuong" w:date="2020-04-01T20:51:00Z"/>
                <w:rFonts w:ascii="Times New Roman" w:hAnsi="Times New Roman" w:cs="Times New Roman"/>
                <w:color w:val="000000" w:themeColor="text1"/>
                <w:sz w:val="26"/>
                <w:szCs w:val="26"/>
              </w:rPr>
            </w:pPr>
            <w:del w:id="1514" w:author="Vo Cuong" w:date="2020-04-01T20:51:00Z">
              <w:r w:rsidRPr="00D435B6" w:rsidDel="00A25452">
                <w:rPr>
                  <w:rFonts w:ascii="Times New Roman" w:hAnsi="Times New Roman" w:cs="Times New Roman"/>
                  <w:color w:val="000000" w:themeColor="text1"/>
                  <w:sz w:val="26"/>
                  <w:szCs w:val="26"/>
                </w:rPr>
                <w:delText xml:space="preserve">Luồng sự kiện chính </w:delText>
              </w:r>
              <w:bookmarkStart w:id="1515" w:name="_Toc36669209"/>
              <w:bookmarkEnd w:id="1515"/>
            </w:del>
          </w:p>
        </w:tc>
        <w:tc>
          <w:tcPr>
            <w:tcW w:w="4532" w:type="dxa"/>
            <w:tcPrChange w:id="1516" w:author="Vo Cuong" w:date="2020-04-01T20:51:00Z">
              <w:tcPr>
                <w:tcW w:w="4532" w:type="dxa"/>
                <w:gridSpan w:val="2"/>
              </w:tcPr>
            </w:tcPrChange>
          </w:tcPr>
          <w:p w:rsidR="001434C2" w:rsidRPr="00D435B6" w:rsidDel="00A25452" w:rsidRDefault="001434C2" w:rsidP="00823C87">
            <w:pPr>
              <w:pStyle w:val="ListParagraph"/>
              <w:numPr>
                <w:ilvl w:val="0"/>
                <w:numId w:val="12"/>
              </w:numPr>
              <w:spacing w:line="360" w:lineRule="auto"/>
              <w:ind w:left="748" w:hanging="749"/>
              <w:jc w:val="both"/>
              <w:rPr>
                <w:del w:id="1517" w:author="Vo Cuong" w:date="2020-04-01T20:51:00Z"/>
                <w:rFonts w:ascii="Times New Roman" w:hAnsi="Times New Roman" w:cs="Times New Roman"/>
                <w:color w:val="000000" w:themeColor="text1"/>
                <w:sz w:val="26"/>
                <w:szCs w:val="26"/>
              </w:rPr>
            </w:pPr>
            <w:del w:id="1518" w:author="Vo Cuong" w:date="2020-04-01T20:51:00Z">
              <w:r w:rsidRPr="00D435B6" w:rsidDel="00A25452">
                <w:rPr>
                  <w:rFonts w:ascii="Times New Roman" w:hAnsi="Times New Roman" w:cs="Times New Roman"/>
                  <w:color w:val="000000" w:themeColor="text1"/>
                  <w:sz w:val="26"/>
                  <w:szCs w:val="26"/>
                </w:rPr>
                <w:delText xml:space="preserve">Hệ thống hiển thị màn hình </w:delText>
              </w:r>
            </w:del>
            <w:del w:id="1519" w:author="Vo Cuong" w:date="2020-04-01T12:11:00Z">
              <w:r w:rsidRPr="00D435B6" w:rsidDel="001071B9">
                <w:rPr>
                  <w:rFonts w:ascii="Times New Roman" w:hAnsi="Times New Roman" w:cs="Times New Roman"/>
                  <w:color w:val="000000" w:themeColor="text1"/>
                  <w:sz w:val="26"/>
                  <w:szCs w:val="26"/>
                </w:rPr>
                <w:delText xml:space="preserve">trang chủ </w:delText>
              </w:r>
            </w:del>
            <w:del w:id="1520" w:author="Vo Cuong" w:date="2020-04-01T20:51:00Z">
              <w:r w:rsidRPr="00D435B6" w:rsidDel="00A25452">
                <w:rPr>
                  <w:rFonts w:ascii="Times New Roman" w:hAnsi="Times New Roman" w:cs="Times New Roman"/>
                  <w:color w:val="000000" w:themeColor="text1"/>
                  <w:sz w:val="26"/>
                  <w:szCs w:val="26"/>
                </w:rPr>
                <w:delText>khi đã đăng nhập thành công</w:delText>
              </w:r>
              <w:bookmarkStart w:id="1521" w:name="_Toc36669210"/>
              <w:bookmarkEnd w:id="1521"/>
            </w:del>
          </w:p>
          <w:p w:rsidR="001434C2" w:rsidRPr="00D435B6" w:rsidDel="00DF0F34" w:rsidRDefault="001434C2" w:rsidP="00823C87">
            <w:pPr>
              <w:pStyle w:val="ListParagraph"/>
              <w:numPr>
                <w:ilvl w:val="0"/>
                <w:numId w:val="12"/>
              </w:numPr>
              <w:spacing w:line="360" w:lineRule="auto"/>
              <w:ind w:left="748" w:hanging="749"/>
              <w:jc w:val="both"/>
              <w:rPr>
                <w:del w:id="1522" w:author="Vo Cuong" w:date="2020-04-01T12:22:00Z"/>
                <w:rFonts w:ascii="Times New Roman" w:hAnsi="Times New Roman" w:cs="Times New Roman"/>
                <w:color w:val="000000" w:themeColor="text1"/>
                <w:sz w:val="26"/>
                <w:szCs w:val="26"/>
              </w:rPr>
            </w:pPr>
            <w:del w:id="1523" w:author="Vo Cuong" w:date="2020-04-01T12:17:00Z">
              <w:r w:rsidRPr="00D435B6" w:rsidDel="001071B9">
                <w:rPr>
                  <w:rFonts w:ascii="Times New Roman" w:hAnsi="Times New Roman" w:cs="Times New Roman"/>
                  <w:color w:val="000000" w:themeColor="text1"/>
                  <w:sz w:val="26"/>
                  <w:szCs w:val="26"/>
                </w:rPr>
                <w:delText>N</w:delText>
              </w:r>
            </w:del>
            <w:del w:id="1524" w:author="Vo Cuong" w:date="2020-04-01T12:22:00Z">
              <w:r w:rsidRPr="00D435B6" w:rsidDel="00DF0F34">
                <w:rPr>
                  <w:rFonts w:ascii="Times New Roman" w:hAnsi="Times New Roman" w:cs="Times New Roman"/>
                  <w:color w:val="000000" w:themeColor="text1"/>
                  <w:sz w:val="26"/>
                  <w:szCs w:val="26"/>
                </w:rPr>
                <w:delText>hân viên chọn mục danh sách nhiệm vụ ở phía trên giao diện bên tay trái</w:delText>
              </w:r>
              <w:bookmarkStart w:id="1525" w:name="_Toc36669211"/>
              <w:bookmarkEnd w:id="1525"/>
            </w:del>
          </w:p>
          <w:p w:rsidR="001434C2" w:rsidRPr="00D435B6" w:rsidDel="00A25452" w:rsidRDefault="001434C2" w:rsidP="00823C87">
            <w:pPr>
              <w:pStyle w:val="ListParagraph"/>
              <w:numPr>
                <w:ilvl w:val="0"/>
                <w:numId w:val="12"/>
              </w:numPr>
              <w:spacing w:line="360" w:lineRule="auto"/>
              <w:ind w:left="748" w:hanging="749"/>
              <w:jc w:val="both"/>
              <w:rPr>
                <w:del w:id="1526" w:author="Vo Cuong" w:date="2020-04-01T20:51:00Z"/>
                <w:rFonts w:ascii="Times New Roman" w:hAnsi="Times New Roman" w:cs="Times New Roman"/>
                <w:color w:val="000000" w:themeColor="text1"/>
                <w:sz w:val="26"/>
                <w:szCs w:val="26"/>
              </w:rPr>
            </w:pPr>
            <w:del w:id="1527" w:author="Vo Cuong" w:date="2020-04-01T20:51:00Z">
              <w:r w:rsidRPr="00D435B6" w:rsidDel="00A25452">
                <w:rPr>
                  <w:rFonts w:ascii="Times New Roman" w:hAnsi="Times New Roman" w:cs="Times New Roman"/>
                  <w:color w:val="000000" w:themeColor="text1"/>
                  <w:sz w:val="26"/>
                  <w:szCs w:val="26"/>
                </w:rPr>
                <w:delText xml:space="preserve">Hệ thống hiển thị ra giao diện danh sách các nhiệm vụ đã có trên hệ thống và các nút xem </w:delText>
              </w:r>
            </w:del>
            <w:del w:id="1528" w:author="Vo Cuong" w:date="2020-04-01T12:16:00Z">
              <w:r w:rsidRPr="00D435B6" w:rsidDel="001071B9">
                <w:rPr>
                  <w:rFonts w:ascii="Times New Roman" w:hAnsi="Times New Roman" w:cs="Times New Roman"/>
                  <w:color w:val="000000" w:themeColor="text1"/>
                  <w:sz w:val="26"/>
                  <w:szCs w:val="26"/>
                </w:rPr>
                <w:delText>và</w:delText>
              </w:r>
            </w:del>
            <w:del w:id="1529" w:author="Vo Cuong" w:date="2020-04-01T20:51:00Z">
              <w:r w:rsidRPr="00D435B6" w:rsidDel="00A25452">
                <w:rPr>
                  <w:rFonts w:ascii="Times New Roman" w:hAnsi="Times New Roman" w:cs="Times New Roman"/>
                  <w:color w:val="000000" w:themeColor="text1"/>
                  <w:sz w:val="26"/>
                  <w:szCs w:val="26"/>
                </w:rPr>
                <w:delText xml:space="preserve"> nhận nhiệm vụ</w:delText>
              </w:r>
              <w:bookmarkStart w:id="1530" w:name="_Toc36669212"/>
              <w:bookmarkEnd w:id="1530"/>
            </w:del>
          </w:p>
          <w:p w:rsidR="001434C2" w:rsidRPr="00D435B6" w:rsidDel="00A25452" w:rsidRDefault="001434C2" w:rsidP="00823C87">
            <w:pPr>
              <w:pStyle w:val="ListParagraph"/>
              <w:numPr>
                <w:ilvl w:val="0"/>
                <w:numId w:val="12"/>
              </w:numPr>
              <w:spacing w:line="360" w:lineRule="auto"/>
              <w:ind w:left="748" w:hanging="749"/>
              <w:jc w:val="both"/>
              <w:rPr>
                <w:del w:id="1531" w:author="Vo Cuong" w:date="2020-04-01T20:51:00Z"/>
                <w:rFonts w:ascii="Times New Roman" w:hAnsi="Times New Roman" w:cs="Times New Roman"/>
                <w:color w:val="000000" w:themeColor="text1"/>
                <w:sz w:val="26"/>
                <w:szCs w:val="26"/>
              </w:rPr>
            </w:pPr>
            <w:del w:id="1532" w:author="Vo Cuong" w:date="2020-04-01T20:51:00Z">
              <w:r w:rsidRPr="00D435B6" w:rsidDel="00A25452">
                <w:rPr>
                  <w:rFonts w:ascii="Times New Roman" w:hAnsi="Times New Roman" w:cs="Times New Roman"/>
                  <w:color w:val="000000" w:themeColor="text1"/>
                  <w:sz w:val="26"/>
                  <w:szCs w:val="26"/>
                </w:rPr>
                <w:delText>Nếu nhân viên chọn xem thì hệ thống sẽ hiện thông tin nhiệm chi tiết</w:delText>
              </w:r>
              <w:bookmarkStart w:id="1533" w:name="_Toc36669213"/>
              <w:bookmarkEnd w:id="1533"/>
            </w:del>
          </w:p>
          <w:p w:rsidR="001434C2" w:rsidRPr="00D435B6" w:rsidDel="00A25452" w:rsidRDefault="001434C2" w:rsidP="00823C87">
            <w:pPr>
              <w:pStyle w:val="ListParagraph"/>
              <w:numPr>
                <w:ilvl w:val="0"/>
                <w:numId w:val="12"/>
              </w:numPr>
              <w:spacing w:line="360" w:lineRule="auto"/>
              <w:ind w:left="748" w:hanging="749"/>
              <w:jc w:val="both"/>
              <w:rPr>
                <w:del w:id="1534" w:author="Vo Cuong" w:date="2020-04-01T20:51:00Z"/>
                <w:rFonts w:ascii="Times New Roman" w:hAnsi="Times New Roman" w:cs="Times New Roman"/>
                <w:color w:val="000000" w:themeColor="text1"/>
                <w:sz w:val="26"/>
                <w:szCs w:val="26"/>
              </w:rPr>
            </w:pPr>
            <w:del w:id="1535" w:author="Vo Cuong" w:date="2020-04-01T20:51:00Z">
              <w:r w:rsidRPr="00D435B6" w:rsidDel="00A25452">
                <w:rPr>
                  <w:rFonts w:ascii="Times New Roman" w:hAnsi="Times New Roman" w:cs="Times New Roman"/>
                  <w:color w:val="000000" w:themeColor="text1"/>
                  <w:sz w:val="26"/>
                  <w:szCs w:val="26"/>
                </w:rPr>
                <w:delText>Nếu nhân viên chọn nút nhận thì hệ thống sẽ hiên thị thông báo “Nhận nhiệm vụ thành công”</w:delText>
              </w:r>
              <w:bookmarkStart w:id="1536" w:name="_Toc36669214"/>
              <w:bookmarkEnd w:id="1536"/>
            </w:del>
          </w:p>
          <w:p w:rsidR="001434C2" w:rsidRPr="00D435B6" w:rsidDel="00A25452" w:rsidRDefault="001434C2" w:rsidP="00823C87">
            <w:pPr>
              <w:pStyle w:val="ListParagraph"/>
              <w:numPr>
                <w:ilvl w:val="0"/>
                <w:numId w:val="12"/>
              </w:numPr>
              <w:spacing w:line="360" w:lineRule="auto"/>
              <w:ind w:left="748" w:hanging="749"/>
              <w:jc w:val="both"/>
              <w:rPr>
                <w:del w:id="1537" w:author="Vo Cuong" w:date="2020-04-01T20:51:00Z"/>
                <w:rFonts w:ascii="Times New Roman" w:hAnsi="Times New Roman" w:cs="Times New Roman"/>
                <w:color w:val="000000" w:themeColor="text1"/>
                <w:sz w:val="26"/>
                <w:szCs w:val="26"/>
              </w:rPr>
            </w:pPr>
            <w:del w:id="1538" w:author="Vo Cuong" w:date="2020-04-01T20:51:00Z">
              <w:r w:rsidRPr="00D435B6" w:rsidDel="00A25452">
                <w:rPr>
                  <w:rFonts w:ascii="Times New Roman" w:hAnsi="Times New Roman" w:cs="Times New Roman"/>
                  <w:color w:val="000000" w:themeColor="text1"/>
                  <w:sz w:val="26"/>
                  <w:szCs w:val="26"/>
                </w:rPr>
                <w:delText>Kết thúc Use - Case</w:delText>
              </w:r>
              <w:bookmarkStart w:id="1539" w:name="_Toc36669215"/>
              <w:bookmarkEnd w:id="1539"/>
            </w:del>
          </w:p>
        </w:tc>
        <w:bookmarkStart w:id="1540" w:name="_Toc36669216"/>
        <w:bookmarkEnd w:id="1540"/>
      </w:tr>
      <w:tr w:rsidR="001434C2" w:rsidRPr="00D435B6" w:rsidDel="00A25452" w:rsidTr="00A25452">
        <w:trPr>
          <w:del w:id="1541" w:author="Vo Cuong" w:date="2020-04-01T20:51:00Z"/>
          <w:trPrChange w:id="1542" w:author="Vo Cuong" w:date="2020-04-01T20:51:00Z">
            <w:trPr>
              <w:gridAfter w:val="0"/>
              <w:wAfter w:w="113" w:type="dxa"/>
            </w:trPr>
          </w:trPrChange>
        </w:trPr>
        <w:tc>
          <w:tcPr>
            <w:tcW w:w="4532" w:type="dxa"/>
            <w:tcPrChange w:id="1543" w:author="Vo Cuong" w:date="2020-04-01T20:51:00Z">
              <w:tcPr>
                <w:tcW w:w="4532" w:type="dxa"/>
                <w:gridSpan w:val="2"/>
              </w:tcPr>
            </w:tcPrChange>
          </w:tcPr>
          <w:p w:rsidR="001434C2" w:rsidRPr="00D435B6" w:rsidDel="00A25452" w:rsidRDefault="001434C2" w:rsidP="00823C87">
            <w:pPr>
              <w:spacing w:line="360" w:lineRule="auto"/>
              <w:jc w:val="both"/>
              <w:rPr>
                <w:del w:id="1544" w:author="Vo Cuong" w:date="2020-04-01T20:51:00Z"/>
                <w:rFonts w:ascii="Times New Roman" w:hAnsi="Times New Roman" w:cs="Times New Roman"/>
                <w:color w:val="000000" w:themeColor="text1"/>
                <w:sz w:val="26"/>
                <w:szCs w:val="26"/>
              </w:rPr>
            </w:pPr>
            <w:del w:id="1545" w:author="Vo Cuong" w:date="2020-04-01T20:51:00Z">
              <w:r w:rsidRPr="00D435B6" w:rsidDel="00A25452">
                <w:rPr>
                  <w:rFonts w:ascii="Times New Roman" w:hAnsi="Times New Roman" w:cs="Times New Roman"/>
                  <w:color w:val="000000" w:themeColor="text1"/>
                  <w:sz w:val="26"/>
                  <w:szCs w:val="26"/>
                </w:rPr>
                <w:delText xml:space="preserve">Luồng sự kiện phụ </w:delText>
              </w:r>
              <w:bookmarkStart w:id="1546" w:name="_Toc36669217"/>
              <w:bookmarkEnd w:id="1546"/>
            </w:del>
          </w:p>
        </w:tc>
        <w:tc>
          <w:tcPr>
            <w:tcW w:w="4532" w:type="dxa"/>
            <w:tcPrChange w:id="1547" w:author="Vo Cuong" w:date="2020-04-01T20:51:00Z">
              <w:tcPr>
                <w:tcW w:w="4532" w:type="dxa"/>
                <w:gridSpan w:val="2"/>
              </w:tcPr>
            </w:tcPrChange>
          </w:tcPr>
          <w:p w:rsidR="001434C2" w:rsidRPr="00D435B6" w:rsidDel="00A25452" w:rsidRDefault="001434C2" w:rsidP="00823C87">
            <w:pPr>
              <w:pStyle w:val="ListParagraph"/>
              <w:spacing w:line="360" w:lineRule="auto"/>
              <w:ind w:left="29"/>
              <w:jc w:val="both"/>
              <w:rPr>
                <w:del w:id="1548" w:author="Vo Cuong" w:date="2020-04-01T20:51:00Z"/>
                <w:rFonts w:ascii="Times New Roman" w:hAnsi="Times New Roman" w:cs="Times New Roman"/>
                <w:color w:val="000000" w:themeColor="text1"/>
                <w:sz w:val="26"/>
                <w:szCs w:val="26"/>
              </w:rPr>
            </w:pPr>
            <w:del w:id="1549" w:author="Vo Cuong" w:date="2020-04-01T20:51:00Z">
              <w:r w:rsidRPr="00D435B6" w:rsidDel="00A25452">
                <w:rPr>
                  <w:rFonts w:ascii="Times New Roman" w:hAnsi="Times New Roman" w:cs="Times New Roman"/>
                  <w:color w:val="2F5496" w:themeColor="accent5" w:themeShade="BF"/>
                  <w:sz w:val="26"/>
                  <w:szCs w:val="26"/>
                </w:rPr>
                <w:delText xml:space="preserve">A1 – Nhấn nút nhận nhiệm vụ: </w:delText>
              </w:r>
              <w:r w:rsidRPr="00D435B6" w:rsidDel="00A25452">
                <w:rPr>
                  <w:rFonts w:ascii="Times New Roman" w:hAnsi="Times New Roman" w:cs="Times New Roman"/>
                  <w:color w:val="000000" w:themeColor="text1"/>
                  <w:sz w:val="26"/>
                  <w:szCs w:val="26"/>
                </w:rPr>
                <w:delText>Khi nhân viên muốn nhận lại nhiệm vụ mà mình đã không hoàn thành nhiều lần hoặc số lượng còn ít mà có nhiều người cùng muốn nhận nhiệm vụ đó</w:delText>
              </w:r>
              <w:bookmarkStart w:id="1550" w:name="_Toc36669218"/>
              <w:bookmarkEnd w:id="1550"/>
            </w:del>
          </w:p>
          <w:p w:rsidR="001434C2" w:rsidRPr="00D435B6" w:rsidDel="00A25452" w:rsidRDefault="001434C2" w:rsidP="00823C87">
            <w:pPr>
              <w:pStyle w:val="ListParagraph"/>
              <w:numPr>
                <w:ilvl w:val="0"/>
                <w:numId w:val="13"/>
              </w:numPr>
              <w:spacing w:line="360" w:lineRule="auto"/>
              <w:ind w:left="464" w:hanging="464"/>
              <w:jc w:val="both"/>
              <w:rPr>
                <w:del w:id="1551" w:author="Vo Cuong" w:date="2020-04-01T20:51:00Z"/>
                <w:rFonts w:ascii="Times New Roman" w:hAnsi="Times New Roman" w:cs="Times New Roman"/>
                <w:color w:val="000000" w:themeColor="text1"/>
                <w:sz w:val="26"/>
                <w:szCs w:val="26"/>
              </w:rPr>
            </w:pPr>
            <w:del w:id="1552" w:author="Vo Cuong" w:date="2020-04-01T20:51:00Z">
              <w:r w:rsidDel="00A25452">
                <w:rPr>
                  <w:rFonts w:ascii="Times New Roman" w:hAnsi="Times New Roman" w:cs="Times New Roman"/>
                  <w:color w:val="000000" w:themeColor="text1"/>
                  <w:sz w:val="26"/>
                  <w:szCs w:val="26"/>
                </w:rPr>
                <w:delText>Nhiệm vụ đó sẽ hiển thị trạng thái “Đang chờ duyệt”</w:delText>
              </w:r>
              <w:bookmarkStart w:id="1553" w:name="_Toc36669219"/>
              <w:bookmarkEnd w:id="1553"/>
            </w:del>
          </w:p>
          <w:p w:rsidR="001434C2" w:rsidRPr="00D435B6" w:rsidDel="00A25452" w:rsidRDefault="001434C2" w:rsidP="00823C87">
            <w:pPr>
              <w:pStyle w:val="ListParagraph"/>
              <w:spacing w:line="360" w:lineRule="auto"/>
              <w:ind w:left="454"/>
              <w:jc w:val="both"/>
              <w:rPr>
                <w:del w:id="1554" w:author="Vo Cuong" w:date="2020-04-01T20:51:00Z"/>
                <w:rFonts w:ascii="Times New Roman" w:hAnsi="Times New Roman" w:cs="Times New Roman"/>
                <w:color w:val="000000" w:themeColor="text1"/>
                <w:sz w:val="26"/>
                <w:szCs w:val="26"/>
              </w:rPr>
            </w:pPr>
            <w:bookmarkStart w:id="1555" w:name="_Toc36669220"/>
            <w:bookmarkEnd w:id="1555"/>
          </w:p>
        </w:tc>
        <w:bookmarkStart w:id="1556" w:name="_Toc36669221"/>
        <w:bookmarkEnd w:id="1556"/>
      </w:tr>
    </w:tbl>
    <w:p w:rsidR="001434C2" w:rsidRPr="006E3EE9" w:rsidDel="00D12FD8" w:rsidRDefault="006E3EE9" w:rsidP="00823C87">
      <w:pPr>
        <w:spacing w:after="200" w:line="360" w:lineRule="auto"/>
        <w:jc w:val="both"/>
        <w:rPr>
          <w:del w:id="1557" w:author="Vo Cuong" w:date="2020-04-01T20:54:00Z"/>
          <w:rFonts w:ascii="Times New Roman" w:hAnsi="Times New Roman" w:cs="Times New Roman"/>
          <w:b/>
          <w:sz w:val="26"/>
          <w:szCs w:val="26"/>
        </w:rPr>
      </w:pPr>
      <w:del w:id="1558" w:author="Vo Cuong" w:date="2020-04-01T20:54:00Z">
        <w:r w:rsidDel="00D12FD8">
          <w:rPr>
            <w:rFonts w:ascii="Times New Roman" w:hAnsi="Times New Roman" w:cs="Times New Roman"/>
            <w:b/>
            <w:sz w:val="26"/>
            <w:szCs w:val="26"/>
          </w:rPr>
          <w:delText>Giao diện danh sách nhiệm vụ hoàn thành</w:delText>
        </w:r>
        <w:bookmarkStart w:id="1559" w:name="_Toc36669222"/>
        <w:bookmarkEnd w:id="1559"/>
      </w:del>
    </w:p>
    <w:p w:rsidR="00D435B6" w:rsidRPr="00161BD6" w:rsidRDefault="001434C2" w:rsidP="00823C87">
      <w:pPr>
        <w:pStyle w:val="ListParagraph"/>
        <w:numPr>
          <w:ilvl w:val="1"/>
          <w:numId w:val="22"/>
        </w:numPr>
        <w:spacing w:after="200" w:line="360" w:lineRule="auto"/>
        <w:jc w:val="both"/>
        <w:outlineLvl w:val="2"/>
        <w:rPr>
          <w:rFonts w:ascii="Times New Roman" w:hAnsi="Times New Roman" w:cs="Times New Roman"/>
          <w:b/>
          <w:sz w:val="26"/>
          <w:szCs w:val="26"/>
        </w:rPr>
      </w:pPr>
      <w:bookmarkStart w:id="1560" w:name="_Toc36669223"/>
      <w:r w:rsidRPr="00161BD6">
        <w:rPr>
          <w:rFonts w:ascii="Times New Roman" w:hAnsi="Times New Roman" w:cs="Times New Roman"/>
          <w:b/>
          <w:sz w:val="26"/>
          <w:szCs w:val="26"/>
        </w:rPr>
        <w:t>Giao diện đổi mật khẩu</w:t>
      </w:r>
      <w:bookmarkEnd w:id="1560"/>
    </w:p>
    <w:p w:rsidR="001434C2" w:rsidRPr="00D435B6" w:rsidRDefault="001434C2" w:rsidP="00823C87">
      <w:pPr>
        <w:pStyle w:val="ListParagraph"/>
        <w:numPr>
          <w:ilvl w:val="0"/>
          <w:numId w:val="25"/>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Đặc tả màn hình</w:t>
      </w:r>
      <w:r w:rsidR="00861548">
        <w:rPr>
          <w:rFonts w:ascii="Times New Roman" w:hAnsi="Times New Roman" w:cs="Times New Roman"/>
          <w:sz w:val="26"/>
          <w:szCs w:val="26"/>
        </w:rPr>
        <w:t xml:space="preserve"> </w:t>
      </w:r>
      <w:r w:rsidR="00861548" w:rsidRPr="00BD0E47">
        <w:rPr>
          <w:rFonts w:ascii="Times New Roman" w:hAnsi="Times New Roman" w:cs="Times New Roman"/>
          <w:sz w:val="26"/>
          <w:szCs w:val="26"/>
        </w:rPr>
        <w:t>đổi mật khẩu</w:t>
      </w:r>
    </w:p>
    <w:p w:rsidR="00D435B6" w:rsidRPr="00D435B6" w:rsidRDefault="00D435B6">
      <w:pPr>
        <w:pStyle w:val="ListParagraph"/>
        <w:spacing w:line="360" w:lineRule="auto"/>
        <w:ind w:left="1080" w:hanging="1080"/>
        <w:jc w:val="center"/>
        <w:rPr>
          <w:rFonts w:ascii="Times New Roman" w:hAnsi="Times New Roman" w:cs="Times New Roman"/>
          <w:sz w:val="26"/>
          <w:szCs w:val="26"/>
        </w:rPr>
        <w:pPrChange w:id="1561" w:author="Vo Cuong" w:date="2020-04-01T00:03:00Z">
          <w:pPr>
            <w:pStyle w:val="ListParagraph"/>
            <w:spacing w:line="360" w:lineRule="auto"/>
            <w:ind w:left="1080" w:hanging="1080"/>
            <w:jc w:val="both"/>
          </w:pPr>
        </w:pPrChange>
      </w:pPr>
      <w:del w:id="1562" w:author="Vo Cuong" w:date="2020-03-31T23:54:00Z">
        <w:r w:rsidRPr="00D435B6" w:rsidDel="00DF1BFC">
          <w:rPr>
            <w:rFonts w:ascii="Times New Roman" w:hAnsi="Times New Roman" w:cs="Times New Roman"/>
            <w:noProof/>
            <w:sz w:val="26"/>
            <w:szCs w:val="26"/>
          </w:rPr>
          <w:lastRenderedPageBreak/>
          <w:drawing>
            <wp:inline distT="0" distB="0" distL="0" distR="0" wp14:anchorId="10F45223" wp14:editId="07FFB154">
              <wp:extent cx="5250873" cy="2105891"/>
              <wp:effectExtent l="0" t="0" r="698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50873" cy="2105891"/>
                      </a:xfrm>
                      <a:prstGeom prst="rect">
                        <a:avLst/>
                      </a:prstGeom>
                    </pic:spPr>
                  </pic:pic>
                </a:graphicData>
              </a:graphic>
            </wp:inline>
          </w:drawing>
        </w:r>
      </w:del>
      <w:ins w:id="1563" w:author="Vo Cuong" w:date="2020-03-31T23:54:00Z">
        <w:r w:rsidR="00DF1BFC">
          <w:rPr>
            <w:noProof/>
          </w:rPr>
          <w:drawing>
            <wp:inline distT="0" distB="0" distL="0" distR="0" wp14:anchorId="4A7DD530" wp14:editId="6A84F25C">
              <wp:extent cx="3086100" cy="4429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6100" cy="4429125"/>
                      </a:xfrm>
                      <a:prstGeom prst="rect">
                        <a:avLst/>
                      </a:prstGeom>
                    </pic:spPr>
                  </pic:pic>
                </a:graphicData>
              </a:graphic>
            </wp:inline>
          </w:drawing>
        </w:r>
      </w:ins>
    </w:p>
    <w:p w:rsidR="00D435B6" w:rsidRPr="00D435B6" w:rsidRDefault="003936C4">
      <w:pPr>
        <w:pStyle w:val="ListParagraph"/>
        <w:spacing w:line="360" w:lineRule="auto"/>
        <w:jc w:val="center"/>
        <w:rPr>
          <w:rFonts w:ascii="Times New Roman" w:hAnsi="Times New Roman" w:cs="Times New Roman"/>
          <w:sz w:val="26"/>
          <w:szCs w:val="26"/>
        </w:rPr>
        <w:pPrChange w:id="1564" w:author="Vo Cuong" w:date="2020-04-01T00:03:00Z">
          <w:pPr>
            <w:pStyle w:val="ListParagraph"/>
            <w:spacing w:line="360" w:lineRule="auto"/>
            <w:ind w:left="1080"/>
            <w:jc w:val="center"/>
          </w:pPr>
        </w:pPrChange>
      </w:pPr>
      <w:r>
        <w:rPr>
          <w:rFonts w:ascii="Times New Roman" w:hAnsi="Times New Roman" w:cs="Times New Roman"/>
          <w:sz w:val="26"/>
          <w:szCs w:val="26"/>
        </w:rPr>
        <w:t>Hình 1.3</w:t>
      </w:r>
      <w:r w:rsidR="00D435B6" w:rsidRPr="00D435B6">
        <w:rPr>
          <w:rFonts w:ascii="Times New Roman" w:hAnsi="Times New Roman" w:cs="Times New Roman"/>
          <w:sz w:val="26"/>
          <w:szCs w:val="26"/>
        </w:rPr>
        <w:t xml:space="preserve"> Giao diện đổi mật khẩu.</w:t>
      </w:r>
    </w:p>
    <w:p w:rsidR="00D435B6" w:rsidRPr="00D435B6" w:rsidRDefault="00D435B6" w:rsidP="00823C87">
      <w:pPr>
        <w:pStyle w:val="ListParagraph"/>
        <w:numPr>
          <w:ilvl w:val="0"/>
          <w:numId w:val="16"/>
        </w:numPr>
        <w:spacing w:after="200" w:line="360" w:lineRule="auto"/>
        <w:jc w:val="both"/>
        <w:rPr>
          <w:rFonts w:ascii="Times New Roman" w:hAnsi="Times New Roman" w:cs="Times New Roman"/>
          <w:sz w:val="26"/>
          <w:szCs w:val="26"/>
        </w:rPr>
      </w:pPr>
      <w:r w:rsidRPr="00D435B6">
        <w:rPr>
          <w:rFonts w:ascii="Times New Roman" w:hAnsi="Times New Roman" w:cs="Times New Roman"/>
          <w:sz w:val="26"/>
          <w:szCs w:val="26"/>
        </w:rPr>
        <w:t>Nhân viên nhập các thông tin để cập nhật mật khẩu.</w:t>
      </w:r>
    </w:p>
    <w:p w:rsidR="003936C4" w:rsidRDefault="00D435B6" w:rsidP="00823C87">
      <w:pPr>
        <w:pStyle w:val="ListParagraph"/>
        <w:numPr>
          <w:ilvl w:val="0"/>
          <w:numId w:val="16"/>
        </w:numPr>
        <w:spacing w:after="200" w:line="360" w:lineRule="auto"/>
        <w:jc w:val="both"/>
        <w:rPr>
          <w:rFonts w:ascii="Times New Roman" w:hAnsi="Times New Roman" w:cs="Times New Roman"/>
          <w:sz w:val="26"/>
          <w:szCs w:val="26"/>
        </w:rPr>
      </w:pPr>
      <w:r w:rsidRPr="00D435B6">
        <w:rPr>
          <w:rFonts w:ascii="Times New Roman" w:hAnsi="Times New Roman" w:cs="Times New Roman"/>
          <w:sz w:val="26"/>
          <w:szCs w:val="26"/>
        </w:rPr>
        <w:t xml:space="preserve">Nhấn biểu tượng X ở phía trên bên tay trái </w:t>
      </w:r>
      <w:del w:id="1565" w:author="Vo Cuong" w:date="2020-04-04T01:54:00Z">
        <w:r w:rsidRPr="00D435B6" w:rsidDel="00CA5769">
          <w:rPr>
            <w:rFonts w:ascii="Times New Roman" w:hAnsi="Times New Roman" w:cs="Times New Roman"/>
            <w:sz w:val="26"/>
            <w:szCs w:val="26"/>
          </w:rPr>
          <w:delText>để quay lại trang chủ.</w:delText>
        </w:r>
      </w:del>
      <w:ins w:id="1566" w:author="Vo Cuong" w:date="2020-04-04T01:54:00Z">
        <w:r w:rsidR="00CA5769">
          <w:rPr>
            <w:rFonts w:ascii="Times New Roman" w:hAnsi="Times New Roman" w:cs="Times New Roman"/>
            <w:sz w:val="26"/>
            <w:szCs w:val="26"/>
          </w:rPr>
          <w:t>đóng màn hình đổi mật khẩu.</w:t>
        </w:r>
      </w:ins>
      <w:r w:rsidR="00A76EBB">
        <w:rPr>
          <w:rFonts w:ascii="Times New Roman" w:hAnsi="Times New Roman" w:cs="Times New Roman"/>
          <w:sz w:val="26"/>
          <w:szCs w:val="26"/>
        </w:rPr>
        <w:t xml:space="preserve"> </w:t>
      </w:r>
    </w:p>
    <w:p w:rsidR="001434C2" w:rsidRDefault="001434C2" w:rsidP="00823C87">
      <w:pPr>
        <w:pStyle w:val="ListParagraph"/>
        <w:numPr>
          <w:ilvl w:val="0"/>
          <w:numId w:val="25"/>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Use – case đổi mật khẩu</w:t>
      </w:r>
    </w:p>
    <w:p w:rsidR="00861548" w:rsidRDefault="00861548" w:rsidP="00823C87">
      <w:pPr>
        <w:pStyle w:val="ListParagraph"/>
        <w:spacing w:after="200" w:line="360" w:lineRule="auto"/>
        <w:ind w:left="1494"/>
        <w:jc w:val="both"/>
        <w:rPr>
          <w:rFonts w:ascii="Times New Roman" w:hAnsi="Times New Roman" w:cs="Times New Roman"/>
          <w:sz w:val="26"/>
          <w:szCs w:val="26"/>
        </w:rPr>
      </w:pPr>
      <w:r>
        <w:rPr>
          <w:noProof/>
        </w:rPr>
        <w:drawing>
          <wp:inline distT="0" distB="0" distL="0" distR="0" wp14:anchorId="7742A839" wp14:editId="533C8233">
            <wp:extent cx="4457700" cy="11334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7700" cy="1133475"/>
                    </a:xfrm>
                    <a:prstGeom prst="rect">
                      <a:avLst/>
                    </a:prstGeom>
                  </pic:spPr>
                </pic:pic>
              </a:graphicData>
            </a:graphic>
          </wp:inline>
        </w:drawing>
      </w:r>
    </w:p>
    <w:p w:rsidR="001434C2" w:rsidRDefault="001434C2" w:rsidP="00823C87">
      <w:pPr>
        <w:pStyle w:val="ListParagraph"/>
        <w:numPr>
          <w:ilvl w:val="0"/>
          <w:numId w:val="25"/>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Đặc tả Use – case đổi mật khẩu</w:t>
      </w:r>
    </w:p>
    <w:tbl>
      <w:tblPr>
        <w:tblStyle w:val="TableGrid"/>
        <w:tblW w:w="0" w:type="auto"/>
        <w:tblInd w:w="113" w:type="dxa"/>
        <w:tblLook w:val="04A0" w:firstRow="1" w:lastRow="0" w:firstColumn="1" w:lastColumn="0" w:noHBand="0" w:noVBand="1"/>
        <w:tblPrChange w:id="1567" w:author="Vo Cuong" w:date="2020-04-01T19:50:00Z">
          <w:tblPr>
            <w:tblStyle w:val="TableGrid"/>
            <w:tblW w:w="0" w:type="auto"/>
            <w:tblLook w:val="04A0" w:firstRow="1" w:lastRow="0" w:firstColumn="1" w:lastColumn="0" w:noHBand="0" w:noVBand="1"/>
          </w:tblPr>
        </w:tblPrChange>
      </w:tblPr>
      <w:tblGrid>
        <w:gridCol w:w="4532"/>
        <w:gridCol w:w="4532"/>
        <w:tblGridChange w:id="1568">
          <w:tblGrid>
            <w:gridCol w:w="113"/>
            <w:gridCol w:w="4419"/>
            <w:gridCol w:w="113"/>
            <w:gridCol w:w="4419"/>
            <w:gridCol w:w="113"/>
          </w:tblGrid>
        </w:tblGridChange>
      </w:tblGrid>
      <w:tr w:rsidR="00785BA7" w:rsidRPr="00D435B6" w:rsidTr="00785BA7">
        <w:trPr>
          <w:ins w:id="1569" w:author="Vo Cuong" w:date="2020-04-01T19:50:00Z"/>
          <w:trPrChange w:id="1570" w:author="Vo Cuong" w:date="2020-04-01T19:50:00Z">
            <w:trPr>
              <w:gridBefore w:val="1"/>
              <w:wBefore w:w="113" w:type="dxa"/>
            </w:trPr>
          </w:trPrChange>
        </w:trPr>
        <w:tc>
          <w:tcPr>
            <w:tcW w:w="4532" w:type="dxa"/>
            <w:tcPrChange w:id="1571" w:author="Vo Cuong" w:date="2020-04-01T19:50:00Z">
              <w:tcPr>
                <w:tcW w:w="4532" w:type="dxa"/>
                <w:gridSpan w:val="2"/>
              </w:tcPr>
            </w:tcPrChange>
          </w:tcPr>
          <w:p w:rsidR="00785BA7" w:rsidRPr="00D435B6" w:rsidRDefault="00785BA7" w:rsidP="00785BA7">
            <w:pPr>
              <w:spacing w:line="360" w:lineRule="auto"/>
              <w:jc w:val="both"/>
              <w:rPr>
                <w:ins w:id="1572" w:author="Vo Cuong" w:date="2020-04-01T19:50:00Z"/>
                <w:rFonts w:ascii="Times New Roman" w:hAnsi="Times New Roman" w:cs="Times New Roman"/>
                <w:color w:val="000000" w:themeColor="text1"/>
                <w:sz w:val="26"/>
                <w:szCs w:val="26"/>
              </w:rPr>
            </w:pPr>
            <w:ins w:id="1573" w:author="Vo Cuong" w:date="2020-04-01T19:50:00Z">
              <w:r w:rsidRPr="00D435B6">
                <w:rPr>
                  <w:rFonts w:ascii="Times New Roman" w:hAnsi="Times New Roman" w:cs="Times New Roman"/>
                  <w:color w:val="000000" w:themeColor="text1"/>
                  <w:sz w:val="26"/>
                  <w:szCs w:val="26"/>
                </w:rPr>
                <w:t>Use – Case</w:t>
              </w:r>
            </w:ins>
          </w:p>
        </w:tc>
        <w:tc>
          <w:tcPr>
            <w:tcW w:w="4532" w:type="dxa"/>
            <w:tcPrChange w:id="1574" w:author="Vo Cuong" w:date="2020-04-01T19:50:00Z">
              <w:tcPr>
                <w:tcW w:w="4532" w:type="dxa"/>
                <w:gridSpan w:val="2"/>
              </w:tcPr>
            </w:tcPrChange>
          </w:tcPr>
          <w:p w:rsidR="00785BA7" w:rsidRPr="00D435B6" w:rsidRDefault="00785BA7" w:rsidP="00785BA7">
            <w:pPr>
              <w:spacing w:line="360" w:lineRule="auto"/>
              <w:jc w:val="both"/>
              <w:rPr>
                <w:ins w:id="1575" w:author="Vo Cuong" w:date="2020-04-01T19:50:00Z"/>
                <w:rFonts w:ascii="Times New Roman" w:hAnsi="Times New Roman" w:cs="Times New Roman"/>
                <w:color w:val="000000" w:themeColor="text1"/>
                <w:sz w:val="26"/>
                <w:szCs w:val="26"/>
              </w:rPr>
            </w:pPr>
            <w:ins w:id="1576" w:author="Vo Cuong" w:date="2020-04-01T19:50:00Z">
              <w:r w:rsidRPr="00D435B6">
                <w:rPr>
                  <w:rFonts w:ascii="Times New Roman" w:hAnsi="Times New Roman" w:cs="Times New Roman"/>
                  <w:color w:val="000000" w:themeColor="text1"/>
                  <w:sz w:val="26"/>
                  <w:szCs w:val="26"/>
                </w:rPr>
                <w:t>Nội dung</w:t>
              </w:r>
            </w:ins>
          </w:p>
        </w:tc>
      </w:tr>
      <w:tr w:rsidR="00785BA7" w:rsidRPr="00D435B6" w:rsidTr="00785BA7">
        <w:trPr>
          <w:ins w:id="1577" w:author="Vo Cuong" w:date="2020-04-01T19:50:00Z"/>
          <w:trPrChange w:id="1578" w:author="Vo Cuong" w:date="2020-04-01T19:50:00Z">
            <w:trPr>
              <w:gridBefore w:val="1"/>
              <w:wBefore w:w="113" w:type="dxa"/>
            </w:trPr>
          </w:trPrChange>
        </w:trPr>
        <w:tc>
          <w:tcPr>
            <w:tcW w:w="4532" w:type="dxa"/>
            <w:tcPrChange w:id="1579" w:author="Vo Cuong" w:date="2020-04-01T19:50:00Z">
              <w:tcPr>
                <w:tcW w:w="4532" w:type="dxa"/>
                <w:gridSpan w:val="2"/>
              </w:tcPr>
            </w:tcPrChange>
          </w:tcPr>
          <w:p w:rsidR="00785BA7" w:rsidRPr="00D435B6" w:rsidRDefault="00785BA7" w:rsidP="00785BA7">
            <w:pPr>
              <w:spacing w:line="360" w:lineRule="auto"/>
              <w:jc w:val="both"/>
              <w:rPr>
                <w:ins w:id="1580" w:author="Vo Cuong" w:date="2020-04-01T19:50:00Z"/>
                <w:rFonts w:ascii="Times New Roman" w:hAnsi="Times New Roman" w:cs="Times New Roman"/>
                <w:color w:val="000000" w:themeColor="text1"/>
                <w:sz w:val="26"/>
                <w:szCs w:val="26"/>
              </w:rPr>
            </w:pPr>
            <w:ins w:id="1581" w:author="Vo Cuong" w:date="2020-04-01T19:50:00Z">
              <w:r w:rsidRPr="00D435B6">
                <w:rPr>
                  <w:rFonts w:ascii="Times New Roman" w:hAnsi="Times New Roman" w:cs="Times New Roman"/>
                  <w:color w:val="000000" w:themeColor="text1"/>
                  <w:sz w:val="26"/>
                  <w:szCs w:val="26"/>
                </w:rPr>
                <w:t xml:space="preserve">Mã Use </w:t>
              </w:r>
              <w:r>
                <w:rPr>
                  <w:rFonts w:ascii="Times New Roman" w:hAnsi="Times New Roman" w:cs="Times New Roman"/>
                  <w:color w:val="000000" w:themeColor="text1"/>
                  <w:sz w:val="26"/>
                  <w:szCs w:val="26"/>
                </w:rPr>
                <w:t>–</w:t>
              </w:r>
              <w:r w:rsidRPr="00D435B6">
                <w:rPr>
                  <w:rFonts w:ascii="Times New Roman" w:hAnsi="Times New Roman" w:cs="Times New Roman"/>
                  <w:color w:val="000000" w:themeColor="text1"/>
                  <w:sz w:val="26"/>
                  <w:szCs w:val="26"/>
                </w:rPr>
                <w:t xml:space="preserve"> Case</w:t>
              </w:r>
            </w:ins>
          </w:p>
        </w:tc>
        <w:tc>
          <w:tcPr>
            <w:tcW w:w="4532" w:type="dxa"/>
            <w:tcPrChange w:id="1582" w:author="Vo Cuong" w:date="2020-04-01T19:50:00Z">
              <w:tcPr>
                <w:tcW w:w="4532" w:type="dxa"/>
                <w:gridSpan w:val="2"/>
              </w:tcPr>
            </w:tcPrChange>
          </w:tcPr>
          <w:p w:rsidR="00785BA7" w:rsidRPr="00D435B6" w:rsidRDefault="00844E6F" w:rsidP="00785BA7">
            <w:pPr>
              <w:spacing w:line="360" w:lineRule="auto"/>
              <w:jc w:val="both"/>
              <w:rPr>
                <w:ins w:id="1583" w:author="Vo Cuong" w:date="2020-04-01T19:50:00Z"/>
                <w:rFonts w:ascii="Times New Roman" w:hAnsi="Times New Roman" w:cs="Times New Roman"/>
                <w:color w:val="000000" w:themeColor="text1"/>
                <w:sz w:val="26"/>
                <w:szCs w:val="26"/>
              </w:rPr>
            </w:pPr>
            <w:ins w:id="1584" w:author="Vo Cuong" w:date="2020-04-01T19:50:00Z">
              <w:r>
                <w:rPr>
                  <w:rFonts w:ascii="Times New Roman" w:hAnsi="Times New Roman" w:cs="Times New Roman"/>
                  <w:color w:val="000000" w:themeColor="text1"/>
                  <w:sz w:val="26"/>
                  <w:szCs w:val="26"/>
                </w:rPr>
                <w:t>UC-08</w:t>
              </w:r>
            </w:ins>
          </w:p>
        </w:tc>
      </w:tr>
      <w:tr w:rsidR="00785BA7" w:rsidRPr="00D435B6" w:rsidTr="00785BA7">
        <w:trPr>
          <w:ins w:id="1585" w:author="Vo Cuong" w:date="2020-04-01T19:50:00Z"/>
          <w:trPrChange w:id="1586" w:author="Vo Cuong" w:date="2020-04-01T19:50:00Z">
            <w:trPr>
              <w:gridBefore w:val="1"/>
              <w:wBefore w:w="113" w:type="dxa"/>
            </w:trPr>
          </w:trPrChange>
        </w:trPr>
        <w:tc>
          <w:tcPr>
            <w:tcW w:w="4532" w:type="dxa"/>
            <w:tcPrChange w:id="1587" w:author="Vo Cuong" w:date="2020-04-01T19:50:00Z">
              <w:tcPr>
                <w:tcW w:w="4532" w:type="dxa"/>
                <w:gridSpan w:val="2"/>
              </w:tcPr>
            </w:tcPrChange>
          </w:tcPr>
          <w:p w:rsidR="00785BA7" w:rsidRPr="00D435B6" w:rsidRDefault="00785BA7" w:rsidP="00785BA7">
            <w:pPr>
              <w:spacing w:line="360" w:lineRule="auto"/>
              <w:jc w:val="both"/>
              <w:rPr>
                <w:ins w:id="1588" w:author="Vo Cuong" w:date="2020-04-01T19:50:00Z"/>
                <w:rFonts w:ascii="Times New Roman" w:hAnsi="Times New Roman" w:cs="Times New Roman"/>
                <w:color w:val="000000" w:themeColor="text1"/>
                <w:sz w:val="26"/>
                <w:szCs w:val="26"/>
              </w:rPr>
            </w:pPr>
            <w:ins w:id="1589" w:author="Vo Cuong" w:date="2020-04-01T19:50:00Z">
              <w:r w:rsidRPr="00D435B6">
                <w:rPr>
                  <w:rFonts w:ascii="Times New Roman" w:hAnsi="Times New Roman" w:cs="Times New Roman"/>
                  <w:color w:val="000000" w:themeColor="text1"/>
                  <w:sz w:val="26"/>
                  <w:szCs w:val="26"/>
                </w:rPr>
                <w:t>Tên Use – Case</w:t>
              </w:r>
            </w:ins>
          </w:p>
        </w:tc>
        <w:tc>
          <w:tcPr>
            <w:tcW w:w="4532" w:type="dxa"/>
            <w:tcPrChange w:id="1590" w:author="Vo Cuong" w:date="2020-04-01T19:50:00Z">
              <w:tcPr>
                <w:tcW w:w="4532" w:type="dxa"/>
                <w:gridSpan w:val="2"/>
              </w:tcPr>
            </w:tcPrChange>
          </w:tcPr>
          <w:p w:rsidR="00785BA7" w:rsidRPr="00D435B6" w:rsidRDefault="00785BA7" w:rsidP="00785BA7">
            <w:pPr>
              <w:spacing w:line="360" w:lineRule="auto"/>
              <w:jc w:val="both"/>
              <w:rPr>
                <w:ins w:id="1591" w:author="Vo Cuong" w:date="2020-04-01T19:50:00Z"/>
                <w:rFonts w:ascii="Times New Roman" w:hAnsi="Times New Roman" w:cs="Times New Roman"/>
                <w:color w:val="000000" w:themeColor="text1"/>
                <w:sz w:val="26"/>
                <w:szCs w:val="26"/>
              </w:rPr>
            </w:pPr>
            <w:ins w:id="1592" w:author="Vo Cuong" w:date="2020-04-01T19:50:00Z">
              <w:r w:rsidRPr="00D435B6">
                <w:rPr>
                  <w:rFonts w:ascii="Times New Roman" w:hAnsi="Times New Roman" w:cs="Times New Roman"/>
                  <w:color w:val="000000" w:themeColor="text1"/>
                  <w:sz w:val="26"/>
                  <w:szCs w:val="26"/>
                </w:rPr>
                <w:t>Đổi mật khẩu</w:t>
              </w:r>
              <w:r>
                <w:rPr>
                  <w:rFonts w:ascii="Times New Roman" w:hAnsi="Times New Roman" w:cs="Times New Roman"/>
                  <w:color w:val="000000" w:themeColor="text1"/>
                  <w:sz w:val="26"/>
                  <w:szCs w:val="26"/>
                </w:rPr>
                <w:t>.</w:t>
              </w:r>
            </w:ins>
          </w:p>
        </w:tc>
      </w:tr>
      <w:tr w:rsidR="00785BA7" w:rsidRPr="00D435B6" w:rsidTr="00785BA7">
        <w:trPr>
          <w:ins w:id="1593" w:author="Vo Cuong" w:date="2020-04-01T19:50:00Z"/>
          <w:trPrChange w:id="1594" w:author="Vo Cuong" w:date="2020-04-01T19:50:00Z">
            <w:trPr>
              <w:gridBefore w:val="1"/>
              <w:wBefore w:w="113" w:type="dxa"/>
            </w:trPr>
          </w:trPrChange>
        </w:trPr>
        <w:tc>
          <w:tcPr>
            <w:tcW w:w="4532" w:type="dxa"/>
            <w:tcPrChange w:id="1595" w:author="Vo Cuong" w:date="2020-04-01T19:50:00Z">
              <w:tcPr>
                <w:tcW w:w="4532" w:type="dxa"/>
                <w:gridSpan w:val="2"/>
              </w:tcPr>
            </w:tcPrChange>
          </w:tcPr>
          <w:p w:rsidR="00785BA7" w:rsidRPr="00D435B6" w:rsidRDefault="00785BA7" w:rsidP="00785BA7">
            <w:pPr>
              <w:spacing w:line="360" w:lineRule="auto"/>
              <w:jc w:val="both"/>
              <w:rPr>
                <w:ins w:id="1596" w:author="Vo Cuong" w:date="2020-04-01T19:50:00Z"/>
                <w:rFonts w:ascii="Times New Roman" w:hAnsi="Times New Roman" w:cs="Times New Roman"/>
                <w:color w:val="000000" w:themeColor="text1"/>
                <w:sz w:val="26"/>
                <w:szCs w:val="26"/>
              </w:rPr>
            </w:pPr>
            <w:ins w:id="1597" w:author="Vo Cuong" w:date="2020-04-01T19:50:00Z">
              <w:r w:rsidRPr="00D435B6">
                <w:rPr>
                  <w:rFonts w:ascii="Times New Roman" w:hAnsi="Times New Roman" w:cs="Times New Roman"/>
                  <w:color w:val="000000" w:themeColor="text1"/>
                  <w:sz w:val="26"/>
                  <w:szCs w:val="26"/>
                </w:rPr>
                <w:t>Mô tả</w:t>
              </w:r>
            </w:ins>
          </w:p>
        </w:tc>
        <w:tc>
          <w:tcPr>
            <w:tcW w:w="4532" w:type="dxa"/>
            <w:tcPrChange w:id="1598" w:author="Vo Cuong" w:date="2020-04-01T19:50:00Z">
              <w:tcPr>
                <w:tcW w:w="4532" w:type="dxa"/>
                <w:gridSpan w:val="2"/>
              </w:tcPr>
            </w:tcPrChange>
          </w:tcPr>
          <w:p w:rsidR="00785BA7" w:rsidRPr="00D435B6" w:rsidRDefault="00785BA7" w:rsidP="00785BA7">
            <w:pPr>
              <w:spacing w:line="360" w:lineRule="auto"/>
              <w:jc w:val="both"/>
              <w:rPr>
                <w:ins w:id="1599" w:author="Vo Cuong" w:date="2020-04-01T19:50:00Z"/>
                <w:rFonts w:ascii="Times New Roman" w:hAnsi="Times New Roman" w:cs="Times New Roman"/>
                <w:color w:val="000000" w:themeColor="text1"/>
                <w:sz w:val="26"/>
                <w:szCs w:val="26"/>
              </w:rPr>
            </w:pPr>
            <w:ins w:id="1600" w:author="Vo Cuong" w:date="2020-04-01T19:50:00Z">
              <w:r w:rsidRPr="00D435B6">
                <w:rPr>
                  <w:rFonts w:ascii="Times New Roman" w:hAnsi="Times New Roman" w:cs="Times New Roman"/>
                  <w:color w:val="000000" w:themeColor="text1"/>
                  <w:sz w:val="26"/>
                  <w:szCs w:val="26"/>
                </w:rPr>
                <w:t>Use – case cho phép nhân viên đổi mật khẩu khi có nhu cầu muốn đổi mật khẩu của mình</w:t>
              </w:r>
              <w:r>
                <w:rPr>
                  <w:rFonts w:ascii="Times New Roman" w:hAnsi="Times New Roman" w:cs="Times New Roman"/>
                  <w:color w:val="000000" w:themeColor="text1"/>
                  <w:sz w:val="26"/>
                  <w:szCs w:val="26"/>
                </w:rPr>
                <w:t>.</w:t>
              </w:r>
            </w:ins>
          </w:p>
        </w:tc>
      </w:tr>
      <w:tr w:rsidR="00785BA7" w:rsidRPr="00D435B6" w:rsidTr="00785BA7">
        <w:trPr>
          <w:ins w:id="1601" w:author="Vo Cuong" w:date="2020-04-01T19:50:00Z"/>
          <w:trPrChange w:id="1602" w:author="Vo Cuong" w:date="2020-04-01T19:50:00Z">
            <w:trPr>
              <w:gridBefore w:val="1"/>
              <w:wBefore w:w="113" w:type="dxa"/>
            </w:trPr>
          </w:trPrChange>
        </w:trPr>
        <w:tc>
          <w:tcPr>
            <w:tcW w:w="4532" w:type="dxa"/>
            <w:tcPrChange w:id="1603" w:author="Vo Cuong" w:date="2020-04-01T19:50:00Z">
              <w:tcPr>
                <w:tcW w:w="4532" w:type="dxa"/>
                <w:gridSpan w:val="2"/>
              </w:tcPr>
            </w:tcPrChange>
          </w:tcPr>
          <w:p w:rsidR="00785BA7" w:rsidRPr="00D435B6" w:rsidRDefault="00785BA7" w:rsidP="00785BA7">
            <w:pPr>
              <w:spacing w:line="360" w:lineRule="auto"/>
              <w:jc w:val="both"/>
              <w:rPr>
                <w:ins w:id="1604" w:author="Vo Cuong" w:date="2020-04-01T19:50:00Z"/>
                <w:rFonts w:ascii="Times New Roman" w:hAnsi="Times New Roman" w:cs="Times New Roman"/>
                <w:color w:val="000000" w:themeColor="text1"/>
                <w:sz w:val="26"/>
                <w:szCs w:val="26"/>
              </w:rPr>
            </w:pPr>
            <w:ins w:id="1605" w:author="Vo Cuong" w:date="2020-04-01T19:50:00Z">
              <w:r w:rsidRPr="00D435B6">
                <w:rPr>
                  <w:rFonts w:ascii="Times New Roman" w:hAnsi="Times New Roman" w:cs="Times New Roman"/>
                  <w:color w:val="000000" w:themeColor="text1"/>
                  <w:sz w:val="26"/>
                  <w:szCs w:val="26"/>
                </w:rPr>
                <w:lastRenderedPageBreak/>
                <w:t xml:space="preserve">Actor </w:t>
              </w:r>
            </w:ins>
          </w:p>
        </w:tc>
        <w:tc>
          <w:tcPr>
            <w:tcW w:w="4532" w:type="dxa"/>
            <w:tcPrChange w:id="1606" w:author="Vo Cuong" w:date="2020-04-01T19:50:00Z">
              <w:tcPr>
                <w:tcW w:w="4532" w:type="dxa"/>
                <w:gridSpan w:val="2"/>
              </w:tcPr>
            </w:tcPrChange>
          </w:tcPr>
          <w:p w:rsidR="00785BA7" w:rsidRPr="00D435B6" w:rsidRDefault="00785BA7" w:rsidP="00785BA7">
            <w:pPr>
              <w:spacing w:line="360" w:lineRule="auto"/>
              <w:jc w:val="both"/>
              <w:rPr>
                <w:ins w:id="1607" w:author="Vo Cuong" w:date="2020-04-01T19:50:00Z"/>
                <w:rFonts w:ascii="Times New Roman" w:hAnsi="Times New Roman" w:cs="Times New Roman"/>
                <w:color w:val="000000" w:themeColor="text1"/>
                <w:sz w:val="26"/>
                <w:szCs w:val="26"/>
              </w:rPr>
            </w:pPr>
            <w:ins w:id="1608" w:author="Vo Cuong" w:date="2020-04-01T19:50:00Z">
              <w:r w:rsidRPr="00D435B6">
                <w:rPr>
                  <w:rFonts w:ascii="Times New Roman" w:hAnsi="Times New Roman" w:cs="Times New Roman"/>
                  <w:color w:val="000000" w:themeColor="text1"/>
                  <w:sz w:val="26"/>
                  <w:szCs w:val="26"/>
                </w:rPr>
                <w:t>Nhân viên</w:t>
              </w:r>
              <w:r>
                <w:rPr>
                  <w:rFonts w:ascii="Times New Roman" w:hAnsi="Times New Roman" w:cs="Times New Roman"/>
                  <w:color w:val="000000" w:themeColor="text1"/>
                  <w:sz w:val="26"/>
                  <w:szCs w:val="26"/>
                </w:rPr>
                <w:t>.</w:t>
              </w:r>
            </w:ins>
          </w:p>
        </w:tc>
      </w:tr>
      <w:tr w:rsidR="00785BA7" w:rsidRPr="00D435B6" w:rsidTr="00785BA7">
        <w:trPr>
          <w:ins w:id="1609" w:author="Vo Cuong" w:date="2020-04-01T19:50:00Z"/>
          <w:trPrChange w:id="1610" w:author="Vo Cuong" w:date="2020-04-01T19:50:00Z">
            <w:trPr>
              <w:gridBefore w:val="1"/>
              <w:wBefore w:w="113" w:type="dxa"/>
            </w:trPr>
          </w:trPrChange>
        </w:trPr>
        <w:tc>
          <w:tcPr>
            <w:tcW w:w="4532" w:type="dxa"/>
            <w:tcPrChange w:id="1611" w:author="Vo Cuong" w:date="2020-04-01T19:50:00Z">
              <w:tcPr>
                <w:tcW w:w="4532" w:type="dxa"/>
                <w:gridSpan w:val="2"/>
              </w:tcPr>
            </w:tcPrChange>
          </w:tcPr>
          <w:p w:rsidR="00785BA7" w:rsidRPr="00D435B6" w:rsidRDefault="00785BA7" w:rsidP="00785BA7">
            <w:pPr>
              <w:spacing w:line="360" w:lineRule="auto"/>
              <w:jc w:val="both"/>
              <w:rPr>
                <w:ins w:id="1612" w:author="Vo Cuong" w:date="2020-04-01T19:50:00Z"/>
                <w:rFonts w:ascii="Times New Roman" w:hAnsi="Times New Roman" w:cs="Times New Roman"/>
                <w:color w:val="000000" w:themeColor="text1"/>
                <w:sz w:val="26"/>
                <w:szCs w:val="26"/>
              </w:rPr>
            </w:pPr>
            <w:ins w:id="1613" w:author="Vo Cuong" w:date="2020-04-01T19:50:00Z">
              <w:r w:rsidRPr="00D435B6">
                <w:rPr>
                  <w:rFonts w:ascii="Times New Roman" w:hAnsi="Times New Roman" w:cs="Times New Roman"/>
                  <w:color w:val="000000" w:themeColor="text1"/>
                  <w:sz w:val="26"/>
                  <w:szCs w:val="26"/>
                </w:rPr>
                <w:t xml:space="preserve">Điều kiện kích hoạt </w:t>
              </w:r>
            </w:ins>
          </w:p>
        </w:tc>
        <w:tc>
          <w:tcPr>
            <w:tcW w:w="4532" w:type="dxa"/>
            <w:tcPrChange w:id="1614" w:author="Vo Cuong" w:date="2020-04-01T19:50:00Z">
              <w:tcPr>
                <w:tcW w:w="4532" w:type="dxa"/>
                <w:gridSpan w:val="2"/>
              </w:tcPr>
            </w:tcPrChange>
          </w:tcPr>
          <w:p w:rsidR="00785BA7" w:rsidRPr="00D435B6" w:rsidRDefault="00785BA7" w:rsidP="00785BA7">
            <w:pPr>
              <w:spacing w:line="360" w:lineRule="auto"/>
              <w:jc w:val="both"/>
              <w:rPr>
                <w:ins w:id="1615" w:author="Vo Cuong" w:date="2020-04-01T19:50:00Z"/>
                <w:rFonts w:ascii="Times New Roman" w:hAnsi="Times New Roman" w:cs="Times New Roman"/>
                <w:color w:val="000000" w:themeColor="text1"/>
                <w:sz w:val="26"/>
                <w:szCs w:val="26"/>
              </w:rPr>
            </w:pPr>
            <w:ins w:id="1616" w:author="Vo Cuong" w:date="2020-04-01T19:50:00Z">
              <w:r w:rsidRPr="00D435B6">
                <w:rPr>
                  <w:rFonts w:ascii="Times New Roman" w:hAnsi="Times New Roman" w:cs="Times New Roman"/>
                  <w:color w:val="000000" w:themeColor="text1"/>
                  <w:sz w:val="26"/>
                  <w:szCs w:val="26"/>
                </w:rPr>
                <w:t>Khi nhân viên chọn chức năng đổi mật khẩu khi đã đăng nhập thành công vào hệ thống</w:t>
              </w:r>
              <w:r>
                <w:rPr>
                  <w:rFonts w:ascii="Times New Roman" w:hAnsi="Times New Roman" w:cs="Times New Roman"/>
                  <w:color w:val="000000" w:themeColor="text1"/>
                  <w:sz w:val="26"/>
                  <w:szCs w:val="26"/>
                </w:rPr>
                <w:t>.</w:t>
              </w:r>
            </w:ins>
          </w:p>
        </w:tc>
      </w:tr>
      <w:tr w:rsidR="00785BA7" w:rsidRPr="00D435B6" w:rsidTr="00785BA7">
        <w:trPr>
          <w:ins w:id="1617" w:author="Vo Cuong" w:date="2020-04-01T19:50:00Z"/>
          <w:trPrChange w:id="1618" w:author="Vo Cuong" w:date="2020-04-01T19:50:00Z">
            <w:trPr>
              <w:gridBefore w:val="1"/>
              <w:wBefore w:w="113" w:type="dxa"/>
            </w:trPr>
          </w:trPrChange>
        </w:trPr>
        <w:tc>
          <w:tcPr>
            <w:tcW w:w="4532" w:type="dxa"/>
            <w:tcPrChange w:id="1619" w:author="Vo Cuong" w:date="2020-04-01T19:50:00Z">
              <w:tcPr>
                <w:tcW w:w="4532" w:type="dxa"/>
                <w:gridSpan w:val="2"/>
              </w:tcPr>
            </w:tcPrChange>
          </w:tcPr>
          <w:p w:rsidR="00785BA7" w:rsidRPr="00D435B6" w:rsidRDefault="00785BA7" w:rsidP="00785BA7">
            <w:pPr>
              <w:spacing w:line="360" w:lineRule="auto"/>
              <w:jc w:val="both"/>
              <w:rPr>
                <w:ins w:id="1620" w:author="Vo Cuong" w:date="2020-04-01T19:50:00Z"/>
                <w:rFonts w:ascii="Times New Roman" w:hAnsi="Times New Roman" w:cs="Times New Roman"/>
                <w:color w:val="000000" w:themeColor="text1"/>
                <w:sz w:val="26"/>
                <w:szCs w:val="26"/>
              </w:rPr>
            </w:pPr>
            <w:ins w:id="1621" w:author="Vo Cuong" w:date="2020-04-01T19:50:00Z">
              <w:r w:rsidRPr="00D435B6">
                <w:rPr>
                  <w:rFonts w:ascii="Times New Roman" w:hAnsi="Times New Roman" w:cs="Times New Roman"/>
                  <w:color w:val="000000" w:themeColor="text1"/>
                  <w:sz w:val="26"/>
                  <w:szCs w:val="26"/>
                </w:rPr>
                <w:t xml:space="preserve">Tiền điều kiện </w:t>
              </w:r>
            </w:ins>
          </w:p>
        </w:tc>
        <w:tc>
          <w:tcPr>
            <w:tcW w:w="4532" w:type="dxa"/>
            <w:tcPrChange w:id="1622" w:author="Vo Cuong" w:date="2020-04-01T19:50:00Z">
              <w:tcPr>
                <w:tcW w:w="4532" w:type="dxa"/>
                <w:gridSpan w:val="2"/>
              </w:tcPr>
            </w:tcPrChange>
          </w:tcPr>
          <w:p w:rsidR="00785BA7" w:rsidRPr="00D435B6" w:rsidRDefault="00785BA7" w:rsidP="00785BA7">
            <w:pPr>
              <w:spacing w:line="360" w:lineRule="auto"/>
              <w:jc w:val="both"/>
              <w:rPr>
                <w:ins w:id="1623" w:author="Vo Cuong" w:date="2020-04-01T19:50:00Z"/>
                <w:rFonts w:ascii="Times New Roman" w:hAnsi="Times New Roman" w:cs="Times New Roman"/>
                <w:color w:val="000000" w:themeColor="text1"/>
                <w:sz w:val="26"/>
                <w:szCs w:val="26"/>
              </w:rPr>
            </w:pPr>
            <w:ins w:id="1624" w:author="Vo Cuong" w:date="2020-04-01T19:50:00Z">
              <w:r w:rsidRPr="00D435B6">
                <w:rPr>
                  <w:rFonts w:ascii="Times New Roman" w:hAnsi="Times New Roman" w:cs="Times New Roman"/>
                  <w:color w:val="000000" w:themeColor="text1"/>
                  <w:sz w:val="26"/>
                  <w:szCs w:val="26"/>
                </w:rPr>
                <w:t>Nhân viên phải có tài khoản trên hệ thống</w:t>
              </w:r>
              <w:r>
                <w:rPr>
                  <w:rFonts w:ascii="Times New Roman" w:hAnsi="Times New Roman" w:cs="Times New Roman"/>
                  <w:color w:val="000000" w:themeColor="text1"/>
                  <w:sz w:val="26"/>
                  <w:szCs w:val="26"/>
                </w:rPr>
                <w:t>.</w:t>
              </w:r>
              <w:r w:rsidRPr="00D435B6">
                <w:rPr>
                  <w:rFonts w:ascii="Times New Roman" w:hAnsi="Times New Roman" w:cs="Times New Roman"/>
                  <w:color w:val="000000" w:themeColor="text1"/>
                  <w:sz w:val="26"/>
                  <w:szCs w:val="26"/>
                </w:rPr>
                <w:t xml:space="preserve"> </w:t>
              </w:r>
            </w:ins>
          </w:p>
        </w:tc>
      </w:tr>
      <w:tr w:rsidR="00785BA7" w:rsidRPr="00D435B6" w:rsidTr="00785BA7">
        <w:trPr>
          <w:ins w:id="1625" w:author="Vo Cuong" w:date="2020-04-01T19:50:00Z"/>
          <w:trPrChange w:id="1626" w:author="Vo Cuong" w:date="2020-04-01T19:50:00Z">
            <w:trPr>
              <w:gridBefore w:val="1"/>
              <w:wBefore w:w="113" w:type="dxa"/>
            </w:trPr>
          </w:trPrChange>
        </w:trPr>
        <w:tc>
          <w:tcPr>
            <w:tcW w:w="4532" w:type="dxa"/>
            <w:tcPrChange w:id="1627" w:author="Vo Cuong" w:date="2020-04-01T19:50:00Z">
              <w:tcPr>
                <w:tcW w:w="4532" w:type="dxa"/>
                <w:gridSpan w:val="2"/>
              </w:tcPr>
            </w:tcPrChange>
          </w:tcPr>
          <w:p w:rsidR="00785BA7" w:rsidRPr="00D435B6" w:rsidRDefault="00785BA7" w:rsidP="00785BA7">
            <w:pPr>
              <w:spacing w:line="360" w:lineRule="auto"/>
              <w:jc w:val="both"/>
              <w:rPr>
                <w:ins w:id="1628" w:author="Vo Cuong" w:date="2020-04-01T19:50:00Z"/>
                <w:rFonts w:ascii="Times New Roman" w:hAnsi="Times New Roman" w:cs="Times New Roman"/>
                <w:color w:val="000000" w:themeColor="text1"/>
                <w:sz w:val="26"/>
                <w:szCs w:val="26"/>
              </w:rPr>
            </w:pPr>
            <w:ins w:id="1629" w:author="Vo Cuong" w:date="2020-04-01T19:50:00Z">
              <w:r w:rsidRPr="00D435B6">
                <w:rPr>
                  <w:rFonts w:ascii="Times New Roman" w:hAnsi="Times New Roman" w:cs="Times New Roman"/>
                  <w:color w:val="000000" w:themeColor="text1"/>
                  <w:sz w:val="26"/>
                  <w:szCs w:val="26"/>
                </w:rPr>
                <w:t xml:space="preserve">Hậu điều kiện </w:t>
              </w:r>
            </w:ins>
          </w:p>
        </w:tc>
        <w:tc>
          <w:tcPr>
            <w:tcW w:w="4532" w:type="dxa"/>
            <w:tcPrChange w:id="1630" w:author="Vo Cuong" w:date="2020-04-01T19:50:00Z">
              <w:tcPr>
                <w:tcW w:w="4532" w:type="dxa"/>
                <w:gridSpan w:val="2"/>
              </w:tcPr>
            </w:tcPrChange>
          </w:tcPr>
          <w:p w:rsidR="00785BA7" w:rsidRPr="00D435B6" w:rsidRDefault="00785BA7" w:rsidP="00785BA7">
            <w:pPr>
              <w:spacing w:line="360" w:lineRule="auto"/>
              <w:jc w:val="both"/>
              <w:rPr>
                <w:ins w:id="1631" w:author="Vo Cuong" w:date="2020-04-01T19:50:00Z"/>
                <w:rFonts w:ascii="Times New Roman" w:hAnsi="Times New Roman" w:cs="Times New Roman"/>
                <w:color w:val="000000" w:themeColor="text1"/>
                <w:sz w:val="26"/>
                <w:szCs w:val="26"/>
              </w:rPr>
            </w:pPr>
            <w:ins w:id="1632" w:author="Vo Cuong" w:date="2020-04-01T19:50:00Z">
              <w:r w:rsidRPr="00D435B6">
                <w:rPr>
                  <w:rFonts w:ascii="Times New Roman" w:hAnsi="Times New Roman" w:cs="Times New Roman"/>
                  <w:color w:val="000000" w:themeColor="text1"/>
                  <w:sz w:val="26"/>
                  <w:szCs w:val="26"/>
                </w:rPr>
                <w:t>Nhân viên đổi mật khẩu thành công</w:t>
              </w:r>
              <w:r>
                <w:rPr>
                  <w:rFonts w:ascii="Times New Roman" w:hAnsi="Times New Roman" w:cs="Times New Roman"/>
                  <w:color w:val="000000" w:themeColor="text1"/>
                  <w:sz w:val="26"/>
                  <w:szCs w:val="26"/>
                </w:rPr>
                <w:t>.</w:t>
              </w:r>
            </w:ins>
          </w:p>
        </w:tc>
      </w:tr>
      <w:tr w:rsidR="00785BA7" w:rsidRPr="00D435B6" w:rsidTr="00785BA7">
        <w:trPr>
          <w:ins w:id="1633" w:author="Vo Cuong" w:date="2020-04-01T19:50:00Z"/>
          <w:trPrChange w:id="1634" w:author="Vo Cuong" w:date="2020-04-01T19:50:00Z">
            <w:trPr>
              <w:gridBefore w:val="1"/>
              <w:wBefore w:w="113" w:type="dxa"/>
            </w:trPr>
          </w:trPrChange>
        </w:trPr>
        <w:tc>
          <w:tcPr>
            <w:tcW w:w="4532" w:type="dxa"/>
            <w:tcPrChange w:id="1635" w:author="Vo Cuong" w:date="2020-04-01T19:50:00Z">
              <w:tcPr>
                <w:tcW w:w="4532" w:type="dxa"/>
                <w:gridSpan w:val="2"/>
              </w:tcPr>
            </w:tcPrChange>
          </w:tcPr>
          <w:p w:rsidR="00785BA7" w:rsidRPr="00D435B6" w:rsidRDefault="00785BA7" w:rsidP="00785BA7">
            <w:pPr>
              <w:spacing w:line="360" w:lineRule="auto"/>
              <w:jc w:val="both"/>
              <w:rPr>
                <w:ins w:id="1636" w:author="Vo Cuong" w:date="2020-04-01T19:50:00Z"/>
                <w:rFonts w:ascii="Times New Roman" w:hAnsi="Times New Roman" w:cs="Times New Roman"/>
                <w:color w:val="000000" w:themeColor="text1"/>
                <w:sz w:val="26"/>
                <w:szCs w:val="26"/>
              </w:rPr>
            </w:pPr>
            <w:ins w:id="1637" w:author="Vo Cuong" w:date="2020-04-01T19:50:00Z">
              <w:r w:rsidRPr="00D435B6">
                <w:rPr>
                  <w:rFonts w:ascii="Times New Roman" w:hAnsi="Times New Roman" w:cs="Times New Roman"/>
                  <w:color w:val="000000" w:themeColor="text1"/>
                  <w:sz w:val="26"/>
                  <w:szCs w:val="26"/>
                </w:rPr>
                <w:t xml:space="preserve">Luồng sự kiện chính </w:t>
              </w:r>
            </w:ins>
          </w:p>
        </w:tc>
        <w:tc>
          <w:tcPr>
            <w:tcW w:w="4532" w:type="dxa"/>
            <w:tcPrChange w:id="1638" w:author="Vo Cuong" w:date="2020-04-01T19:50:00Z">
              <w:tcPr>
                <w:tcW w:w="4532" w:type="dxa"/>
                <w:gridSpan w:val="2"/>
              </w:tcPr>
            </w:tcPrChange>
          </w:tcPr>
          <w:p w:rsidR="00785BA7" w:rsidRPr="00D435B6" w:rsidRDefault="00785BA7" w:rsidP="00785BA7">
            <w:pPr>
              <w:pStyle w:val="ListParagraph"/>
              <w:numPr>
                <w:ilvl w:val="0"/>
                <w:numId w:val="14"/>
              </w:numPr>
              <w:spacing w:line="360" w:lineRule="auto"/>
              <w:ind w:left="323" w:hanging="284"/>
              <w:jc w:val="both"/>
              <w:rPr>
                <w:ins w:id="1639" w:author="Vo Cuong" w:date="2020-04-01T19:50:00Z"/>
                <w:rFonts w:ascii="Times New Roman" w:hAnsi="Times New Roman" w:cs="Times New Roman"/>
                <w:color w:val="000000" w:themeColor="text1"/>
                <w:sz w:val="26"/>
                <w:szCs w:val="26"/>
              </w:rPr>
            </w:pPr>
            <w:ins w:id="1640" w:author="Vo Cuong" w:date="2020-04-01T19:50:00Z">
              <w:r w:rsidRPr="00D435B6">
                <w:rPr>
                  <w:rFonts w:ascii="Times New Roman" w:hAnsi="Times New Roman" w:cs="Times New Roman"/>
                  <w:color w:val="000000" w:themeColor="text1"/>
                  <w:sz w:val="26"/>
                  <w:szCs w:val="26"/>
                </w:rPr>
                <w:t xml:space="preserve">Hệ thống hiển thị màn hình </w:t>
              </w:r>
              <w:r>
                <w:rPr>
                  <w:rFonts w:ascii="Times New Roman" w:hAnsi="Times New Roman" w:cs="Times New Roman"/>
                  <w:color w:val="000000" w:themeColor="text1"/>
                  <w:sz w:val="26"/>
                  <w:szCs w:val="26"/>
                </w:rPr>
                <w:t>danh sách nhiệm vụ đang có</w:t>
              </w:r>
              <w:r w:rsidRPr="00D435B6">
                <w:rPr>
                  <w:rFonts w:ascii="Times New Roman" w:hAnsi="Times New Roman" w:cs="Times New Roman"/>
                  <w:color w:val="000000" w:themeColor="text1"/>
                  <w:sz w:val="26"/>
                  <w:szCs w:val="26"/>
                </w:rPr>
                <w:t xml:space="preserve"> khi đã đăng nhập thành công</w:t>
              </w:r>
              <w:r>
                <w:rPr>
                  <w:rFonts w:ascii="Times New Roman" w:hAnsi="Times New Roman" w:cs="Times New Roman"/>
                  <w:color w:val="000000" w:themeColor="text1"/>
                  <w:sz w:val="26"/>
                  <w:szCs w:val="26"/>
                </w:rPr>
                <w:t>.</w:t>
              </w:r>
            </w:ins>
          </w:p>
          <w:p w:rsidR="00785BA7" w:rsidRPr="00D435B6" w:rsidRDefault="00785BA7" w:rsidP="00785BA7">
            <w:pPr>
              <w:pStyle w:val="ListParagraph"/>
              <w:numPr>
                <w:ilvl w:val="0"/>
                <w:numId w:val="14"/>
              </w:numPr>
              <w:spacing w:line="360" w:lineRule="auto"/>
              <w:ind w:left="323" w:hanging="284"/>
              <w:jc w:val="both"/>
              <w:rPr>
                <w:ins w:id="1641" w:author="Vo Cuong" w:date="2020-04-01T19:50:00Z"/>
                <w:rFonts w:ascii="Times New Roman" w:hAnsi="Times New Roman" w:cs="Times New Roman"/>
                <w:color w:val="000000" w:themeColor="text1"/>
                <w:sz w:val="26"/>
                <w:szCs w:val="26"/>
              </w:rPr>
            </w:pPr>
            <w:ins w:id="1642" w:author="Vo Cuong" w:date="2020-04-01T19:50:00Z">
              <w:r>
                <w:rPr>
                  <w:rFonts w:ascii="Times New Roman" w:hAnsi="Times New Roman" w:cs="Times New Roman"/>
                  <w:color w:val="000000" w:themeColor="text1"/>
                  <w:sz w:val="26"/>
                  <w:szCs w:val="26"/>
                </w:rPr>
                <w:t xml:space="preserve">Nhân viên </w:t>
              </w:r>
              <w:r w:rsidRPr="00D435B6">
                <w:rPr>
                  <w:rFonts w:ascii="Times New Roman" w:hAnsi="Times New Roman" w:cs="Times New Roman"/>
                  <w:color w:val="000000" w:themeColor="text1"/>
                  <w:sz w:val="26"/>
                  <w:szCs w:val="26"/>
                </w:rPr>
                <w:t xml:space="preserve">chọn chức năng đổi mật khẩu ở góc bên tay </w:t>
              </w:r>
              <w:r>
                <w:rPr>
                  <w:rFonts w:ascii="Times New Roman" w:hAnsi="Times New Roman" w:cs="Times New Roman"/>
                  <w:color w:val="000000" w:themeColor="text1"/>
                  <w:sz w:val="26"/>
                  <w:szCs w:val="26"/>
                </w:rPr>
                <w:t>trái.</w:t>
              </w:r>
            </w:ins>
          </w:p>
          <w:p w:rsidR="00785BA7" w:rsidRPr="00D435B6" w:rsidRDefault="00785BA7" w:rsidP="00785BA7">
            <w:pPr>
              <w:pStyle w:val="ListParagraph"/>
              <w:numPr>
                <w:ilvl w:val="0"/>
                <w:numId w:val="14"/>
              </w:numPr>
              <w:spacing w:line="360" w:lineRule="auto"/>
              <w:ind w:left="323" w:hanging="284"/>
              <w:jc w:val="both"/>
              <w:rPr>
                <w:ins w:id="1643" w:author="Vo Cuong" w:date="2020-04-01T19:50:00Z"/>
                <w:rFonts w:ascii="Times New Roman" w:hAnsi="Times New Roman" w:cs="Times New Roman"/>
                <w:color w:val="000000" w:themeColor="text1"/>
                <w:sz w:val="26"/>
                <w:szCs w:val="26"/>
              </w:rPr>
            </w:pPr>
            <w:ins w:id="1644" w:author="Vo Cuong" w:date="2020-04-01T19:50:00Z">
              <w:r w:rsidRPr="00D435B6">
                <w:rPr>
                  <w:rFonts w:ascii="Times New Roman" w:hAnsi="Times New Roman" w:cs="Times New Roman"/>
                  <w:color w:val="000000" w:themeColor="text1"/>
                  <w:sz w:val="26"/>
                  <w:szCs w:val="26"/>
                </w:rPr>
                <w:t xml:space="preserve">Hệ thống hiển thị </w:t>
              </w:r>
              <w:r>
                <w:rPr>
                  <w:rFonts w:ascii="Times New Roman" w:hAnsi="Times New Roman" w:cs="Times New Roman"/>
                  <w:color w:val="000000" w:themeColor="text1"/>
                  <w:sz w:val="26"/>
                  <w:szCs w:val="26"/>
                </w:rPr>
                <w:t>màn hình đổi mật khẩu</w:t>
              </w:r>
              <w:r w:rsidRPr="00D435B6">
                <w:rPr>
                  <w:rFonts w:ascii="Times New Roman" w:hAnsi="Times New Roman" w:cs="Times New Roman"/>
                  <w:color w:val="000000" w:themeColor="text1"/>
                  <w:sz w:val="26"/>
                  <w:szCs w:val="26"/>
                </w:rPr>
                <w:t xml:space="preserve"> để nhân viên nhập đầy đủ thông tin</w:t>
              </w:r>
              <w:r>
                <w:rPr>
                  <w:rFonts w:ascii="Times New Roman" w:hAnsi="Times New Roman" w:cs="Times New Roman"/>
                  <w:color w:val="000000" w:themeColor="text1"/>
                  <w:sz w:val="26"/>
                  <w:szCs w:val="26"/>
                </w:rPr>
                <w:t xml:space="preserve"> </w:t>
              </w:r>
              <w:r w:rsidRPr="00D435B6">
                <w:rPr>
                  <w:rFonts w:ascii="Times New Roman" w:hAnsi="Times New Roman" w:cs="Times New Roman"/>
                  <w:color w:val="000000" w:themeColor="text1"/>
                  <w:sz w:val="26"/>
                  <w:szCs w:val="26"/>
                </w:rPr>
                <w:t>của mình</w:t>
              </w:r>
              <w:r>
                <w:rPr>
                  <w:rFonts w:ascii="Times New Roman" w:hAnsi="Times New Roman" w:cs="Times New Roman"/>
                  <w:color w:val="000000" w:themeColor="text1"/>
                  <w:sz w:val="26"/>
                  <w:szCs w:val="26"/>
                </w:rPr>
                <w:t>.</w:t>
              </w:r>
            </w:ins>
          </w:p>
          <w:p w:rsidR="00785BA7" w:rsidRPr="00D435B6" w:rsidRDefault="00785BA7" w:rsidP="00785BA7">
            <w:pPr>
              <w:pStyle w:val="ListParagraph"/>
              <w:numPr>
                <w:ilvl w:val="0"/>
                <w:numId w:val="14"/>
              </w:numPr>
              <w:spacing w:line="360" w:lineRule="auto"/>
              <w:ind w:left="323" w:hanging="284"/>
              <w:jc w:val="both"/>
              <w:rPr>
                <w:ins w:id="1645" w:author="Vo Cuong" w:date="2020-04-01T19:50:00Z"/>
                <w:rFonts w:ascii="Times New Roman" w:hAnsi="Times New Roman" w:cs="Times New Roman"/>
                <w:color w:val="000000" w:themeColor="text1"/>
                <w:sz w:val="26"/>
                <w:szCs w:val="26"/>
              </w:rPr>
            </w:pPr>
            <w:ins w:id="1646" w:author="Vo Cuong" w:date="2020-04-01T19:50:00Z">
              <w:r w:rsidRPr="00D435B6">
                <w:rPr>
                  <w:rFonts w:ascii="Times New Roman" w:hAnsi="Times New Roman" w:cs="Times New Roman"/>
                  <w:color w:val="000000" w:themeColor="text1"/>
                  <w:sz w:val="26"/>
                  <w:szCs w:val="26"/>
                </w:rPr>
                <w:t>Khi nhân viên nhấ</w:t>
              </w:r>
              <w:r>
                <w:rPr>
                  <w:rFonts w:ascii="Times New Roman" w:hAnsi="Times New Roman" w:cs="Times New Roman"/>
                  <w:color w:val="000000" w:themeColor="text1"/>
                  <w:sz w:val="26"/>
                  <w:szCs w:val="26"/>
                </w:rPr>
                <w:t>n nút “Thay đổi”</w:t>
              </w:r>
              <w:r w:rsidRPr="00D435B6">
                <w:rPr>
                  <w:rFonts w:ascii="Times New Roman" w:hAnsi="Times New Roman" w:cs="Times New Roman"/>
                  <w:color w:val="000000" w:themeColor="text1"/>
                  <w:sz w:val="26"/>
                  <w:szCs w:val="26"/>
                </w:rPr>
                <w:t xml:space="preserve"> hệ thống sẽ</w:t>
              </w:r>
              <w:r>
                <w:rPr>
                  <w:rFonts w:ascii="Times New Roman" w:hAnsi="Times New Roman" w:cs="Times New Roman"/>
                  <w:color w:val="000000" w:themeColor="text1"/>
                  <w:sz w:val="26"/>
                  <w:szCs w:val="26"/>
                </w:rPr>
                <w:t xml:space="preserve"> mã hóa “mật khẩu cũ” sau đó đối chiếu với mật khẩu nhân viên đó trong CSDL.</w:t>
              </w:r>
            </w:ins>
          </w:p>
          <w:p w:rsidR="00785BA7" w:rsidRDefault="00785BA7" w:rsidP="00785BA7">
            <w:pPr>
              <w:pStyle w:val="ListParagraph"/>
              <w:numPr>
                <w:ilvl w:val="0"/>
                <w:numId w:val="14"/>
              </w:numPr>
              <w:spacing w:line="360" w:lineRule="auto"/>
              <w:ind w:left="323" w:hanging="284"/>
              <w:jc w:val="both"/>
              <w:rPr>
                <w:ins w:id="1647" w:author="Vo Cuong" w:date="2020-04-01T19:50:00Z"/>
                <w:rFonts w:ascii="Times New Roman" w:hAnsi="Times New Roman" w:cs="Times New Roman"/>
                <w:color w:val="000000" w:themeColor="text1"/>
                <w:sz w:val="26"/>
                <w:szCs w:val="26"/>
              </w:rPr>
            </w:pPr>
            <w:ins w:id="1648" w:author="Vo Cuong" w:date="2020-04-01T19:50:00Z">
              <w:r w:rsidRPr="00D435B6">
                <w:rPr>
                  <w:rFonts w:ascii="Times New Roman" w:hAnsi="Times New Roman" w:cs="Times New Roman"/>
                  <w:color w:val="000000" w:themeColor="text1"/>
                  <w:sz w:val="26"/>
                  <w:szCs w:val="26"/>
                </w:rPr>
                <w:t>Hệ thống hiển thị thông báo “Đổi mật khẩu thành công”</w:t>
              </w:r>
              <w:r>
                <w:rPr>
                  <w:rFonts w:ascii="Times New Roman" w:hAnsi="Times New Roman" w:cs="Times New Roman"/>
                  <w:color w:val="000000" w:themeColor="text1"/>
                  <w:sz w:val="26"/>
                  <w:szCs w:val="26"/>
                </w:rPr>
                <w:t>.</w:t>
              </w:r>
            </w:ins>
          </w:p>
          <w:p w:rsidR="00785BA7" w:rsidRPr="00D435B6" w:rsidRDefault="00785BA7" w:rsidP="00785BA7">
            <w:pPr>
              <w:pStyle w:val="ListParagraph"/>
              <w:numPr>
                <w:ilvl w:val="0"/>
                <w:numId w:val="14"/>
              </w:numPr>
              <w:spacing w:line="360" w:lineRule="auto"/>
              <w:ind w:left="323" w:hanging="284"/>
              <w:jc w:val="both"/>
              <w:rPr>
                <w:ins w:id="1649" w:author="Vo Cuong" w:date="2020-04-01T19:50:00Z"/>
                <w:rFonts w:ascii="Times New Roman" w:hAnsi="Times New Roman" w:cs="Times New Roman"/>
                <w:color w:val="000000" w:themeColor="text1"/>
                <w:sz w:val="26"/>
                <w:szCs w:val="26"/>
              </w:rPr>
            </w:pPr>
            <w:ins w:id="1650" w:author="Vo Cuong" w:date="2020-04-01T19:50:00Z">
              <w:r>
                <w:rPr>
                  <w:rFonts w:ascii="Times New Roman" w:hAnsi="Times New Roman" w:cs="Times New Roman"/>
                  <w:color w:val="000000" w:themeColor="text1"/>
                  <w:sz w:val="26"/>
                  <w:szCs w:val="26"/>
                </w:rPr>
                <w:t>Nhấn nút OK hệ thống sẽ thoát khỏi hoàn toàn và nhân viên phải mở lại để đăng nhập lại tài khoản mình đã đổi.</w:t>
              </w:r>
            </w:ins>
          </w:p>
          <w:p w:rsidR="00785BA7" w:rsidRPr="00D435B6" w:rsidRDefault="00785BA7" w:rsidP="00785BA7">
            <w:pPr>
              <w:pStyle w:val="ListParagraph"/>
              <w:numPr>
                <w:ilvl w:val="0"/>
                <w:numId w:val="14"/>
              </w:numPr>
              <w:spacing w:line="360" w:lineRule="auto"/>
              <w:ind w:left="323" w:hanging="284"/>
              <w:jc w:val="both"/>
              <w:rPr>
                <w:ins w:id="1651" w:author="Vo Cuong" w:date="2020-04-01T19:50:00Z"/>
                <w:rFonts w:ascii="Times New Roman" w:hAnsi="Times New Roman" w:cs="Times New Roman"/>
                <w:color w:val="000000" w:themeColor="text1"/>
                <w:sz w:val="26"/>
                <w:szCs w:val="26"/>
              </w:rPr>
            </w:pPr>
            <w:ins w:id="1652" w:author="Vo Cuong" w:date="2020-04-01T19:50:00Z">
              <w:r w:rsidRPr="00D435B6">
                <w:rPr>
                  <w:rFonts w:ascii="Times New Roman" w:hAnsi="Times New Roman" w:cs="Times New Roman"/>
                  <w:color w:val="000000" w:themeColor="text1"/>
                  <w:sz w:val="26"/>
                  <w:szCs w:val="26"/>
                </w:rPr>
                <w:t xml:space="preserve">Kết thúc Use </w:t>
              </w:r>
              <w:r>
                <w:rPr>
                  <w:rFonts w:ascii="Times New Roman" w:hAnsi="Times New Roman" w:cs="Times New Roman"/>
                  <w:color w:val="000000" w:themeColor="text1"/>
                  <w:sz w:val="26"/>
                  <w:szCs w:val="26"/>
                </w:rPr>
                <w:t>–</w:t>
              </w:r>
              <w:r w:rsidRPr="00D435B6">
                <w:rPr>
                  <w:rFonts w:ascii="Times New Roman" w:hAnsi="Times New Roman" w:cs="Times New Roman"/>
                  <w:color w:val="000000" w:themeColor="text1"/>
                  <w:sz w:val="26"/>
                  <w:szCs w:val="26"/>
                </w:rPr>
                <w:t xml:space="preserve"> Case</w:t>
              </w:r>
              <w:r>
                <w:rPr>
                  <w:rFonts w:ascii="Times New Roman" w:hAnsi="Times New Roman" w:cs="Times New Roman"/>
                  <w:color w:val="000000" w:themeColor="text1"/>
                  <w:sz w:val="26"/>
                  <w:szCs w:val="26"/>
                </w:rPr>
                <w:t>.</w:t>
              </w:r>
            </w:ins>
          </w:p>
        </w:tc>
      </w:tr>
      <w:tr w:rsidR="00785BA7" w:rsidRPr="00D435B6" w:rsidTr="00785BA7">
        <w:trPr>
          <w:ins w:id="1653" w:author="Vo Cuong" w:date="2020-04-01T19:50:00Z"/>
          <w:trPrChange w:id="1654" w:author="Vo Cuong" w:date="2020-04-01T19:50:00Z">
            <w:trPr>
              <w:gridBefore w:val="1"/>
              <w:wBefore w:w="113" w:type="dxa"/>
            </w:trPr>
          </w:trPrChange>
        </w:trPr>
        <w:tc>
          <w:tcPr>
            <w:tcW w:w="4532" w:type="dxa"/>
            <w:tcPrChange w:id="1655" w:author="Vo Cuong" w:date="2020-04-01T19:50:00Z">
              <w:tcPr>
                <w:tcW w:w="4532" w:type="dxa"/>
                <w:gridSpan w:val="2"/>
              </w:tcPr>
            </w:tcPrChange>
          </w:tcPr>
          <w:p w:rsidR="00785BA7" w:rsidRPr="00D435B6" w:rsidRDefault="00785BA7" w:rsidP="00785BA7">
            <w:pPr>
              <w:spacing w:line="360" w:lineRule="auto"/>
              <w:jc w:val="both"/>
              <w:rPr>
                <w:ins w:id="1656" w:author="Vo Cuong" w:date="2020-04-01T19:50:00Z"/>
                <w:rFonts w:ascii="Times New Roman" w:hAnsi="Times New Roman" w:cs="Times New Roman"/>
                <w:color w:val="000000" w:themeColor="text1"/>
                <w:sz w:val="26"/>
                <w:szCs w:val="26"/>
              </w:rPr>
            </w:pPr>
            <w:ins w:id="1657" w:author="Vo Cuong" w:date="2020-04-01T19:50:00Z">
              <w:r w:rsidRPr="00D435B6">
                <w:rPr>
                  <w:rFonts w:ascii="Times New Roman" w:hAnsi="Times New Roman" w:cs="Times New Roman"/>
                  <w:color w:val="000000" w:themeColor="text1"/>
                  <w:sz w:val="26"/>
                  <w:szCs w:val="26"/>
                </w:rPr>
                <w:t xml:space="preserve">Luồng sự kiện phụ </w:t>
              </w:r>
            </w:ins>
          </w:p>
        </w:tc>
        <w:tc>
          <w:tcPr>
            <w:tcW w:w="4532" w:type="dxa"/>
            <w:tcPrChange w:id="1658" w:author="Vo Cuong" w:date="2020-04-01T19:50:00Z">
              <w:tcPr>
                <w:tcW w:w="4532" w:type="dxa"/>
                <w:gridSpan w:val="2"/>
              </w:tcPr>
            </w:tcPrChange>
          </w:tcPr>
          <w:p w:rsidR="00785BA7" w:rsidRPr="00D435B6" w:rsidRDefault="00785BA7" w:rsidP="00785BA7">
            <w:pPr>
              <w:pStyle w:val="ListParagraph"/>
              <w:spacing w:line="360" w:lineRule="auto"/>
              <w:ind w:left="29"/>
              <w:jc w:val="both"/>
              <w:rPr>
                <w:ins w:id="1659" w:author="Vo Cuong" w:date="2020-04-01T19:50:00Z"/>
                <w:rFonts w:ascii="Times New Roman" w:hAnsi="Times New Roman" w:cs="Times New Roman"/>
                <w:color w:val="000000" w:themeColor="text1"/>
                <w:sz w:val="26"/>
                <w:szCs w:val="26"/>
              </w:rPr>
            </w:pPr>
            <w:ins w:id="1660" w:author="Vo Cuong" w:date="2020-04-01T19:50:00Z">
              <w:r w:rsidRPr="00D435B6">
                <w:rPr>
                  <w:rFonts w:ascii="Times New Roman" w:hAnsi="Times New Roman" w:cs="Times New Roman"/>
                  <w:color w:val="2F5496" w:themeColor="accent5" w:themeShade="BF"/>
                  <w:sz w:val="26"/>
                  <w:szCs w:val="26"/>
                </w:rPr>
                <w:t xml:space="preserve">A1 – Nhấn nút </w:t>
              </w:r>
              <w:r>
                <w:rPr>
                  <w:rFonts w:ascii="Times New Roman" w:hAnsi="Times New Roman" w:cs="Times New Roman"/>
                  <w:color w:val="2F5496" w:themeColor="accent5" w:themeShade="BF"/>
                  <w:sz w:val="26"/>
                  <w:szCs w:val="26"/>
                </w:rPr>
                <w:t>Thay đổi</w:t>
              </w:r>
              <w:r w:rsidRPr="00D435B6">
                <w:rPr>
                  <w:rFonts w:ascii="Times New Roman" w:hAnsi="Times New Roman" w:cs="Times New Roman"/>
                  <w:color w:val="2F5496" w:themeColor="accent5" w:themeShade="BF"/>
                  <w:sz w:val="26"/>
                  <w:szCs w:val="26"/>
                </w:rPr>
                <w:t xml:space="preserve">: </w:t>
              </w:r>
              <w:r w:rsidRPr="00D435B6">
                <w:rPr>
                  <w:rFonts w:ascii="Times New Roman" w:hAnsi="Times New Roman" w:cs="Times New Roman"/>
                  <w:color w:val="000000" w:themeColor="text1"/>
                  <w:sz w:val="26"/>
                  <w:szCs w:val="26"/>
                </w:rPr>
                <w:t xml:space="preserve">Khi nhân viên nhấn nút </w:t>
              </w:r>
            </w:ins>
            <w:ins w:id="1661" w:author="Vo Cuong" w:date="2020-04-04T16:40:00Z">
              <w:r w:rsidR="00D15B94">
                <w:rPr>
                  <w:rFonts w:ascii="Times New Roman" w:hAnsi="Times New Roman" w:cs="Times New Roman"/>
                  <w:color w:val="000000" w:themeColor="text1"/>
                  <w:sz w:val="26"/>
                  <w:szCs w:val="26"/>
                </w:rPr>
                <w:t>thay đổi</w:t>
              </w:r>
            </w:ins>
            <w:ins w:id="1662" w:author="Vo Cuong" w:date="2020-04-01T19:50:00Z">
              <w:r w:rsidRPr="00D435B6">
                <w:rPr>
                  <w:rFonts w:ascii="Times New Roman" w:hAnsi="Times New Roman" w:cs="Times New Roman"/>
                  <w:color w:val="000000" w:themeColor="text1"/>
                  <w:sz w:val="26"/>
                  <w:szCs w:val="26"/>
                </w:rPr>
                <w:t xml:space="preserve"> mà chưa điền thông tin hoặc điền thiếu thông tin</w:t>
              </w:r>
              <w:r>
                <w:rPr>
                  <w:rFonts w:ascii="Times New Roman" w:hAnsi="Times New Roman" w:cs="Times New Roman"/>
                  <w:color w:val="000000" w:themeColor="text1"/>
                  <w:sz w:val="26"/>
                  <w:szCs w:val="26"/>
                </w:rPr>
                <w:t>.</w:t>
              </w:r>
            </w:ins>
          </w:p>
          <w:p w:rsidR="007C302C" w:rsidRDefault="00E20865">
            <w:pPr>
              <w:pStyle w:val="ListParagraph"/>
              <w:numPr>
                <w:ilvl w:val="0"/>
                <w:numId w:val="15"/>
              </w:numPr>
              <w:spacing w:line="360" w:lineRule="auto"/>
              <w:ind w:left="323" w:hanging="284"/>
              <w:jc w:val="both"/>
              <w:rPr>
                <w:ins w:id="1663" w:author="Vo Cuong" w:date="2020-04-04T16:45:00Z"/>
                <w:rFonts w:ascii="Times New Roman" w:hAnsi="Times New Roman" w:cs="Times New Roman"/>
                <w:color w:val="000000" w:themeColor="text1"/>
                <w:sz w:val="26"/>
                <w:szCs w:val="26"/>
              </w:rPr>
            </w:pPr>
            <w:ins w:id="1664" w:author="Vo Cuong" w:date="2020-04-01T20:32:00Z">
              <w:r>
                <w:rPr>
                  <w:rFonts w:ascii="Times New Roman" w:hAnsi="Times New Roman" w:cs="Times New Roman"/>
                  <w:color w:val="000000" w:themeColor="text1"/>
                  <w:sz w:val="26"/>
                  <w:szCs w:val="26"/>
                </w:rPr>
                <w:t xml:space="preserve">Hệ thống </w:t>
              </w:r>
            </w:ins>
            <w:ins w:id="1665" w:author="Vo Cuong" w:date="2020-04-01T19:50:00Z">
              <w:r>
                <w:rPr>
                  <w:rFonts w:ascii="Times New Roman" w:hAnsi="Times New Roman" w:cs="Times New Roman"/>
                  <w:color w:val="000000" w:themeColor="text1"/>
                  <w:sz w:val="26"/>
                  <w:szCs w:val="26"/>
                </w:rPr>
                <w:t>h</w:t>
              </w:r>
              <w:r w:rsidR="00785BA7" w:rsidRPr="00D435B6">
                <w:rPr>
                  <w:rFonts w:ascii="Times New Roman" w:hAnsi="Times New Roman" w:cs="Times New Roman"/>
                  <w:color w:val="000000" w:themeColor="text1"/>
                  <w:sz w:val="26"/>
                  <w:szCs w:val="26"/>
                </w:rPr>
                <w:t>iển thị thông báo “</w:t>
              </w:r>
            </w:ins>
            <w:ins w:id="1666" w:author="Vo Cuong" w:date="2020-04-01T20:32:00Z">
              <w:r>
                <w:rPr>
                  <w:rFonts w:ascii="Times New Roman" w:hAnsi="Times New Roman" w:cs="Times New Roman"/>
                  <w:color w:val="000000" w:themeColor="text1"/>
                  <w:sz w:val="26"/>
                  <w:szCs w:val="26"/>
                </w:rPr>
                <w:t xml:space="preserve">Vui lòng </w:t>
              </w:r>
            </w:ins>
            <w:ins w:id="1667" w:author="Vo Cuong" w:date="2020-04-01T19:50:00Z">
              <w:r>
                <w:rPr>
                  <w:rFonts w:ascii="Times New Roman" w:hAnsi="Times New Roman" w:cs="Times New Roman"/>
                  <w:color w:val="000000" w:themeColor="text1"/>
                  <w:sz w:val="26"/>
                  <w:szCs w:val="26"/>
                </w:rPr>
                <w:t>n</w:t>
              </w:r>
              <w:r w:rsidR="00785BA7">
                <w:rPr>
                  <w:rFonts w:ascii="Times New Roman" w:hAnsi="Times New Roman" w:cs="Times New Roman"/>
                  <w:color w:val="000000" w:themeColor="text1"/>
                  <w:sz w:val="26"/>
                  <w:szCs w:val="26"/>
                </w:rPr>
                <w:t xml:space="preserve">hập </w:t>
              </w:r>
            </w:ins>
            <w:ins w:id="1668" w:author="Vo Cuong" w:date="2020-04-01T20:32:00Z">
              <w:r>
                <w:rPr>
                  <w:rFonts w:ascii="Times New Roman" w:hAnsi="Times New Roman" w:cs="Times New Roman"/>
                  <w:color w:val="000000" w:themeColor="text1"/>
                  <w:sz w:val="26"/>
                  <w:szCs w:val="26"/>
                </w:rPr>
                <w:t xml:space="preserve">vào </w:t>
              </w:r>
            </w:ins>
            <w:ins w:id="1669" w:author="Vo Cuong" w:date="2020-04-01T19:50:00Z">
              <w:r w:rsidR="00785BA7">
                <w:rPr>
                  <w:rFonts w:ascii="Times New Roman" w:hAnsi="Times New Roman" w:cs="Times New Roman"/>
                  <w:color w:val="000000" w:themeColor="text1"/>
                  <w:sz w:val="26"/>
                  <w:szCs w:val="26"/>
                </w:rPr>
                <w:t>mật khẩu cũ</w:t>
              </w:r>
            </w:ins>
            <w:ins w:id="1670" w:author="Vo Cuong" w:date="2020-04-01T20:32:00Z">
              <w:r w:rsidR="00A25750">
                <w:rPr>
                  <w:rFonts w:ascii="Times New Roman" w:hAnsi="Times New Roman" w:cs="Times New Roman"/>
                  <w:color w:val="000000" w:themeColor="text1"/>
                  <w:sz w:val="26"/>
                  <w:szCs w:val="26"/>
                </w:rPr>
                <w:t xml:space="preserve"> !!</w:t>
              </w:r>
            </w:ins>
            <w:ins w:id="1671" w:author="Vo Cuong" w:date="2020-04-01T19:50:00Z">
              <w:r w:rsidR="00785BA7" w:rsidRPr="00D435B6">
                <w:rPr>
                  <w:rFonts w:ascii="Times New Roman" w:hAnsi="Times New Roman" w:cs="Times New Roman"/>
                  <w:color w:val="000000" w:themeColor="text1"/>
                  <w:sz w:val="26"/>
                  <w:szCs w:val="26"/>
                </w:rPr>
                <w:t>”</w:t>
              </w:r>
              <w:r w:rsidR="00785BA7">
                <w:rPr>
                  <w:rFonts w:ascii="Times New Roman" w:hAnsi="Times New Roman" w:cs="Times New Roman"/>
                  <w:color w:val="000000" w:themeColor="text1"/>
                  <w:sz w:val="26"/>
                  <w:szCs w:val="26"/>
                </w:rPr>
                <w:t>.</w:t>
              </w:r>
            </w:ins>
          </w:p>
          <w:p w:rsidR="007C302C" w:rsidRPr="00D435B6" w:rsidRDefault="007C302C" w:rsidP="007C302C">
            <w:pPr>
              <w:pStyle w:val="ListParagraph"/>
              <w:spacing w:line="360" w:lineRule="auto"/>
              <w:ind w:left="29"/>
              <w:jc w:val="both"/>
              <w:rPr>
                <w:ins w:id="1672" w:author="Vo Cuong" w:date="2020-04-04T16:45:00Z"/>
                <w:rFonts w:ascii="Times New Roman" w:hAnsi="Times New Roman" w:cs="Times New Roman"/>
                <w:color w:val="000000" w:themeColor="text1"/>
                <w:sz w:val="26"/>
                <w:szCs w:val="26"/>
              </w:rPr>
            </w:pPr>
            <w:ins w:id="1673" w:author="Vo Cuong" w:date="2020-04-04T16:45:00Z">
              <w:r w:rsidRPr="00D435B6">
                <w:rPr>
                  <w:rFonts w:ascii="Times New Roman" w:hAnsi="Times New Roman" w:cs="Times New Roman"/>
                  <w:color w:val="2F5496" w:themeColor="accent5" w:themeShade="BF"/>
                  <w:sz w:val="26"/>
                  <w:szCs w:val="26"/>
                </w:rPr>
                <w:t xml:space="preserve">A1 – Nhấn nút </w:t>
              </w:r>
              <w:r>
                <w:rPr>
                  <w:rFonts w:ascii="Times New Roman" w:hAnsi="Times New Roman" w:cs="Times New Roman"/>
                  <w:color w:val="2F5496" w:themeColor="accent5" w:themeShade="BF"/>
                  <w:sz w:val="26"/>
                  <w:szCs w:val="26"/>
                </w:rPr>
                <w:t>Thay đổi</w:t>
              </w:r>
              <w:r w:rsidRPr="00D435B6">
                <w:rPr>
                  <w:rFonts w:ascii="Times New Roman" w:hAnsi="Times New Roman" w:cs="Times New Roman"/>
                  <w:color w:val="2F5496" w:themeColor="accent5" w:themeShade="BF"/>
                  <w:sz w:val="26"/>
                  <w:szCs w:val="26"/>
                </w:rPr>
                <w:t xml:space="preserve">: </w:t>
              </w:r>
              <w:r w:rsidRPr="00D435B6">
                <w:rPr>
                  <w:rFonts w:ascii="Times New Roman" w:hAnsi="Times New Roman" w:cs="Times New Roman"/>
                  <w:color w:val="000000" w:themeColor="text1"/>
                  <w:sz w:val="26"/>
                  <w:szCs w:val="26"/>
                </w:rPr>
                <w:t xml:space="preserve">Khi nhân viên nhấn nút </w:t>
              </w:r>
              <w:r>
                <w:rPr>
                  <w:rFonts w:ascii="Times New Roman" w:hAnsi="Times New Roman" w:cs="Times New Roman"/>
                  <w:color w:val="000000" w:themeColor="text1"/>
                  <w:sz w:val="26"/>
                  <w:szCs w:val="26"/>
                </w:rPr>
                <w:t>thay đổi</w:t>
              </w:r>
              <w:r w:rsidRPr="00D435B6">
                <w:rPr>
                  <w:rFonts w:ascii="Times New Roman" w:hAnsi="Times New Roman" w:cs="Times New Roman"/>
                  <w:color w:val="000000" w:themeColor="text1"/>
                  <w:sz w:val="26"/>
                  <w:szCs w:val="26"/>
                </w:rPr>
                <w:t xml:space="preserve"> mà chưa điền </w:t>
              </w:r>
            </w:ins>
            <w:ins w:id="1674" w:author="Vo Cuong" w:date="2020-04-04T16:47:00Z">
              <w:r w:rsidR="00410041">
                <w:rPr>
                  <w:rFonts w:ascii="Times New Roman" w:hAnsi="Times New Roman" w:cs="Times New Roman"/>
                  <w:color w:val="000000" w:themeColor="text1"/>
                  <w:sz w:val="26"/>
                  <w:szCs w:val="26"/>
                </w:rPr>
                <w:t xml:space="preserve">mật </w:t>
              </w:r>
              <w:r w:rsidR="00410041">
                <w:rPr>
                  <w:rFonts w:ascii="Times New Roman" w:hAnsi="Times New Roman" w:cs="Times New Roman"/>
                  <w:color w:val="000000" w:themeColor="text1"/>
                  <w:sz w:val="26"/>
                  <w:szCs w:val="26"/>
                </w:rPr>
                <w:lastRenderedPageBreak/>
                <w:t>khẩu mớ</w:t>
              </w:r>
              <w:r w:rsidR="009B64DA">
                <w:rPr>
                  <w:rFonts w:ascii="Times New Roman" w:hAnsi="Times New Roman" w:cs="Times New Roman"/>
                  <w:color w:val="000000" w:themeColor="text1"/>
                  <w:sz w:val="26"/>
                  <w:szCs w:val="26"/>
                </w:rPr>
                <w:t>i hoặc</w:t>
              </w:r>
              <w:r w:rsidR="00410041">
                <w:rPr>
                  <w:rFonts w:ascii="Times New Roman" w:hAnsi="Times New Roman" w:cs="Times New Roman"/>
                  <w:color w:val="000000" w:themeColor="text1"/>
                  <w:sz w:val="26"/>
                  <w:szCs w:val="26"/>
                </w:rPr>
                <w:t xml:space="preserve"> mật khẩu</w:t>
              </w:r>
            </w:ins>
            <w:ins w:id="1675" w:author="Vo Cuong" w:date="2020-04-04T16:49:00Z">
              <w:r w:rsidR="009B64DA">
                <w:rPr>
                  <w:rFonts w:ascii="Times New Roman" w:hAnsi="Times New Roman" w:cs="Times New Roman"/>
                  <w:color w:val="000000" w:themeColor="text1"/>
                  <w:sz w:val="26"/>
                  <w:szCs w:val="26"/>
                </w:rPr>
                <w:t xml:space="preserve"> nhập lại</w:t>
              </w:r>
            </w:ins>
            <w:ins w:id="1676" w:author="Vo Cuong" w:date="2020-04-04T16:45:00Z">
              <w:r>
                <w:rPr>
                  <w:rFonts w:ascii="Times New Roman" w:hAnsi="Times New Roman" w:cs="Times New Roman"/>
                  <w:color w:val="000000" w:themeColor="text1"/>
                  <w:sz w:val="26"/>
                  <w:szCs w:val="26"/>
                </w:rPr>
                <w:t>.</w:t>
              </w:r>
            </w:ins>
          </w:p>
          <w:p w:rsidR="007C302C" w:rsidRDefault="007C302C">
            <w:pPr>
              <w:pStyle w:val="ListParagraph"/>
              <w:numPr>
                <w:ilvl w:val="0"/>
                <w:numId w:val="100"/>
              </w:numPr>
              <w:spacing w:line="360" w:lineRule="auto"/>
              <w:jc w:val="both"/>
              <w:rPr>
                <w:ins w:id="1677" w:author="Vo Cuong" w:date="2020-04-04T16:53:00Z"/>
                <w:rFonts w:ascii="Times New Roman" w:hAnsi="Times New Roman" w:cs="Times New Roman"/>
                <w:color w:val="000000" w:themeColor="text1"/>
                <w:sz w:val="26"/>
                <w:szCs w:val="26"/>
              </w:rPr>
              <w:pPrChange w:id="1678" w:author="Vo Cuong" w:date="2020-04-04T16:45:00Z">
                <w:pPr>
                  <w:pStyle w:val="ListParagraph"/>
                  <w:numPr>
                    <w:numId w:val="15"/>
                  </w:numPr>
                  <w:spacing w:line="360" w:lineRule="auto"/>
                  <w:ind w:left="323" w:hanging="284"/>
                  <w:jc w:val="both"/>
                </w:pPr>
              </w:pPrChange>
            </w:pPr>
            <w:ins w:id="1679" w:author="Vo Cuong" w:date="2020-04-04T16:45:00Z">
              <w:r>
                <w:rPr>
                  <w:rFonts w:ascii="Times New Roman" w:hAnsi="Times New Roman" w:cs="Times New Roman"/>
                  <w:color w:val="000000" w:themeColor="text1"/>
                  <w:sz w:val="26"/>
                  <w:szCs w:val="26"/>
                </w:rPr>
                <w:t>Hệ thống h</w:t>
              </w:r>
              <w:r w:rsidRPr="00D435B6">
                <w:rPr>
                  <w:rFonts w:ascii="Times New Roman" w:hAnsi="Times New Roman" w:cs="Times New Roman"/>
                  <w:color w:val="000000" w:themeColor="text1"/>
                  <w:sz w:val="26"/>
                  <w:szCs w:val="26"/>
                </w:rPr>
                <w:t>iển thị thông báo “</w:t>
              </w:r>
              <w:r>
                <w:rPr>
                  <w:rFonts w:ascii="Times New Roman" w:hAnsi="Times New Roman" w:cs="Times New Roman"/>
                  <w:color w:val="000000" w:themeColor="text1"/>
                  <w:sz w:val="26"/>
                  <w:szCs w:val="26"/>
                </w:rPr>
                <w:t xml:space="preserve">Vui lòng nhập vào mật khẩu </w:t>
              </w:r>
            </w:ins>
            <w:ins w:id="1680" w:author="Vo Cuong" w:date="2020-04-04T16:50:00Z">
              <w:r w:rsidR="00F808AE">
                <w:rPr>
                  <w:rFonts w:ascii="Times New Roman" w:hAnsi="Times New Roman" w:cs="Times New Roman"/>
                  <w:color w:val="000000" w:themeColor="text1"/>
                  <w:sz w:val="26"/>
                  <w:szCs w:val="26"/>
                </w:rPr>
                <w:t>mới</w:t>
              </w:r>
            </w:ins>
            <w:ins w:id="1681" w:author="Vo Cuong" w:date="2020-04-04T16:45:00Z">
              <w:r>
                <w:rPr>
                  <w:rFonts w:ascii="Times New Roman" w:hAnsi="Times New Roman" w:cs="Times New Roman"/>
                  <w:color w:val="000000" w:themeColor="text1"/>
                  <w:sz w:val="26"/>
                  <w:szCs w:val="26"/>
                </w:rPr>
                <w:t xml:space="preserve"> !!</w:t>
              </w:r>
              <w:r w:rsidRPr="00D435B6">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w:t>
              </w:r>
            </w:ins>
          </w:p>
          <w:p w:rsidR="00743944" w:rsidRPr="00743944" w:rsidRDefault="00743944">
            <w:pPr>
              <w:pStyle w:val="ListParagraph"/>
              <w:numPr>
                <w:ilvl w:val="0"/>
                <w:numId w:val="100"/>
              </w:numPr>
              <w:spacing w:line="360" w:lineRule="auto"/>
              <w:jc w:val="both"/>
              <w:rPr>
                <w:ins w:id="1682" w:author="Vo Cuong" w:date="2020-04-01T19:50:00Z"/>
                <w:rFonts w:ascii="Times New Roman" w:hAnsi="Times New Roman" w:cs="Times New Roman"/>
                <w:color w:val="000000" w:themeColor="text1"/>
                <w:sz w:val="26"/>
                <w:szCs w:val="26"/>
                <w:rPrChange w:id="1683" w:author="Vo Cuong" w:date="2020-04-04T16:53:00Z">
                  <w:rPr>
                    <w:ins w:id="1684" w:author="Vo Cuong" w:date="2020-04-01T19:50:00Z"/>
                  </w:rPr>
                </w:rPrChange>
              </w:rPr>
              <w:pPrChange w:id="1685" w:author="Vo Cuong" w:date="2020-04-04T16:53:00Z">
                <w:pPr>
                  <w:pStyle w:val="ListParagraph"/>
                  <w:numPr>
                    <w:numId w:val="15"/>
                  </w:numPr>
                  <w:spacing w:line="360" w:lineRule="auto"/>
                  <w:ind w:left="323" w:hanging="284"/>
                  <w:jc w:val="both"/>
                </w:pPr>
              </w:pPrChange>
            </w:pPr>
            <w:ins w:id="1686" w:author="Vo Cuong" w:date="2020-04-04T16:53:00Z">
              <w:r>
                <w:rPr>
                  <w:rFonts w:ascii="Times New Roman" w:hAnsi="Times New Roman" w:cs="Times New Roman"/>
                  <w:color w:val="000000" w:themeColor="text1"/>
                  <w:sz w:val="26"/>
                  <w:szCs w:val="26"/>
                </w:rPr>
                <w:t>Nếu là  ô nhập lại mật khẩu hệ thống h</w:t>
              </w:r>
              <w:r w:rsidRPr="00D435B6">
                <w:rPr>
                  <w:rFonts w:ascii="Times New Roman" w:hAnsi="Times New Roman" w:cs="Times New Roman"/>
                  <w:color w:val="000000" w:themeColor="text1"/>
                  <w:sz w:val="26"/>
                  <w:szCs w:val="26"/>
                </w:rPr>
                <w:t>iển thị thông báo “</w:t>
              </w:r>
              <w:r>
                <w:rPr>
                  <w:rFonts w:ascii="Times New Roman" w:hAnsi="Times New Roman" w:cs="Times New Roman"/>
                  <w:color w:val="000000" w:themeColor="text1"/>
                  <w:sz w:val="26"/>
                  <w:szCs w:val="26"/>
                </w:rPr>
                <w:t xml:space="preserve">Vui lòng nhập </w:t>
              </w:r>
            </w:ins>
            <w:ins w:id="1687" w:author="Vo Cuong" w:date="2020-04-04T16:54:00Z">
              <w:r>
                <w:rPr>
                  <w:rFonts w:ascii="Times New Roman" w:hAnsi="Times New Roman" w:cs="Times New Roman"/>
                  <w:color w:val="000000" w:themeColor="text1"/>
                  <w:sz w:val="26"/>
                  <w:szCs w:val="26"/>
                </w:rPr>
                <w:t>lại</w:t>
              </w:r>
            </w:ins>
            <w:ins w:id="1688" w:author="Vo Cuong" w:date="2020-04-04T16:53:00Z">
              <w:r>
                <w:rPr>
                  <w:rFonts w:ascii="Times New Roman" w:hAnsi="Times New Roman" w:cs="Times New Roman"/>
                  <w:color w:val="000000" w:themeColor="text1"/>
                  <w:sz w:val="26"/>
                  <w:szCs w:val="26"/>
                </w:rPr>
                <w:t xml:space="preserve"> mật khẩu mới !!</w:t>
              </w:r>
              <w:r w:rsidRPr="00D435B6">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w:t>
              </w:r>
            </w:ins>
          </w:p>
          <w:p w:rsidR="00785BA7" w:rsidRPr="00D435B6" w:rsidRDefault="00785BA7" w:rsidP="00785BA7">
            <w:pPr>
              <w:pStyle w:val="ListParagraph"/>
              <w:spacing w:line="360" w:lineRule="auto"/>
              <w:ind w:left="29"/>
              <w:jc w:val="both"/>
              <w:rPr>
                <w:ins w:id="1689" w:author="Vo Cuong" w:date="2020-04-01T19:50:00Z"/>
                <w:rFonts w:ascii="Times New Roman" w:hAnsi="Times New Roman" w:cs="Times New Roman"/>
                <w:color w:val="000000" w:themeColor="text1"/>
                <w:sz w:val="26"/>
                <w:szCs w:val="26"/>
              </w:rPr>
            </w:pPr>
            <w:ins w:id="1690" w:author="Vo Cuong" w:date="2020-04-01T19:50:00Z">
              <w:r w:rsidRPr="00D435B6">
                <w:rPr>
                  <w:rFonts w:ascii="Times New Roman" w:hAnsi="Times New Roman" w:cs="Times New Roman"/>
                  <w:color w:val="2F5496" w:themeColor="accent5" w:themeShade="BF"/>
                  <w:sz w:val="26"/>
                  <w:szCs w:val="26"/>
                </w:rPr>
                <w:t>A</w:t>
              </w:r>
              <w:r>
                <w:rPr>
                  <w:rFonts w:ascii="Times New Roman" w:hAnsi="Times New Roman" w:cs="Times New Roman"/>
                  <w:color w:val="2F5496" w:themeColor="accent5" w:themeShade="BF"/>
                  <w:sz w:val="26"/>
                  <w:szCs w:val="26"/>
                </w:rPr>
                <w:t>2</w:t>
              </w:r>
              <w:r w:rsidRPr="00D435B6">
                <w:rPr>
                  <w:rFonts w:ascii="Times New Roman" w:hAnsi="Times New Roman" w:cs="Times New Roman"/>
                  <w:color w:val="2F5496" w:themeColor="accent5" w:themeShade="BF"/>
                  <w:sz w:val="26"/>
                  <w:szCs w:val="26"/>
                </w:rPr>
                <w:t xml:space="preserve"> – Nhấn nút </w:t>
              </w:r>
              <w:r>
                <w:rPr>
                  <w:rFonts w:ascii="Times New Roman" w:hAnsi="Times New Roman" w:cs="Times New Roman"/>
                  <w:color w:val="2F5496" w:themeColor="accent5" w:themeShade="BF"/>
                  <w:sz w:val="26"/>
                  <w:szCs w:val="26"/>
                </w:rPr>
                <w:t>Thay đổi</w:t>
              </w:r>
              <w:r w:rsidRPr="00D435B6">
                <w:rPr>
                  <w:rFonts w:ascii="Times New Roman" w:hAnsi="Times New Roman" w:cs="Times New Roman"/>
                  <w:color w:val="2F5496" w:themeColor="accent5" w:themeShade="BF"/>
                  <w:sz w:val="26"/>
                  <w:szCs w:val="26"/>
                </w:rPr>
                <w:t xml:space="preserve">: </w:t>
              </w:r>
              <w:r w:rsidRPr="00D435B6">
                <w:rPr>
                  <w:rFonts w:ascii="Times New Roman" w:hAnsi="Times New Roman" w:cs="Times New Roman"/>
                  <w:color w:val="000000" w:themeColor="text1"/>
                  <w:sz w:val="26"/>
                  <w:szCs w:val="26"/>
                </w:rPr>
                <w:t xml:space="preserve">Khi nhân viên </w:t>
              </w:r>
              <w:r>
                <w:rPr>
                  <w:rFonts w:ascii="Times New Roman" w:hAnsi="Times New Roman" w:cs="Times New Roman"/>
                  <w:color w:val="000000" w:themeColor="text1"/>
                  <w:sz w:val="26"/>
                  <w:szCs w:val="26"/>
                </w:rPr>
                <w:t>nhập sai mật khẩu hoặc nhập không trùng khớp với mật khẩu mới.</w:t>
              </w:r>
            </w:ins>
          </w:p>
          <w:p w:rsidR="00785BA7" w:rsidRDefault="00785BA7" w:rsidP="00785BA7">
            <w:pPr>
              <w:pStyle w:val="ListParagraph"/>
              <w:numPr>
                <w:ilvl w:val="0"/>
                <w:numId w:val="83"/>
              </w:numPr>
              <w:spacing w:line="360" w:lineRule="auto"/>
              <w:ind w:left="456"/>
              <w:jc w:val="both"/>
              <w:rPr>
                <w:ins w:id="1691" w:author="Vo Cuong" w:date="2020-04-04T09:29:00Z"/>
                <w:rFonts w:ascii="Times New Roman" w:hAnsi="Times New Roman" w:cs="Times New Roman"/>
                <w:color w:val="000000" w:themeColor="text1"/>
                <w:sz w:val="26"/>
                <w:szCs w:val="26"/>
              </w:rPr>
            </w:pPr>
            <w:ins w:id="1692" w:author="Vo Cuong" w:date="2020-04-01T19:50:00Z">
              <w:r w:rsidRPr="00F74B0D">
                <w:rPr>
                  <w:rFonts w:ascii="Times New Roman" w:hAnsi="Times New Roman" w:cs="Times New Roman"/>
                  <w:color w:val="000000" w:themeColor="text1"/>
                  <w:sz w:val="26"/>
                  <w:szCs w:val="26"/>
                </w:rPr>
                <w:t>H</w:t>
              </w:r>
            </w:ins>
            <w:ins w:id="1693" w:author="Vo Cuong" w:date="2020-04-04T01:56:00Z">
              <w:r w:rsidR="0099646B">
                <w:rPr>
                  <w:rFonts w:ascii="Times New Roman" w:hAnsi="Times New Roman" w:cs="Times New Roman"/>
                  <w:color w:val="000000" w:themeColor="text1"/>
                  <w:sz w:val="26"/>
                  <w:szCs w:val="26"/>
                </w:rPr>
                <w:t>ệ thống h</w:t>
              </w:r>
            </w:ins>
            <w:ins w:id="1694" w:author="Vo Cuong" w:date="2020-04-01T19:50:00Z">
              <w:r w:rsidRPr="00F74B0D">
                <w:rPr>
                  <w:rFonts w:ascii="Times New Roman" w:hAnsi="Times New Roman" w:cs="Times New Roman"/>
                  <w:color w:val="000000" w:themeColor="text1"/>
                  <w:sz w:val="26"/>
                  <w:szCs w:val="26"/>
                </w:rPr>
                <w:t xml:space="preserve">iển thị thông báo “Mật khẩu cũ không đúng !!”. </w:t>
              </w:r>
            </w:ins>
          </w:p>
          <w:p w:rsidR="00EF5D78" w:rsidRPr="00EF5D78" w:rsidRDefault="00EF5D78">
            <w:pPr>
              <w:pStyle w:val="ListParagraph"/>
              <w:spacing w:line="360" w:lineRule="auto"/>
              <w:ind w:left="29"/>
              <w:jc w:val="both"/>
              <w:rPr>
                <w:ins w:id="1695" w:author="Vo Cuong" w:date="2020-04-01T19:50:00Z"/>
                <w:rFonts w:ascii="Times New Roman" w:hAnsi="Times New Roman" w:cs="Times New Roman"/>
                <w:color w:val="000000" w:themeColor="text1"/>
                <w:sz w:val="26"/>
                <w:szCs w:val="26"/>
                <w:rPrChange w:id="1696" w:author="Vo Cuong" w:date="2020-04-04T09:29:00Z">
                  <w:rPr>
                    <w:ins w:id="1697" w:author="Vo Cuong" w:date="2020-04-01T19:50:00Z"/>
                  </w:rPr>
                </w:rPrChange>
              </w:rPr>
              <w:pPrChange w:id="1698" w:author="Vo Cuong" w:date="2020-04-04T09:29:00Z">
                <w:pPr>
                  <w:pStyle w:val="ListParagraph"/>
                  <w:numPr>
                    <w:numId w:val="83"/>
                  </w:numPr>
                  <w:spacing w:line="360" w:lineRule="auto"/>
                  <w:ind w:left="456" w:hanging="360"/>
                  <w:jc w:val="both"/>
                </w:pPr>
              </w:pPrChange>
            </w:pPr>
            <w:ins w:id="1699" w:author="Vo Cuong" w:date="2020-04-04T09:29:00Z">
              <w:r w:rsidRPr="00D435B6">
                <w:rPr>
                  <w:rFonts w:ascii="Times New Roman" w:hAnsi="Times New Roman" w:cs="Times New Roman"/>
                  <w:color w:val="2F5496" w:themeColor="accent5" w:themeShade="BF"/>
                  <w:sz w:val="26"/>
                  <w:szCs w:val="26"/>
                </w:rPr>
                <w:t>A</w:t>
              </w:r>
              <w:r>
                <w:rPr>
                  <w:rFonts w:ascii="Times New Roman" w:hAnsi="Times New Roman" w:cs="Times New Roman"/>
                  <w:color w:val="2F5496" w:themeColor="accent5" w:themeShade="BF"/>
                  <w:sz w:val="26"/>
                  <w:szCs w:val="26"/>
                </w:rPr>
                <w:t>3</w:t>
              </w:r>
              <w:r w:rsidRPr="00D435B6">
                <w:rPr>
                  <w:rFonts w:ascii="Times New Roman" w:hAnsi="Times New Roman" w:cs="Times New Roman"/>
                  <w:color w:val="2F5496" w:themeColor="accent5" w:themeShade="BF"/>
                  <w:sz w:val="26"/>
                  <w:szCs w:val="26"/>
                </w:rPr>
                <w:t xml:space="preserve"> – Nhấn nút </w:t>
              </w:r>
              <w:r>
                <w:rPr>
                  <w:rFonts w:ascii="Times New Roman" w:hAnsi="Times New Roman" w:cs="Times New Roman"/>
                  <w:color w:val="2F5496" w:themeColor="accent5" w:themeShade="BF"/>
                  <w:sz w:val="26"/>
                  <w:szCs w:val="26"/>
                </w:rPr>
                <w:t>Thay đổi</w:t>
              </w:r>
              <w:r w:rsidRPr="00D435B6">
                <w:rPr>
                  <w:rFonts w:ascii="Times New Roman" w:hAnsi="Times New Roman" w:cs="Times New Roman"/>
                  <w:color w:val="2F5496" w:themeColor="accent5" w:themeShade="BF"/>
                  <w:sz w:val="26"/>
                  <w:szCs w:val="26"/>
                </w:rPr>
                <w:t xml:space="preserve">: </w:t>
              </w:r>
              <w:r w:rsidRPr="00D435B6">
                <w:rPr>
                  <w:rFonts w:ascii="Times New Roman" w:hAnsi="Times New Roman" w:cs="Times New Roman"/>
                  <w:color w:val="000000" w:themeColor="text1"/>
                  <w:sz w:val="26"/>
                  <w:szCs w:val="26"/>
                </w:rPr>
                <w:t xml:space="preserve">Khi nhân viên </w:t>
              </w:r>
              <w:r>
                <w:rPr>
                  <w:rFonts w:ascii="Times New Roman" w:hAnsi="Times New Roman" w:cs="Times New Roman"/>
                  <w:color w:val="000000" w:themeColor="text1"/>
                  <w:sz w:val="26"/>
                  <w:szCs w:val="26"/>
                </w:rPr>
                <w:t>nhập không trùng khớp với mật khẩu mới.</w:t>
              </w:r>
            </w:ins>
          </w:p>
          <w:p w:rsidR="00785BA7" w:rsidRPr="00F74B0D" w:rsidRDefault="00785BA7">
            <w:pPr>
              <w:pStyle w:val="ListParagraph"/>
              <w:numPr>
                <w:ilvl w:val="0"/>
                <w:numId w:val="98"/>
              </w:numPr>
              <w:spacing w:line="360" w:lineRule="auto"/>
              <w:jc w:val="both"/>
              <w:rPr>
                <w:ins w:id="1700" w:author="Vo Cuong" w:date="2020-04-01T19:50:00Z"/>
                <w:rFonts w:ascii="Times New Roman" w:hAnsi="Times New Roman" w:cs="Times New Roman"/>
                <w:color w:val="000000" w:themeColor="text1"/>
                <w:sz w:val="26"/>
                <w:szCs w:val="26"/>
              </w:rPr>
              <w:pPrChange w:id="1701" w:author="Vo Cuong" w:date="2020-04-04T09:29:00Z">
                <w:pPr>
                  <w:pStyle w:val="ListParagraph"/>
                  <w:numPr>
                    <w:numId w:val="83"/>
                  </w:numPr>
                  <w:spacing w:line="360" w:lineRule="auto"/>
                  <w:ind w:left="456" w:hanging="360"/>
                  <w:jc w:val="both"/>
                </w:pPr>
              </w:pPrChange>
            </w:pPr>
            <w:ins w:id="1702" w:author="Vo Cuong" w:date="2020-04-01T19:50:00Z">
              <w:r w:rsidRPr="00F74B0D">
                <w:rPr>
                  <w:rFonts w:ascii="Times New Roman" w:hAnsi="Times New Roman" w:cs="Times New Roman"/>
                  <w:color w:val="000000" w:themeColor="text1"/>
                  <w:sz w:val="26"/>
                  <w:szCs w:val="26"/>
                </w:rPr>
                <w:t>H</w:t>
              </w:r>
            </w:ins>
            <w:ins w:id="1703" w:author="Vo Cuong" w:date="2020-04-04T01:55:00Z">
              <w:r w:rsidR="00C67FC1">
                <w:rPr>
                  <w:rFonts w:ascii="Times New Roman" w:hAnsi="Times New Roman" w:cs="Times New Roman"/>
                  <w:color w:val="000000" w:themeColor="text1"/>
                  <w:sz w:val="26"/>
                  <w:szCs w:val="26"/>
                </w:rPr>
                <w:t>ệ thống h</w:t>
              </w:r>
            </w:ins>
            <w:ins w:id="1704" w:author="Vo Cuong" w:date="2020-04-01T19:50:00Z">
              <w:r w:rsidRPr="00F74B0D">
                <w:rPr>
                  <w:rFonts w:ascii="Times New Roman" w:hAnsi="Times New Roman" w:cs="Times New Roman"/>
                  <w:color w:val="000000" w:themeColor="text1"/>
                  <w:sz w:val="26"/>
                  <w:szCs w:val="26"/>
                </w:rPr>
                <w:t>iển thị thông báo “Mật khẩu mới và mật khẩu mới nhập không trùng khớ</w:t>
              </w:r>
              <w:r w:rsidR="00EF5D78">
                <w:rPr>
                  <w:rFonts w:ascii="Times New Roman" w:hAnsi="Times New Roman" w:cs="Times New Roman"/>
                  <w:color w:val="000000" w:themeColor="text1"/>
                  <w:sz w:val="26"/>
                  <w:szCs w:val="26"/>
                </w:rPr>
                <w:t>p”.</w:t>
              </w:r>
            </w:ins>
          </w:p>
          <w:p w:rsidR="00785BA7" w:rsidRDefault="00785BA7" w:rsidP="00785BA7">
            <w:pPr>
              <w:pStyle w:val="ListParagraph"/>
              <w:spacing w:line="360" w:lineRule="auto"/>
              <w:ind w:left="29"/>
              <w:jc w:val="both"/>
              <w:rPr>
                <w:ins w:id="1705" w:author="Vo Cuong" w:date="2020-04-01T19:50:00Z"/>
                <w:rFonts w:ascii="Times New Roman" w:hAnsi="Times New Roman" w:cs="Times New Roman"/>
                <w:color w:val="000000" w:themeColor="text1"/>
                <w:sz w:val="26"/>
                <w:szCs w:val="26"/>
              </w:rPr>
            </w:pPr>
            <w:ins w:id="1706" w:author="Vo Cuong" w:date="2020-04-01T19:50:00Z">
              <w:r w:rsidRPr="00D435B6">
                <w:rPr>
                  <w:rFonts w:ascii="Times New Roman" w:hAnsi="Times New Roman" w:cs="Times New Roman"/>
                  <w:color w:val="2F5496" w:themeColor="accent5" w:themeShade="BF"/>
                  <w:sz w:val="26"/>
                  <w:szCs w:val="26"/>
                </w:rPr>
                <w:t>A</w:t>
              </w:r>
              <w:r w:rsidR="003E7CC2">
                <w:rPr>
                  <w:rFonts w:ascii="Times New Roman" w:hAnsi="Times New Roman" w:cs="Times New Roman"/>
                  <w:color w:val="2F5496" w:themeColor="accent5" w:themeShade="BF"/>
                  <w:sz w:val="26"/>
                  <w:szCs w:val="26"/>
                </w:rPr>
                <w:t>4</w:t>
              </w:r>
              <w:r w:rsidRPr="00D435B6">
                <w:rPr>
                  <w:rFonts w:ascii="Times New Roman" w:hAnsi="Times New Roman" w:cs="Times New Roman"/>
                  <w:color w:val="2F5496" w:themeColor="accent5" w:themeShade="BF"/>
                  <w:sz w:val="26"/>
                  <w:szCs w:val="26"/>
                </w:rPr>
                <w:t xml:space="preserve"> – Nhấn nút </w:t>
              </w:r>
              <w:r>
                <w:rPr>
                  <w:rFonts w:ascii="Times New Roman" w:hAnsi="Times New Roman" w:cs="Times New Roman"/>
                  <w:color w:val="2F5496" w:themeColor="accent5" w:themeShade="BF"/>
                  <w:sz w:val="26"/>
                  <w:szCs w:val="26"/>
                </w:rPr>
                <w:t>Thay đổi</w:t>
              </w:r>
              <w:r w:rsidRPr="00D435B6">
                <w:rPr>
                  <w:rFonts w:ascii="Times New Roman" w:hAnsi="Times New Roman" w:cs="Times New Roman"/>
                  <w:color w:val="2F5496" w:themeColor="accent5" w:themeShade="BF"/>
                  <w:sz w:val="26"/>
                  <w:szCs w:val="26"/>
                </w:rPr>
                <w:t xml:space="preserve">: </w:t>
              </w:r>
              <w:r>
                <w:rPr>
                  <w:rFonts w:ascii="Times New Roman" w:hAnsi="Times New Roman" w:cs="Times New Roman"/>
                  <w:color w:val="000000" w:themeColor="text1"/>
                  <w:sz w:val="26"/>
                  <w:szCs w:val="26"/>
                </w:rPr>
                <w:t>Khi nhân viên nhập mật khẩu mới không đúng định dạng và nhấn nút thay đổi mật khẩu</w:t>
              </w:r>
            </w:ins>
          </w:p>
          <w:p w:rsidR="00785BA7" w:rsidRDefault="00785BA7" w:rsidP="00785BA7">
            <w:pPr>
              <w:pStyle w:val="ListParagraph"/>
              <w:numPr>
                <w:ilvl w:val="0"/>
                <w:numId w:val="84"/>
              </w:numPr>
              <w:spacing w:line="360" w:lineRule="auto"/>
              <w:jc w:val="both"/>
              <w:rPr>
                <w:ins w:id="1707" w:author="Vo Cuong" w:date="2020-04-04T09:30:00Z"/>
                <w:rFonts w:ascii="Times New Roman" w:hAnsi="Times New Roman" w:cs="Times New Roman"/>
                <w:color w:val="000000" w:themeColor="text1"/>
                <w:sz w:val="26"/>
                <w:szCs w:val="26"/>
              </w:rPr>
            </w:pPr>
            <w:ins w:id="1708" w:author="Vo Cuong" w:date="2020-04-01T19:50:00Z">
              <w:r w:rsidRPr="00F74B0D">
                <w:rPr>
                  <w:rFonts w:ascii="Times New Roman" w:hAnsi="Times New Roman" w:cs="Times New Roman"/>
                  <w:color w:val="000000" w:themeColor="text1"/>
                  <w:sz w:val="26"/>
                  <w:szCs w:val="26"/>
                </w:rPr>
                <w:t>H</w:t>
              </w:r>
            </w:ins>
            <w:ins w:id="1709" w:author="Vo Cuong" w:date="2020-04-04T01:55:00Z">
              <w:r w:rsidR="00D14E6E">
                <w:rPr>
                  <w:rFonts w:ascii="Times New Roman" w:hAnsi="Times New Roman" w:cs="Times New Roman"/>
                  <w:color w:val="000000" w:themeColor="text1"/>
                  <w:sz w:val="26"/>
                  <w:szCs w:val="26"/>
                </w:rPr>
                <w:t>ệ thống h</w:t>
              </w:r>
            </w:ins>
            <w:ins w:id="1710" w:author="Vo Cuong" w:date="2020-04-01T19:50:00Z">
              <w:r w:rsidRPr="00F74B0D">
                <w:rPr>
                  <w:rFonts w:ascii="Times New Roman" w:hAnsi="Times New Roman" w:cs="Times New Roman"/>
                  <w:color w:val="000000" w:themeColor="text1"/>
                  <w:sz w:val="26"/>
                  <w:szCs w:val="26"/>
                </w:rPr>
                <w:t>iển thị thông báo “</w:t>
              </w:r>
              <w:r w:rsidRPr="006337C6">
                <w:rPr>
                  <w:rFonts w:ascii="Times New Roman" w:hAnsi="Times New Roman" w:cs="Times New Roman"/>
                  <w:color w:val="000000" w:themeColor="text1"/>
                  <w:sz w:val="26"/>
                  <w:szCs w:val="26"/>
                </w:rPr>
                <w:t>Mật khẩu phải dài 8 - 30 ký tự, có ít nhất một số, một chữ cái viế</w:t>
              </w:r>
              <w:r w:rsidR="003D70EC">
                <w:rPr>
                  <w:rFonts w:ascii="Times New Roman" w:hAnsi="Times New Roman" w:cs="Times New Roman"/>
                  <w:color w:val="000000" w:themeColor="text1"/>
                  <w:sz w:val="26"/>
                  <w:szCs w:val="26"/>
                </w:rPr>
                <w:t>t hoa,</w:t>
              </w:r>
              <w:r w:rsidRPr="006337C6">
                <w:rPr>
                  <w:rFonts w:ascii="Times New Roman" w:hAnsi="Times New Roman" w:cs="Times New Roman"/>
                  <w:color w:val="000000" w:themeColor="text1"/>
                  <w:sz w:val="26"/>
                  <w:szCs w:val="26"/>
                </w:rPr>
                <w:t xml:space="preserve"> một chữ cái viết thường</w:t>
              </w:r>
              <w:r>
                <w:rPr>
                  <w:rFonts w:ascii="Times New Roman" w:hAnsi="Times New Roman" w:cs="Times New Roman"/>
                  <w:color w:val="000000" w:themeColor="text1"/>
                  <w:sz w:val="26"/>
                  <w:szCs w:val="26"/>
                </w:rPr>
                <w:t xml:space="preserve"> </w:t>
              </w:r>
            </w:ins>
            <w:ins w:id="1711" w:author="Vo Cuong" w:date="2020-04-04T02:10:00Z">
              <w:r w:rsidR="003D70EC">
                <w:rPr>
                  <w:rFonts w:ascii="Times New Roman" w:hAnsi="Times New Roman" w:cs="Times New Roman"/>
                  <w:color w:val="000000" w:themeColor="text1"/>
                  <w:sz w:val="26"/>
                  <w:szCs w:val="26"/>
                </w:rPr>
                <w:t xml:space="preserve">và một ký tự đặc biệt </w:t>
              </w:r>
            </w:ins>
            <w:ins w:id="1712" w:author="Vo Cuong" w:date="2020-04-01T19:50:00Z">
              <w:r>
                <w:rPr>
                  <w:rFonts w:ascii="Times New Roman" w:hAnsi="Times New Roman" w:cs="Times New Roman"/>
                  <w:color w:val="000000" w:themeColor="text1"/>
                  <w:sz w:val="26"/>
                  <w:szCs w:val="26"/>
                </w:rPr>
                <w:t>!!</w:t>
              </w:r>
              <w:r w:rsidRPr="00F74B0D">
                <w:rPr>
                  <w:rFonts w:ascii="Times New Roman" w:hAnsi="Times New Roman" w:cs="Times New Roman"/>
                  <w:color w:val="000000" w:themeColor="text1"/>
                  <w:sz w:val="26"/>
                  <w:szCs w:val="26"/>
                </w:rPr>
                <w:t>”.</w:t>
              </w:r>
            </w:ins>
          </w:p>
          <w:p w:rsidR="00EF5D78" w:rsidRDefault="00EF5D78">
            <w:pPr>
              <w:pStyle w:val="ListParagraph"/>
              <w:spacing w:line="360" w:lineRule="auto"/>
              <w:ind w:left="29"/>
              <w:jc w:val="both"/>
              <w:rPr>
                <w:ins w:id="1713" w:author="Vo Cuong" w:date="2020-04-04T09:30:00Z"/>
                <w:rFonts w:ascii="Times New Roman" w:hAnsi="Times New Roman" w:cs="Times New Roman"/>
                <w:color w:val="000000" w:themeColor="text1"/>
                <w:sz w:val="26"/>
                <w:szCs w:val="26"/>
              </w:rPr>
              <w:pPrChange w:id="1714" w:author="Vo Cuong" w:date="2020-04-04T09:30:00Z">
                <w:pPr>
                  <w:pStyle w:val="ListParagraph"/>
                  <w:numPr>
                    <w:numId w:val="84"/>
                  </w:numPr>
                  <w:spacing w:line="360" w:lineRule="auto"/>
                  <w:ind w:left="389" w:hanging="360"/>
                  <w:jc w:val="both"/>
                </w:pPr>
              </w:pPrChange>
            </w:pPr>
            <w:ins w:id="1715" w:author="Vo Cuong" w:date="2020-04-04T09:30:00Z">
              <w:r w:rsidRPr="00D435B6">
                <w:rPr>
                  <w:rFonts w:ascii="Times New Roman" w:hAnsi="Times New Roman" w:cs="Times New Roman"/>
                  <w:color w:val="2F5496" w:themeColor="accent5" w:themeShade="BF"/>
                  <w:sz w:val="26"/>
                  <w:szCs w:val="26"/>
                </w:rPr>
                <w:t>A</w:t>
              </w:r>
              <w:r w:rsidR="003E7CC2">
                <w:rPr>
                  <w:rFonts w:ascii="Times New Roman" w:hAnsi="Times New Roman" w:cs="Times New Roman"/>
                  <w:color w:val="2F5496" w:themeColor="accent5" w:themeShade="BF"/>
                  <w:sz w:val="26"/>
                  <w:szCs w:val="26"/>
                </w:rPr>
                <w:t>5</w:t>
              </w:r>
              <w:r w:rsidRPr="00D435B6">
                <w:rPr>
                  <w:rFonts w:ascii="Times New Roman" w:hAnsi="Times New Roman" w:cs="Times New Roman"/>
                  <w:color w:val="2F5496" w:themeColor="accent5" w:themeShade="BF"/>
                  <w:sz w:val="26"/>
                  <w:szCs w:val="26"/>
                </w:rPr>
                <w:t xml:space="preserve"> – Nhấn nút </w:t>
              </w:r>
              <w:r>
                <w:rPr>
                  <w:rFonts w:ascii="Times New Roman" w:hAnsi="Times New Roman" w:cs="Times New Roman"/>
                  <w:color w:val="2F5496" w:themeColor="accent5" w:themeShade="BF"/>
                  <w:sz w:val="26"/>
                  <w:szCs w:val="26"/>
                </w:rPr>
                <w:t>Thay đổi</w:t>
              </w:r>
              <w:r w:rsidRPr="00D435B6">
                <w:rPr>
                  <w:rFonts w:ascii="Times New Roman" w:hAnsi="Times New Roman" w:cs="Times New Roman"/>
                  <w:color w:val="2F5496" w:themeColor="accent5" w:themeShade="BF"/>
                  <w:sz w:val="26"/>
                  <w:szCs w:val="26"/>
                </w:rPr>
                <w:t xml:space="preserve">: </w:t>
              </w:r>
              <w:r w:rsidRPr="00D435B6">
                <w:rPr>
                  <w:rFonts w:ascii="Times New Roman" w:hAnsi="Times New Roman" w:cs="Times New Roman"/>
                  <w:color w:val="000000" w:themeColor="text1"/>
                  <w:sz w:val="26"/>
                  <w:szCs w:val="26"/>
                </w:rPr>
                <w:t xml:space="preserve">Khi nhân viên </w:t>
              </w:r>
              <w:r>
                <w:rPr>
                  <w:rFonts w:ascii="Times New Roman" w:hAnsi="Times New Roman" w:cs="Times New Roman"/>
                  <w:color w:val="000000" w:themeColor="text1"/>
                  <w:sz w:val="26"/>
                  <w:szCs w:val="26"/>
                </w:rPr>
                <w:t xml:space="preserve">nhập mật khẩu </w:t>
              </w:r>
            </w:ins>
            <w:ins w:id="1716" w:author="Vo Cuong" w:date="2020-04-04T09:31:00Z">
              <w:r>
                <w:rPr>
                  <w:rFonts w:ascii="Times New Roman" w:hAnsi="Times New Roman" w:cs="Times New Roman"/>
                  <w:color w:val="000000" w:themeColor="text1"/>
                  <w:sz w:val="26"/>
                  <w:szCs w:val="26"/>
                </w:rPr>
                <w:t>cũ và mật khẩu mới trùng nhau</w:t>
              </w:r>
            </w:ins>
          </w:p>
          <w:p w:rsidR="00EF5D78" w:rsidRPr="00EF5D78" w:rsidRDefault="00EF5D78">
            <w:pPr>
              <w:pStyle w:val="ListParagraph"/>
              <w:numPr>
                <w:ilvl w:val="0"/>
                <w:numId w:val="99"/>
              </w:numPr>
              <w:spacing w:line="360" w:lineRule="auto"/>
              <w:jc w:val="both"/>
              <w:rPr>
                <w:ins w:id="1717" w:author="Vo Cuong" w:date="2020-04-01T19:50:00Z"/>
                <w:rFonts w:ascii="Times New Roman" w:hAnsi="Times New Roman" w:cs="Times New Roman"/>
                <w:color w:val="000000" w:themeColor="text1"/>
                <w:sz w:val="26"/>
                <w:szCs w:val="26"/>
                <w:rPrChange w:id="1718" w:author="Vo Cuong" w:date="2020-04-04T09:30:00Z">
                  <w:rPr>
                    <w:ins w:id="1719" w:author="Vo Cuong" w:date="2020-04-01T19:50:00Z"/>
                  </w:rPr>
                </w:rPrChange>
              </w:rPr>
              <w:pPrChange w:id="1720" w:author="Vo Cuong" w:date="2020-04-04T09:31:00Z">
                <w:pPr>
                  <w:pStyle w:val="ListParagraph"/>
                  <w:numPr>
                    <w:numId w:val="84"/>
                  </w:numPr>
                  <w:spacing w:line="360" w:lineRule="auto"/>
                  <w:ind w:left="389" w:hanging="360"/>
                  <w:jc w:val="both"/>
                </w:pPr>
              </w:pPrChange>
            </w:pPr>
            <w:ins w:id="1721" w:author="Vo Cuong" w:date="2020-04-04T09:30:00Z">
              <w:r w:rsidRPr="00F74B0D">
                <w:rPr>
                  <w:rFonts w:ascii="Times New Roman" w:hAnsi="Times New Roman" w:cs="Times New Roman"/>
                  <w:color w:val="000000" w:themeColor="text1"/>
                  <w:sz w:val="26"/>
                  <w:szCs w:val="26"/>
                </w:rPr>
                <w:t>H</w:t>
              </w:r>
              <w:r>
                <w:rPr>
                  <w:rFonts w:ascii="Times New Roman" w:hAnsi="Times New Roman" w:cs="Times New Roman"/>
                  <w:color w:val="000000" w:themeColor="text1"/>
                  <w:sz w:val="26"/>
                  <w:szCs w:val="26"/>
                </w:rPr>
                <w:t>ệ thống h</w:t>
              </w:r>
              <w:r w:rsidRPr="00F74B0D">
                <w:rPr>
                  <w:rFonts w:ascii="Times New Roman" w:hAnsi="Times New Roman" w:cs="Times New Roman"/>
                  <w:color w:val="000000" w:themeColor="text1"/>
                  <w:sz w:val="26"/>
                  <w:szCs w:val="26"/>
                </w:rPr>
                <w:t>iển thị thông báo “</w:t>
              </w:r>
            </w:ins>
            <w:ins w:id="1722" w:author="Vo Cuong" w:date="2020-04-04T09:31:00Z">
              <w:r>
                <w:rPr>
                  <w:rFonts w:ascii="Times New Roman" w:hAnsi="Times New Roman" w:cs="Times New Roman"/>
                  <w:color w:val="000000" w:themeColor="text1"/>
                  <w:sz w:val="26"/>
                  <w:szCs w:val="26"/>
                </w:rPr>
                <w:t xml:space="preserve">Mật khẩu cần đổi phải khác mật khẩu hiện tại </w:t>
              </w:r>
            </w:ins>
            <w:ins w:id="1723" w:author="Vo Cuong" w:date="2020-04-04T09:30:00Z">
              <w:r>
                <w:rPr>
                  <w:rFonts w:ascii="Times New Roman" w:hAnsi="Times New Roman" w:cs="Times New Roman"/>
                  <w:color w:val="000000" w:themeColor="text1"/>
                  <w:sz w:val="26"/>
                  <w:szCs w:val="26"/>
                </w:rPr>
                <w:t>!!</w:t>
              </w:r>
              <w:r w:rsidRPr="00F74B0D">
                <w:rPr>
                  <w:rFonts w:ascii="Times New Roman" w:hAnsi="Times New Roman" w:cs="Times New Roman"/>
                  <w:color w:val="000000" w:themeColor="text1"/>
                  <w:sz w:val="26"/>
                  <w:szCs w:val="26"/>
                </w:rPr>
                <w:t>”.</w:t>
              </w:r>
            </w:ins>
          </w:p>
        </w:tc>
      </w:tr>
      <w:tr w:rsidR="001434C2" w:rsidRPr="00D435B6" w:rsidDel="00785BA7" w:rsidTr="00785BA7">
        <w:trPr>
          <w:del w:id="1724" w:author="Vo Cuong" w:date="2020-04-01T19:50:00Z"/>
          <w:trPrChange w:id="1725" w:author="Vo Cuong" w:date="2020-04-01T19:50:00Z">
            <w:trPr>
              <w:gridAfter w:val="0"/>
              <w:wAfter w:w="113" w:type="dxa"/>
            </w:trPr>
          </w:trPrChange>
        </w:trPr>
        <w:tc>
          <w:tcPr>
            <w:tcW w:w="4532" w:type="dxa"/>
            <w:tcPrChange w:id="1726" w:author="Vo Cuong" w:date="2020-04-01T19:50:00Z">
              <w:tcPr>
                <w:tcW w:w="4532" w:type="dxa"/>
                <w:gridSpan w:val="2"/>
              </w:tcPr>
            </w:tcPrChange>
          </w:tcPr>
          <w:p w:rsidR="001434C2" w:rsidRPr="00D435B6" w:rsidDel="00785BA7" w:rsidRDefault="00785BA7" w:rsidP="00823C87">
            <w:pPr>
              <w:spacing w:line="360" w:lineRule="auto"/>
              <w:jc w:val="both"/>
              <w:rPr>
                <w:del w:id="1727" w:author="Vo Cuong" w:date="2020-04-01T19:50:00Z"/>
                <w:rFonts w:ascii="Times New Roman" w:hAnsi="Times New Roman" w:cs="Times New Roman"/>
                <w:color w:val="000000" w:themeColor="text1"/>
                <w:sz w:val="26"/>
                <w:szCs w:val="26"/>
              </w:rPr>
            </w:pPr>
            <w:ins w:id="1728" w:author="Vo Cuong" w:date="2020-04-01T19:50:00Z">
              <w:r>
                <w:rPr>
                  <w:rFonts w:ascii="Times New Roman" w:hAnsi="Times New Roman" w:cs="Times New Roman"/>
                  <w:color w:val="000000" w:themeColor="text1"/>
                  <w:sz w:val="26"/>
                  <w:szCs w:val="26"/>
                </w:rPr>
                <w:lastRenderedPageBreak/>
                <w:t>1</w:t>
              </w:r>
            </w:ins>
            <w:del w:id="1729" w:author="Vo Cuong" w:date="2020-04-01T19:50:00Z">
              <w:r w:rsidR="001434C2" w:rsidRPr="00D435B6" w:rsidDel="00785BA7">
                <w:rPr>
                  <w:rFonts w:ascii="Times New Roman" w:hAnsi="Times New Roman" w:cs="Times New Roman"/>
                  <w:color w:val="000000" w:themeColor="text1"/>
                  <w:sz w:val="26"/>
                  <w:szCs w:val="26"/>
                </w:rPr>
                <w:delText>Use – Case</w:delText>
              </w:r>
            </w:del>
          </w:p>
        </w:tc>
        <w:tc>
          <w:tcPr>
            <w:tcW w:w="4532" w:type="dxa"/>
            <w:tcPrChange w:id="1730" w:author="Vo Cuong" w:date="2020-04-01T19:50:00Z">
              <w:tcPr>
                <w:tcW w:w="4532" w:type="dxa"/>
                <w:gridSpan w:val="2"/>
              </w:tcPr>
            </w:tcPrChange>
          </w:tcPr>
          <w:p w:rsidR="001434C2" w:rsidRPr="00D435B6" w:rsidDel="00785BA7" w:rsidRDefault="001434C2" w:rsidP="00823C87">
            <w:pPr>
              <w:spacing w:line="360" w:lineRule="auto"/>
              <w:jc w:val="both"/>
              <w:rPr>
                <w:del w:id="1731" w:author="Vo Cuong" w:date="2020-04-01T19:50:00Z"/>
                <w:rFonts w:ascii="Times New Roman" w:hAnsi="Times New Roman" w:cs="Times New Roman"/>
                <w:color w:val="000000" w:themeColor="text1"/>
                <w:sz w:val="26"/>
                <w:szCs w:val="26"/>
              </w:rPr>
            </w:pPr>
            <w:del w:id="1732" w:author="Vo Cuong" w:date="2020-04-01T19:50:00Z">
              <w:r w:rsidRPr="00D435B6" w:rsidDel="00785BA7">
                <w:rPr>
                  <w:rFonts w:ascii="Times New Roman" w:hAnsi="Times New Roman" w:cs="Times New Roman"/>
                  <w:color w:val="000000" w:themeColor="text1"/>
                  <w:sz w:val="26"/>
                  <w:szCs w:val="26"/>
                </w:rPr>
                <w:delText>Nội dung</w:delText>
              </w:r>
            </w:del>
          </w:p>
        </w:tc>
      </w:tr>
      <w:tr w:rsidR="001434C2" w:rsidRPr="00D435B6" w:rsidDel="00785BA7" w:rsidTr="00785BA7">
        <w:trPr>
          <w:del w:id="1733" w:author="Vo Cuong" w:date="2020-04-01T19:50:00Z"/>
          <w:trPrChange w:id="1734" w:author="Vo Cuong" w:date="2020-04-01T19:50:00Z">
            <w:trPr>
              <w:gridAfter w:val="0"/>
              <w:wAfter w:w="113" w:type="dxa"/>
            </w:trPr>
          </w:trPrChange>
        </w:trPr>
        <w:tc>
          <w:tcPr>
            <w:tcW w:w="4532" w:type="dxa"/>
            <w:tcPrChange w:id="1735" w:author="Vo Cuong" w:date="2020-04-01T19:50:00Z">
              <w:tcPr>
                <w:tcW w:w="4532" w:type="dxa"/>
                <w:gridSpan w:val="2"/>
              </w:tcPr>
            </w:tcPrChange>
          </w:tcPr>
          <w:p w:rsidR="001434C2" w:rsidRPr="00D435B6" w:rsidDel="00785BA7" w:rsidRDefault="001434C2" w:rsidP="00823C87">
            <w:pPr>
              <w:spacing w:line="360" w:lineRule="auto"/>
              <w:jc w:val="both"/>
              <w:rPr>
                <w:del w:id="1736" w:author="Vo Cuong" w:date="2020-04-01T19:50:00Z"/>
                <w:rFonts w:ascii="Times New Roman" w:hAnsi="Times New Roman" w:cs="Times New Roman"/>
                <w:color w:val="000000" w:themeColor="text1"/>
                <w:sz w:val="26"/>
                <w:szCs w:val="26"/>
              </w:rPr>
            </w:pPr>
            <w:del w:id="1737" w:author="Vo Cuong" w:date="2020-04-01T19:50:00Z">
              <w:r w:rsidRPr="00D435B6" w:rsidDel="00785BA7">
                <w:rPr>
                  <w:rFonts w:ascii="Times New Roman" w:hAnsi="Times New Roman" w:cs="Times New Roman"/>
                  <w:color w:val="000000" w:themeColor="text1"/>
                  <w:sz w:val="26"/>
                  <w:szCs w:val="26"/>
                </w:rPr>
                <w:delText>Mã Use - Case</w:delText>
              </w:r>
            </w:del>
          </w:p>
        </w:tc>
        <w:tc>
          <w:tcPr>
            <w:tcW w:w="4532" w:type="dxa"/>
            <w:tcPrChange w:id="1738" w:author="Vo Cuong" w:date="2020-04-01T19:50:00Z">
              <w:tcPr>
                <w:tcW w:w="4532" w:type="dxa"/>
                <w:gridSpan w:val="2"/>
              </w:tcPr>
            </w:tcPrChange>
          </w:tcPr>
          <w:p w:rsidR="001434C2" w:rsidRPr="00D435B6" w:rsidDel="00785BA7" w:rsidRDefault="001434C2" w:rsidP="00823C87">
            <w:pPr>
              <w:spacing w:line="360" w:lineRule="auto"/>
              <w:jc w:val="both"/>
              <w:rPr>
                <w:del w:id="1739" w:author="Vo Cuong" w:date="2020-04-01T19:50:00Z"/>
                <w:rFonts w:ascii="Times New Roman" w:hAnsi="Times New Roman" w:cs="Times New Roman"/>
                <w:color w:val="000000" w:themeColor="text1"/>
                <w:sz w:val="26"/>
                <w:szCs w:val="26"/>
              </w:rPr>
            </w:pPr>
            <w:del w:id="1740" w:author="Vo Cuong" w:date="2020-04-01T19:50:00Z">
              <w:r w:rsidRPr="00D435B6" w:rsidDel="00785BA7">
                <w:rPr>
                  <w:rFonts w:ascii="Times New Roman" w:hAnsi="Times New Roman" w:cs="Times New Roman"/>
                  <w:color w:val="000000" w:themeColor="text1"/>
                  <w:sz w:val="26"/>
                  <w:szCs w:val="26"/>
                </w:rPr>
                <w:delText>UC-07</w:delText>
              </w:r>
            </w:del>
          </w:p>
        </w:tc>
      </w:tr>
      <w:tr w:rsidR="001434C2" w:rsidRPr="00D435B6" w:rsidDel="00785BA7" w:rsidTr="00785BA7">
        <w:trPr>
          <w:del w:id="1741" w:author="Vo Cuong" w:date="2020-04-01T19:50:00Z"/>
          <w:trPrChange w:id="1742" w:author="Vo Cuong" w:date="2020-04-01T19:50:00Z">
            <w:trPr>
              <w:gridAfter w:val="0"/>
              <w:wAfter w:w="113" w:type="dxa"/>
            </w:trPr>
          </w:trPrChange>
        </w:trPr>
        <w:tc>
          <w:tcPr>
            <w:tcW w:w="4532" w:type="dxa"/>
            <w:tcPrChange w:id="1743" w:author="Vo Cuong" w:date="2020-04-01T19:50:00Z">
              <w:tcPr>
                <w:tcW w:w="4532" w:type="dxa"/>
                <w:gridSpan w:val="2"/>
              </w:tcPr>
            </w:tcPrChange>
          </w:tcPr>
          <w:p w:rsidR="001434C2" w:rsidRPr="00D435B6" w:rsidDel="00785BA7" w:rsidRDefault="001434C2" w:rsidP="00823C87">
            <w:pPr>
              <w:spacing w:line="360" w:lineRule="auto"/>
              <w:jc w:val="both"/>
              <w:rPr>
                <w:del w:id="1744" w:author="Vo Cuong" w:date="2020-04-01T19:50:00Z"/>
                <w:rFonts w:ascii="Times New Roman" w:hAnsi="Times New Roman" w:cs="Times New Roman"/>
                <w:color w:val="000000" w:themeColor="text1"/>
                <w:sz w:val="26"/>
                <w:szCs w:val="26"/>
              </w:rPr>
            </w:pPr>
            <w:del w:id="1745" w:author="Vo Cuong" w:date="2020-04-01T19:50:00Z">
              <w:r w:rsidRPr="00D435B6" w:rsidDel="00785BA7">
                <w:rPr>
                  <w:rFonts w:ascii="Times New Roman" w:hAnsi="Times New Roman" w:cs="Times New Roman"/>
                  <w:color w:val="000000" w:themeColor="text1"/>
                  <w:sz w:val="26"/>
                  <w:szCs w:val="26"/>
                </w:rPr>
                <w:delText>Tên Use – Case</w:delText>
              </w:r>
            </w:del>
          </w:p>
        </w:tc>
        <w:tc>
          <w:tcPr>
            <w:tcW w:w="4532" w:type="dxa"/>
            <w:tcPrChange w:id="1746" w:author="Vo Cuong" w:date="2020-04-01T19:50:00Z">
              <w:tcPr>
                <w:tcW w:w="4532" w:type="dxa"/>
                <w:gridSpan w:val="2"/>
              </w:tcPr>
            </w:tcPrChange>
          </w:tcPr>
          <w:p w:rsidR="001434C2" w:rsidRPr="00D435B6" w:rsidDel="00785BA7" w:rsidRDefault="001434C2" w:rsidP="00823C87">
            <w:pPr>
              <w:spacing w:line="360" w:lineRule="auto"/>
              <w:jc w:val="both"/>
              <w:rPr>
                <w:del w:id="1747" w:author="Vo Cuong" w:date="2020-04-01T19:50:00Z"/>
                <w:rFonts w:ascii="Times New Roman" w:hAnsi="Times New Roman" w:cs="Times New Roman"/>
                <w:color w:val="000000" w:themeColor="text1"/>
                <w:sz w:val="26"/>
                <w:szCs w:val="26"/>
              </w:rPr>
            </w:pPr>
            <w:del w:id="1748" w:author="Vo Cuong" w:date="2020-04-01T19:50:00Z">
              <w:r w:rsidRPr="00D435B6" w:rsidDel="00785BA7">
                <w:rPr>
                  <w:rFonts w:ascii="Times New Roman" w:hAnsi="Times New Roman" w:cs="Times New Roman"/>
                  <w:color w:val="000000" w:themeColor="text1"/>
                  <w:sz w:val="26"/>
                  <w:szCs w:val="26"/>
                </w:rPr>
                <w:delText>Đổi mật khẩu</w:delText>
              </w:r>
            </w:del>
          </w:p>
        </w:tc>
      </w:tr>
      <w:tr w:rsidR="001434C2" w:rsidRPr="00D435B6" w:rsidDel="00785BA7" w:rsidTr="00785BA7">
        <w:trPr>
          <w:del w:id="1749" w:author="Vo Cuong" w:date="2020-04-01T19:50:00Z"/>
          <w:trPrChange w:id="1750" w:author="Vo Cuong" w:date="2020-04-01T19:50:00Z">
            <w:trPr>
              <w:gridAfter w:val="0"/>
              <w:wAfter w:w="113" w:type="dxa"/>
            </w:trPr>
          </w:trPrChange>
        </w:trPr>
        <w:tc>
          <w:tcPr>
            <w:tcW w:w="4532" w:type="dxa"/>
            <w:tcPrChange w:id="1751" w:author="Vo Cuong" w:date="2020-04-01T19:50:00Z">
              <w:tcPr>
                <w:tcW w:w="4532" w:type="dxa"/>
                <w:gridSpan w:val="2"/>
              </w:tcPr>
            </w:tcPrChange>
          </w:tcPr>
          <w:p w:rsidR="001434C2" w:rsidRPr="00D435B6" w:rsidDel="00785BA7" w:rsidRDefault="001434C2" w:rsidP="00823C87">
            <w:pPr>
              <w:spacing w:line="360" w:lineRule="auto"/>
              <w:jc w:val="both"/>
              <w:rPr>
                <w:del w:id="1752" w:author="Vo Cuong" w:date="2020-04-01T19:50:00Z"/>
                <w:rFonts w:ascii="Times New Roman" w:hAnsi="Times New Roman" w:cs="Times New Roman"/>
                <w:color w:val="000000" w:themeColor="text1"/>
                <w:sz w:val="26"/>
                <w:szCs w:val="26"/>
              </w:rPr>
            </w:pPr>
            <w:del w:id="1753" w:author="Vo Cuong" w:date="2020-04-01T19:50:00Z">
              <w:r w:rsidRPr="00D435B6" w:rsidDel="00785BA7">
                <w:rPr>
                  <w:rFonts w:ascii="Times New Roman" w:hAnsi="Times New Roman" w:cs="Times New Roman"/>
                  <w:color w:val="000000" w:themeColor="text1"/>
                  <w:sz w:val="26"/>
                  <w:szCs w:val="26"/>
                </w:rPr>
                <w:delText>Mô tả</w:delText>
              </w:r>
            </w:del>
          </w:p>
        </w:tc>
        <w:tc>
          <w:tcPr>
            <w:tcW w:w="4532" w:type="dxa"/>
            <w:tcPrChange w:id="1754" w:author="Vo Cuong" w:date="2020-04-01T19:50:00Z">
              <w:tcPr>
                <w:tcW w:w="4532" w:type="dxa"/>
                <w:gridSpan w:val="2"/>
              </w:tcPr>
            </w:tcPrChange>
          </w:tcPr>
          <w:p w:rsidR="001434C2" w:rsidRPr="00D435B6" w:rsidDel="00785BA7" w:rsidRDefault="001434C2" w:rsidP="00823C87">
            <w:pPr>
              <w:spacing w:line="360" w:lineRule="auto"/>
              <w:jc w:val="both"/>
              <w:rPr>
                <w:del w:id="1755" w:author="Vo Cuong" w:date="2020-04-01T19:50:00Z"/>
                <w:rFonts w:ascii="Times New Roman" w:hAnsi="Times New Roman" w:cs="Times New Roman"/>
                <w:color w:val="000000" w:themeColor="text1"/>
                <w:sz w:val="26"/>
                <w:szCs w:val="26"/>
              </w:rPr>
            </w:pPr>
            <w:del w:id="1756" w:author="Vo Cuong" w:date="2020-04-01T19:50:00Z">
              <w:r w:rsidRPr="00D435B6" w:rsidDel="00785BA7">
                <w:rPr>
                  <w:rFonts w:ascii="Times New Roman" w:hAnsi="Times New Roman" w:cs="Times New Roman"/>
                  <w:color w:val="000000" w:themeColor="text1"/>
                  <w:sz w:val="26"/>
                  <w:szCs w:val="26"/>
                </w:rPr>
                <w:delText>Use – case cho phép nhân viên đổi mật khẩu khi có nhu cầu muốn đổi mật khẩu của mình</w:delText>
              </w:r>
            </w:del>
          </w:p>
        </w:tc>
      </w:tr>
      <w:tr w:rsidR="001434C2" w:rsidRPr="00D435B6" w:rsidDel="00785BA7" w:rsidTr="00785BA7">
        <w:trPr>
          <w:del w:id="1757" w:author="Vo Cuong" w:date="2020-04-01T19:50:00Z"/>
          <w:trPrChange w:id="1758" w:author="Vo Cuong" w:date="2020-04-01T19:50:00Z">
            <w:trPr>
              <w:gridAfter w:val="0"/>
              <w:wAfter w:w="113" w:type="dxa"/>
            </w:trPr>
          </w:trPrChange>
        </w:trPr>
        <w:tc>
          <w:tcPr>
            <w:tcW w:w="4532" w:type="dxa"/>
            <w:tcPrChange w:id="1759" w:author="Vo Cuong" w:date="2020-04-01T19:50:00Z">
              <w:tcPr>
                <w:tcW w:w="4532" w:type="dxa"/>
                <w:gridSpan w:val="2"/>
              </w:tcPr>
            </w:tcPrChange>
          </w:tcPr>
          <w:p w:rsidR="001434C2" w:rsidRPr="00D435B6" w:rsidDel="00785BA7" w:rsidRDefault="001434C2" w:rsidP="00823C87">
            <w:pPr>
              <w:spacing w:line="360" w:lineRule="auto"/>
              <w:jc w:val="both"/>
              <w:rPr>
                <w:del w:id="1760" w:author="Vo Cuong" w:date="2020-04-01T19:50:00Z"/>
                <w:rFonts w:ascii="Times New Roman" w:hAnsi="Times New Roman" w:cs="Times New Roman"/>
                <w:color w:val="000000" w:themeColor="text1"/>
                <w:sz w:val="26"/>
                <w:szCs w:val="26"/>
              </w:rPr>
            </w:pPr>
            <w:del w:id="1761" w:author="Vo Cuong" w:date="2020-04-01T19:50:00Z">
              <w:r w:rsidRPr="00D435B6" w:rsidDel="00785BA7">
                <w:rPr>
                  <w:rFonts w:ascii="Times New Roman" w:hAnsi="Times New Roman" w:cs="Times New Roman"/>
                  <w:color w:val="000000" w:themeColor="text1"/>
                  <w:sz w:val="26"/>
                  <w:szCs w:val="26"/>
                </w:rPr>
                <w:delText xml:space="preserve">Actor </w:delText>
              </w:r>
            </w:del>
          </w:p>
        </w:tc>
        <w:tc>
          <w:tcPr>
            <w:tcW w:w="4532" w:type="dxa"/>
            <w:tcPrChange w:id="1762" w:author="Vo Cuong" w:date="2020-04-01T19:50:00Z">
              <w:tcPr>
                <w:tcW w:w="4532" w:type="dxa"/>
                <w:gridSpan w:val="2"/>
              </w:tcPr>
            </w:tcPrChange>
          </w:tcPr>
          <w:p w:rsidR="001434C2" w:rsidRPr="00D435B6" w:rsidDel="00785BA7" w:rsidRDefault="001434C2" w:rsidP="00823C87">
            <w:pPr>
              <w:spacing w:line="360" w:lineRule="auto"/>
              <w:jc w:val="both"/>
              <w:rPr>
                <w:del w:id="1763" w:author="Vo Cuong" w:date="2020-04-01T19:50:00Z"/>
                <w:rFonts w:ascii="Times New Roman" w:hAnsi="Times New Roman" w:cs="Times New Roman"/>
                <w:color w:val="000000" w:themeColor="text1"/>
                <w:sz w:val="26"/>
                <w:szCs w:val="26"/>
              </w:rPr>
            </w:pPr>
            <w:del w:id="1764" w:author="Vo Cuong" w:date="2020-04-01T19:50:00Z">
              <w:r w:rsidRPr="00D435B6" w:rsidDel="00785BA7">
                <w:rPr>
                  <w:rFonts w:ascii="Times New Roman" w:hAnsi="Times New Roman" w:cs="Times New Roman"/>
                  <w:color w:val="000000" w:themeColor="text1"/>
                  <w:sz w:val="26"/>
                  <w:szCs w:val="26"/>
                </w:rPr>
                <w:delText>Nhân viên</w:delText>
              </w:r>
            </w:del>
          </w:p>
        </w:tc>
      </w:tr>
      <w:tr w:rsidR="001434C2" w:rsidRPr="00D435B6" w:rsidDel="00785BA7" w:rsidTr="00785BA7">
        <w:trPr>
          <w:del w:id="1765" w:author="Vo Cuong" w:date="2020-04-01T19:50:00Z"/>
          <w:trPrChange w:id="1766" w:author="Vo Cuong" w:date="2020-04-01T19:50:00Z">
            <w:trPr>
              <w:gridAfter w:val="0"/>
              <w:wAfter w:w="113" w:type="dxa"/>
            </w:trPr>
          </w:trPrChange>
        </w:trPr>
        <w:tc>
          <w:tcPr>
            <w:tcW w:w="4532" w:type="dxa"/>
            <w:tcPrChange w:id="1767" w:author="Vo Cuong" w:date="2020-04-01T19:50:00Z">
              <w:tcPr>
                <w:tcW w:w="4532" w:type="dxa"/>
                <w:gridSpan w:val="2"/>
              </w:tcPr>
            </w:tcPrChange>
          </w:tcPr>
          <w:p w:rsidR="001434C2" w:rsidRPr="00D435B6" w:rsidDel="00785BA7" w:rsidRDefault="001434C2" w:rsidP="00823C87">
            <w:pPr>
              <w:spacing w:line="360" w:lineRule="auto"/>
              <w:jc w:val="both"/>
              <w:rPr>
                <w:del w:id="1768" w:author="Vo Cuong" w:date="2020-04-01T19:50:00Z"/>
                <w:rFonts w:ascii="Times New Roman" w:hAnsi="Times New Roman" w:cs="Times New Roman"/>
                <w:color w:val="000000" w:themeColor="text1"/>
                <w:sz w:val="26"/>
                <w:szCs w:val="26"/>
              </w:rPr>
            </w:pPr>
            <w:del w:id="1769" w:author="Vo Cuong" w:date="2020-04-01T19:50:00Z">
              <w:r w:rsidRPr="00D435B6" w:rsidDel="00785BA7">
                <w:rPr>
                  <w:rFonts w:ascii="Times New Roman" w:hAnsi="Times New Roman" w:cs="Times New Roman"/>
                  <w:color w:val="000000" w:themeColor="text1"/>
                  <w:sz w:val="26"/>
                  <w:szCs w:val="26"/>
                </w:rPr>
                <w:delText xml:space="preserve">Điều kiện kích hoạt </w:delText>
              </w:r>
            </w:del>
          </w:p>
        </w:tc>
        <w:tc>
          <w:tcPr>
            <w:tcW w:w="4532" w:type="dxa"/>
            <w:tcPrChange w:id="1770" w:author="Vo Cuong" w:date="2020-04-01T19:50:00Z">
              <w:tcPr>
                <w:tcW w:w="4532" w:type="dxa"/>
                <w:gridSpan w:val="2"/>
              </w:tcPr>
            </w:tcPrChange>
          </w:tcPr>
          <w:p w:rsidR="001434C2" w:rsidRPr="00D435B6" w:rsidDel="00785BA7" w:rsidRDefault="001434C2" w:rsidP="00823C87">
            <w:pPr>
              <w:spacing w:line="360" w:lineRule="auto"/>
              <w:jc w:val="both"/>
              <w:rPr>
                <w:del w:id="1771" w:author="Vo Cuong" w:date="2020-04-01T19:50:00Z"/>
                <w:rFonts w:ascii="Times New Roman" w:hAnsi="Times New Roman" w:cs="Times New Roman"/>
                <w:color w:val="000000" w:themeColor="text1"/>
                <w:sz w:val="26"/>
                <w:szCs w:val="26"/>
              </w:rPr>
            </w:pPr>
            <w:del w:id="1772" w:author="Vo Cuong" w:date="2020-04-01T19:50:00Z">
              <w:r w:rsidRPr="00D435B6" w:rsidDel="00785BA7">
                <w:rPr>
                  <w:rFonts w:ascii="Times New Roman" w:hAnsi="Times New Roman" w:cs="Times New Roman"/>
                  <w:color w:val="000000" w:themeColor="text1"/>
                  <w:sz w:val="26"/>
                  <w:szCs w:val="26"/>
                </w:rPr>
                <w:delText>Khi nhân viên chọn chức năng đổi mật khẩu khi đã đăng nhập thành công vào hệ thống</w:delText>
              </w:r>
            </w:del>
          </w:p>
        </w:tc>
      </w:tr>
      <w:tr w:rsidR="001434C2" w:rsidRPr="00D435B6" w:rsidDel="00785BA7" w:rsidTr="00785BA7">
        <w:trPr>
          <w:del w:id="1773" w:author="Vo Cuong" w:date="2020-04-01T19:50:00Z"/>
          <w:trPrChange w:id="1774" w:author="Vo Cuong" w:date="2020-04-01T19:50:00Z">
            <w:trPr>
              <w:gridAfter w:val="0"/>
              <w:wAfter w:w="113" w:type="dxa"/>
            </w:trPr>
          </w:trPrChange>
        </w:trPr>
        <w:tc>
          <w:tcPr>
            <w:tcW w:w="4532" w:type="dxa"/>
            <w:tcPrChange w:id="1775" w:author="Vo Cuong" w:date="2020-04-01T19:50:00Z">
              <w:tcPr>
                <w:tcW w:w="4532" w:type="dxa"/>
                <w:gridSpan w:val="2"/>
              </w:tcPr>
            </w:tcPrChange>
          </w:tcPr>
          <w:p w:rsidR="001434C2" w:rsidRPr="00D435B6" w:rsidDel="00785BA7" w:rsidRDefault="001434C2" w:rsidP="00823C87">
            <w:pPr>
              <w:spacing w:line="360" w:lineRule="auto"/>
              <w:jc w:val="both"/>
              <w:rPr>
                <w:del w:id="1776" w:author="Vo Cuong" w:date="2020-04-01T19:50:00Z"/>
                <w:rFonts w:ascii="Times New Roman" w:hAnsi="Times New Roman" w:cs="Times New Roman"/>
                <w:color w:val="000000" w:themeColor="text1"/>
                <w:sz w:val="26"/>
                <w:szCs w:val="26"/>
              </w:rPr>
            </w:pPr>
            <w:del w:id="1777" w:author="Vo Cuong" w:date="2020-04-01T19:50:00Z">
              <w:r w:rsidRPr="00D435B6" w:rsidDel="00785BA7">
                <w:rPr>
                  <w:rFonts w:ascii="Times New Roman" w:hAnsi="Times New Roman" w:cs="Times New Roman"/>
                  <w:color w:val="000000" w:themeColor="text1"/>
                  <w:sz w:val="26"/>
                  <w:szCs w:val="26"/>
                </w:rPr>
                <w:delText xml:space="preserve">Tiền điều kiện </w:delText>
              </w:r>
            </w:del>
          </w:p>
        </w:tc>
        <w:tc>
          <w:tcPr>
            <w:tcW w:w="4532" w:type="dxa"/>
            <w:tcPrChange w:id="1778" w:author="Vo Cuong" w:date="2020-04-01T19:50:00Z">
              <w:tcPr>
                <w:tcW w:w="4532" w:type="dxa"/>
                <w:gridSpan w:val="2"/>
              </w:tcPr>
            </w:tcPrChange>
          </w:tcPr>
          <w:p w:rsidR="001434C2" w:rsidRPr="00D435B6" w:rsidDel="00785BA7" w:rsidRDefault="001434C2" w:rsidP="00823C87">
            <w:pPr>
              <w:spacing w:line="360" w:lineRule="auto"/>
              <w:jc w:val="both"/>
              <w:rPr>
                <w:del w:id="1779" w:author="Vo Cuong" w:date="2020-04-01T19:50:00Z"/>
                <w:rFonts w:ascii="Times New Roman" w:hAnsi="Times New Roman" w:cs="Times New Roman"/>
                <w:color w:val="000000" w:themeColor="text1"/>
                <w:sz w:val="26"/>
                <w:szCs w:val="26"/>
              </w:rPr>
            </w:pPr>
            <w:del w:id="1780" w:author="Vo Cuong" w:date="2020-04-01T19:50:00Z">
              <w:r w:rsidRPr="00D435B6" w:rsidDel="00785BA7">
                <w:rPr>
                  <w:rFonts w:ascii="Times New Roman" w:hAnsi="Times New Roman" w:cs="Times New Roman"/>
                  <w:color w:val="000000" w:themeColor="text1"/>
                  <w:sz w:val="26"/>
                  <w:szCs w:val="26"/>
                </w:rPr>
                <w:delText xml:space="preserve">Nhân viên phải có tài khoản trên hệ thống </w:delText>
              </w:r>
            </w:del>
          </w:p>
        </w:tc>
      </w:tr>
      <w:tr w:rsidR="001434C2" w:rsidRPr="00D435B6" w:rsidDel="00785BA7" w:rsidTr="00785BA7">
        <w:trPr>
          <w:del w:id="1781" w:author="Vo Cuong" w:date="2020-04-01T19:50:00Z"/>
          <w:trPrChange w:id="1782" w:author="Vo Cuong" w:date="2020-04-01T19:50:00Z">
            <w:trPr>
              <w:gridAfter w:val="0"/>
              <w:wAfter w:w="113" w:type="dxa"/>
            </w:trPr>
          </w:trPrChange>
        </w:trPr>
        <w:tc>
          <w:tcPr>
            <w:tcW w:w="4532" w:type="dxa"/>
            <w:tcPrChange w:id="1783" w:author="Vo Cuong" w:date="2020-04-01T19:50:00Z">
              <w:tcPr>
                <w:tcW w:w="4532" w:type="dxa"/>
                <w:gridSpan w:val="2"/>
              </w:tcPr>
            </w:tcPrChange>
          </w:tcPr>
          <w:p w:rsidR="001434C2" w:rsidRPr="00D435B6" w:rsidDel="00785BA7" w:rsidRDefault="001434C2" w:rsidP="00823C87">
            <w:pPr>
              <w:spacing w:line="360" w:lineRule="auto"/>
              <w:jc w:val="both"/>
              <w:rPr>
                <w:del w:id="1784" w:author="Vo Cuong" w:date="2020-04-01T19:50:00Z"/>
                <w:rFonts w:ascii="Times New Roman" w:hAnsi="Times New Roman" w:cs="Times New Roman"/>
                <w:color w:val="000000" w:themeColor="text1"/>
                <w:sz w:val="26"/>
                <w:szCs w:val="26"/>
              </w:rPr>
            </w:pPr>
            <w:del w:id="1785" w:author="Vo Cuong" w:date="2020-04-01T19:50:00Z">
              <w:r w:rsidRPr="00D435B6" w:rsidDel="00785BA7">
                <w:rPr>
                  <w:rFonts w:ascii="Times New Roman" w:hAnsi="Times New Roman" w:cs="Times New Roman"/>
                  <w:color w:val="000000" w:themeColor="text1"/>
                  <w:sz w:val="26"/>
                  <w:szCs w:val="26"/>
                </w:rPr>
                <w:delText xml:space="preserve">Hậu điều kiện </w:delText>
              </w:r>
            </w:del>
          </w:p>
        </w:tc>
        <w:tc>
          <w:tcPr>
            <w:tcW w:w="4532" w:type="dxa"/>
            <w:tcPrChange w:id="1786" w:author="Vo Cuong" w:date="2020-04-01T19:50:00Z">
              <w:tcPr>
                <w:tcW w:w="4532" w:type="dxa"/>
                <w:gridSpan w:val="2"/>
              </w:tcPr>
            </w:tcPrChange>
          </w:tcPr>
          <w:p w:rsidR="001434C2" w:rsidRPr="00D435B6" w:rsidDel="00785BA7" w:rsidRDefault="001434C2" w:rsidP="00823C87">
            <w:pPr>
              <w:spacing w:line="360" w:lineRule="auto"/>
              <w:jc w:val="both"/>
              <w:rPr>
                <w:del w:id="1787" w:author="Vo Cuong" w:date="2020-04-01T19:50:00Z"/>
                <w:rFonts w:ascii="Times New Roman" w:hAnsi="Times New Roman" w:cs="Times New Roman"/>
                <w:color w:val="000000" w:themeColor="text1"/>
                <w:sz w:val="26"/>
                <w:szCs w:val="26"/>
              </w:rPr>
            </w:pPr>
            <w:del w:id="1788" w:author="Vo Cuong" w:date="2020-04-01T19:50:00Z">
              <w:r w:rsidRPr="00D435B6" w:rsidDel="00785BA7">
                <w:rPr>
                  <w:rFonts w:ascii="Times New Roman" w:hAnsi="Times New Roman" w:cs="Times New Roman"/>
                  <w:color w:val="000000" w:themeColor="text1"/>
                  <w:sz w:val="26"/>
                  <w:szCs w:val="26"/>
                </w:rPr>
                <w:delText>Nhân viên đổi mật khẩu thành công</w:delText>
              </w:r>
            </w:del>
          </w:p>
        </w:tc>
      </w:tr>
      <w:tr w:rsidR="001434C2" w:rsidRPr="00D435B6" w:rsidDel="00785BA7" w:rsidTr="00785BA7">
        <w:trPr>
          <w:del w:id="1789" w:author="Vo Cuong" w:date="2020-04-01T19:50:00Z"/>
          <w:trPrChange w:id="1790" w:author="Vo Cuong" w:date="2020-04-01T19:50:00Z">
            <w:trPr>
              <w:gridAfter w:val="0"/>
              <w:wAfter w:w="113" w:type="dxa"/>
            </w:trPr>
          </w:trPrChange>
        </w:trPr>
        <w:tc>
          <w:tcPr>
            <w:tcW w:w="4532" w:type="dxa"/>
            <w:tcPrChange w:id="1791" w:author="Vo Cuong" w:date="2020-04-01T19:50:00Z">
              <w:tcPr>
                <w:tcW w:w="4532" w:type="dxa"/>
                <w:gridSpan w:val="2"/>
              </w:tcPr>
            </w:tcPrChange>
          </w:tcPr>
          <w:p w:rsidR="001434C2" w:rsidRPr="00D435B6" w:rsidDel="00785BA7" w:rsidRDefault="001434C2" w:rsidP="00823C87">
            <w:pPr>
              <w:spacing w:line="360" w:lineRule="auto"/>
              <w:jc w:val="both"/>
              <w:rPr>
                <w:del w:id="1792" w:author="Vo Cuong" w:date="2020-04-01T19:50:00Z"/>
                <w:rFonts w:ascii="Times New Roman" w:hAnsi="Times New Roman" w:cs="Times New Roman"/>
                <w:color w:val="000000" w:themeColor="text1"/>
                <w:sz w:val="26"/>
                <w:szCs w:val="26"/>
              </w:rPr>
            </w:pPr>
            <w:del w:id="1793" w:author="Vo Cuong" w:date="2020-04-01T19:50:00Z">
              <w:r w:rsidRPr="00D435B6" w:rsidDel="00785BA7">
                <w:rPr>
                  <w:rFonts w:ascii="Times New Roman" w:hAnsi="Times New Roman" w:cs="Times New Roman"/>
                  <w:color w:val="000000" w:themeColor="text1"/>
                  <w:sz w:val="26"/>
                  <w:szCs w:val="26"/>
                </w:rPr>
                <w:delText xml:space="preserve">Luồng sự kiện chính </w:delText>
              </w:r>
            </w:del>
          </w:p>
        </w:tc>
        <w:tc>
          <w:tcPr>
            <w:tcW w:w="4532" w:type="dxa"/>
            <w:tcPrChange w:id="1794" w:author="Vo Cuong" w:date="2020-04-01T19:50:00Z">
              <w:tcPr>
                <w:tcW w:w="4532" w:type="dxa"/>
                <w:gridSpan w:val="2"/>
              </w:tcPr>
            </w:tcPrChange>
          </w:tcPr>
          <w:p w:rsidR="001434C2" w:rsidRPr="00D435B6" w:rsidDel="00785BA7" w:rsidRDefault="001434C2" w:rsidP="00823C87">
            <w:pPr>
              <w:pStyle w:val="ListParagraph"/>
              <w:numPr>
                <w:ilvl w:val="0"/>
                <w:numId w:val="14"/>
              </w:numPr>
              <w:spacing w:line="360" w:lineRule="auto"/>
              <w:ind w:left="323" w:hanging="284"/>
              <w:jc w:val="both"/>
              <w:rPr>
                <w:del w:id="1795" w:author="Vo Cuong" w:date="2020-04-01T19:50:00Z"/>
                <w:rFonts w:ascii="Times New Roman" w:hAnsi="Times New Roman" w:cs="Times New Roman"/>
                <w:color w:val="000000" w:themeColor="text1"/>
                <w:sz w:val="26"/>
                <w:szCs w:val="26"/>
              </w:rPr>
            </w:pPr>
            <w:del w:id="1796" w:author="Vo Cuong" w:date="2020-04-01T19:50:00Z">
              <w:r w:rsidRPr="00D435B6" w:rsidDel="00785BA7">
                <w:rPr>
                  <w:rFonts w:ascii="Times New Roman" w:hAnsi="Times New Roman" w:cs="Times New Roman"/>
                  <w:color w:val="000000" w:themeColor="text1"/>
                  <w:sz w:val="26"/>
                  <w:szCs w:val="26"/>
                </w:rPr>
                <w:delText>Hệ thống hiển thị màn hình trang chủ khi đã đăng nhập thành công</w:delText>
              </w:r>
            </w:del>
          </w:p>
          <w:p w:rsidR="001434C2" w:rsidRPr="00D435B6" w:rsidDel="00785BA7" w:rsidRDefault="001434C2" w:rsidP="00823C87">
            <w:pPr>
              <w:pStyle w:val="ListParagraph"/>
              <w:numPr>
                <w:ilvl w:val="0"/>
                <w:numId w:val="14"/>
              </w:numPr>
              <w:spacing w:line="360" w:lineRule="auto"/>
              <w:ind w:left="323" w:hanging="284"/>
              <w:jc w:val="both"/>
              <w:rPr>
                <w:del w:id="1797" w:author="Vo Cuong" w:date="2020-04-01T19:50:00Z"/>
                <w:rFonts w:ascii="Times New Roman" w:hAnsi="Times New Roman" w:cs="Times New Roman"/>
                <w:color w:val="000000" w:themeColor="text1"/>
                <w:sz w:val="26"/>
                <w:szCs w:val="26"/>
              </w:rPr>
            </w:pPr>
            <w:del w:id="1798" w:author="Vo Cuong" w:date="2020-04-01T19:50:00Z">
              <w:r w:rsidRPr="00D435B6" w:rsidDel="00785BA7">
                <w:rPr>
                  <w:rFonts w:ascii="Times New Roman" w:hAnsi="Times New Roman" w:cs="Times New Roman"/>
                  <w:color w:val="000000" w:themeColor="text1"/>
                  <w:sz w:val="26"/>
                  <w:szCs w:val="26"/>
                </w:rPr>
                <w:delText>Nhân viên sẽ chọn chức năng đổi mật khẩu ở phía trên giao diện góc bên tay phải</w:delText>
              </w:r>
            </w:del>
          </w:p>
          <w:p w:rsidR="001434C2" w:rsidRPr="00D435B6" w:rsidDel="00785BA7" w:rsidRDefault="001434C2" w:rsidP="00823C87">
            <w:pPr>
              <w:pStyle w:val="ListParagraph"/>
              <w:numPr>
                <w:ilvl w:val="0"/>
                <w:numId w:val="14"/>
              </w:numPr>
              <w:spacing w:line="360" w:lineRule="auto"/>
              <w:ind w:left="323" w:hanging="284"/>
              <w:jc w:val="both"/>
              <w:rPr>
                <w:del w:id="1799" w:author="Vo Cuong" w:date="2020-04-01T19:50:00Z"/>
                <w:rFonts w:ascii="Times New Roman" w:hAnsi="Times New Roman" w:cs="Times New Roman"/>
                <w:color w:val="000000" w:themeColor="text1"/>
                <w:sz w:val="26"/>
                <w:szCs w:val="26"/>
              </w:rPr>
            </w:pPr>
            <w:del w:id="1800" w:author="Vo Cuong" w:date="2020-04-01T19:50:00Z">
              <w:r w:rsidRPr="00D435B6" w:rsidDel="00785BA7">
                <w:rPr>
                  <w:rFonts w:ascii="Times New Roman" w:hAnsi="Times New Roman" w:cs="Times New Roman"/>
                  <w:color w:val="000000" w:themeColor="text1"/>
                  <w:sz w:val="26"/>
                  <w:szCs w:val="26"/>
                </w:rPr>
                <w:delText>Hệ thống hiển thị ra 1 giao diện nhỏ để nhân viên nhập đầy đủ thông tin của mình</w:delText>
              </w:r>
            </w:del>
          </w:p>
          <w:p w:rsidR="001434C2" w:rsidRPr="00D435B6" w:rsidDel="00785BA7" w:rsidRDefault="001434C2" w:rsidP="00823C87">
            <w:pPr>
              <w:pStyle w:val="ListParagraph"/>
              <w:numPr>
                <w:ilvl w:val="0"/>
                <w:numId w:val="14"/>
              </w:numPr>
              <w:spacing w:line="360" w:lineRule="auto"/>
              <w:ind w:left="323" w:hanging="284"/>
              <w:jc w:val="both"/>
              <w:rPr>
                <w:del w:id="1801" w:author="Vo Cuong" w:date="2020-04-01T19:50:00Z"/>
                <w:rFonts w:ascii="Times New Roman" w:hAnsi="Times New Roman" w:cs="Times New Roman"/>
                <w:color w:val="000000" w:themeColor="text1"/>
                <w:sz w:val="26"/>
                <w:szCs w:val="26"/>
              </w:rPr>
            </w:pPr>
            <w:del w:id="1802" w:author="Vo Cuong" w:date="2020-04-01T19:50:00Z">
              <w:r w:rsidRPr="00D435B6" w:rsidDel="00785BA7">
                <w:rPr>
                  <w:rFonts w:ascii="Times New Roman" w:hAnsi="Times New Roman" w:cs="Times New Roman"/>
                  <w:color w:val="000000" w:themeColor="text1"/>
                  <w:sz w:val="26"/>
                  <w:szCs w:val="26"/>
                </w:rPr>
                <w:delText>Khi nhân viên nhấ</w:delText>
              </w:r>
              <w:r w:rsidR="00622C62" w:rsidDel="00785BA7">
                <w:rPr>
                  <w:rFonts w:ascii="Times New Roman" w:hAnsi="Times New Roman" w:cs="Times New Roman"/>
                  <w:color w:val="000000" w:themeColor="text1"/>
                  <w:sz w:val="26"/>
                  <w:szCs w:val="26"/>
                </w:rPr>
                <w:delText>n nút “C</w:delText>
              </w:r>
              <w:r w:rsidRPr="00D435B6" w:rsidDel="00785BA7">
                <w:rPr>
                  <w:rFonts w:ascii="Times New Roman" w:hAnsi="Times New Roman" w:cs="Times New Roman"/>
                  <w:color w:val="000000" w:themeColor="text1"/>
                  <w:sz w:val="26"/>
                  <w:szCs w:val="26"/>
                </w:rPr>
                <w:delText>ập nhật</w:delText>
              </w:r>
              <w:r w:rsidR="00622C62" w:rsidDel="00785BA7">
                <w:rPr>
                  <w:rFonts w:ascii="Times New Roman" w:hAnsi="Times New Roman" w:cs="Times New Roman"/>
                  <w:color w:val="000000" w:themeColor="text1"/>
                  <w:sz w:val="26"/>
                  <w:szCs w:val="26"/>
                </w:rPr>
                <w:delText>”</w:delText>
              </w:r>
              <w:r w:rsidRPr="00D435B6" w:rsidDel="00785BA7">
                <w:rPr>
                  <w:rFonts w:ascii="Times New Roman" w:hAnsi="Times New Roman" w:cs="Times New Roman"/>
                  <w:color w:val="000000" w:themeColor="text1"/>
                  <w:sz w:val="26"/>
                  <w:szCs w:val="26"/>
                </w:rPr>
                <w:delText xml:space="preserve"> hệ thống sẽ</w:delText>
              </w:r>
              <w:r w:rsidR="00622C62" w:rsidDel="00785BA7">
                <w:rPr>
                  <w:rFonts w:ascii="Times New Roman" w:hAnsi="Times New Roman" w:cs="Times New Roman"/>
                  <w:color w:val="000000" w:themeColor="text1"/>
                  <w:sz w:val="26"/>
                  <w:szCs w:val="26"/>
                </w:rPr>
                <w:delText xml:space="preserve"> mã hóa “mật khẩu cũ” sau đó đối chiếu với mật khẩu nhân viên đó trong CSDL</w:delText>
              </w:r>
            </w:del>
          </w:p>
          <w:p w:rsidR="001434C2" w:rsidRPr="00D435B6" w:rsidDel="00785BA7" w:rsidRDefault="001434C2" w:rsidP="00823C87">
            <w:pPr>
              <w:pStyle w:val="ListParagraph"/>
              <w:numPr>
                <w:ilvl w:val="0"/>
                <w:numId w:val="14"/>
              </w:numPr>
              <w:spacing w:line="360" w:lineRule="auto"/>
              <w:ind w:left="323" w:hanging="284"/>
              <w:jc w:val="both"/>
              <w:rPr>
                <w:del w:id="1803" w:author="Vo Cuong" w:date="2020-04-01T19:50:00Z"/>
                <w:rFonts w:ascii="Times New Roman" w:hAnsi="Times New Roman" w:cs="Times New Roman"/>
                <w:color w:val="000000" w:themeColor="text1"/>
                <w:sz w:val="26"/>
                <w:szCs w:val="26"/>
              </w:rPr>
            </w:pPr>
            <w:del w:id="1804" w:author="Vo Cuong" w:date="2020-04-01T19:50:00Z">
              <w:r w:rsidRPr="00D435B6" w:rsidDel="00785BA7">
                <w:rPr>
                  <w:rFonts w:ascii="Times New Roman" w:hAnsi="Times New Roman" w:cs="Times New Roman"/>
                  <w:color w:val="000000" w:themeColor="text1"/>
                  <w:sz w:val="26"/>
                  <w:szCs w:val="26"/>
                </w:rPr>
                <w:delText>Hệ thống hiển thị ra thông báo “Đổi mật khẩu thành công”</w:delText>
              </w:r>
            </w:del>
          </w:p>
          <w:p w:rsidR="001434C2" w:rsidRPr="00D435B6" w:rsidDel="00785BA7" w:rsidRDefault="001434C2" w:rsidP="00823C87">
            <w:pPr>
              <w:pStyle w:val="ListParagraph"/>
              <w:numPr>
                <w:ilvl w:val="0"/>
                <w:numId w:val="14"/>
              </w:numPr>
              <w:spacing w:line="360" w:lineRule="auto"/>
              <w:ind w:left="323" w:hanging="284"/>
              <w:jc w:val="both"/>
              <w:rPr>
                <w:del w:id="1805" w:author="Vo Cuong" w:date="2020-04-01T19:50:00Z"/>
                <w:rFonts w:ascii="Times New Roman" w:hAnsi="Times New Roman" w:cs="Times New Roman"/>
                <w:color w:val="000000" w:themeColor="text1"/>
                <w:sz w:val="26"/>
                <w:szCs w:val="26"/>
              </w:rPr>
            </w:pPr>
            <w:del w:id="1806" w:author="Vo Cuong" w:date="2020-04-01T19:50:00Z">
              <w:r w:rsidRPr="00D435B6" w:rsidDel="00785BA7">
                <w:rPr>
                  <w:rFonts w:ascii="Times New Roman" w:hAnsi="Times New Roman" w:cs="Times New Roman"/>
                  <w:color w:val="000000" w:themeColor="text1"/>
                  <w:sz w:val="26"/>
                  <w:szCs w:val="26"/>
                </w:rPr>
                <w:delText xml:space="preserve">Kết thúc Use </w:delText>
              </w:r>
              <w:r w:rsidDel="00785BA7">
                <w:rPr>
                  <w:rFonts w:ascii="Times New Roman" w:hAnsi="Times New Roman" w:cs="Times New Roman"/>
                  <w:color w:val="000000" w:themeColor="text1"/>
                  <w:sz w:val="26"/>
                  <w:szCs w:val="26"/>
                </w:rPr>
                <w:delText>–</w:delText>
              </w:r>
              <w:r w:rsidRPr="00D435B6" w:rsidDel="00785BA7">
                <w:rPr>
                  <w:rFonts w:ascii="Times New Roman" w:hAnsi="Times New Roman" w:cs="Times New Roman"/>
                  <w:color w:val="000000" w:themeColor="text1"/>
                  <w:sz w:val="26"/>
                  <w:szCs w:val="26"/>
                </w:rPr>
                <w:delText xml:space="preserve"> Case</w:delText>
              </w:r>
            </w:del>
          </w:p>
        </w:tc>
      </w:tr>
      <w:tr w:rsidR="001434C2" w:rsidRPr="00D435B6" w:rsidDel="00785BA7" w:rsidTr="00785BA7">
        <w:trPr>
          <w:del w:id="1807" w:author="Vo Cuong" w:date="2020-04-01T19:50:00Z"/>
          <w:trPrChange w:id="1808" w:author="Vo Cuong" w:date="2020-04-01T19:50:00Z">
            <w:trPr>
              <w:gridAfter w:val="0"/>
              <w:wAfter w:w="113" w:type="dxa"/>
            </w:trPr>
          </w:trPrChange>
        </w:trPr>
        <w:tc>
          <w:tcPr>
            <w:tcW w:w="4532" w:type="dxa"/>
            <w:tcPrChange w:id="1809" w:author="Vo Cuong" w:date="2020-04-01T19:50:00Z">
              <w:tcPr>
                <w:tcW w:w="4532" w:type="dxa"/>
                <w:gridSpan w:val="2"/>
              </w:tcPr>
            </w:tcPrChange>
          </w:tcPr>
          <w:p w:rsidR="001434C2" w:rsidRPr="00D435B6" w:rsidDel="00785BA7" w:rsidRDefault="001434C2" w:rsidP="00823C87">
            <w:pPr>
              <w:spacing w:line="360" w:lineRule="auto"/>
              <w:jc w:val="both"/>
              <w:rPr>
                <w:del w:id="1810" w:author="Vo Cuong" w:date="2020-04-01T19:50:00Z"/>
                <w:rFonts w:ascii="Times New Roman" w:hAnsi="Times New Roman" w:cs="Times New Roman"/>
                <w:color w:val="000000" w:themeColor="text1"/>
                <w:sz w:val="26"/>
                <w:szCs w:val="26"/>
              </w:rPr>
            </w:pPr>
            <w:del w:id="1811" w:author="Vo Cuong" w:date="2020-04-01T19:50:00Z">
              <w:r w:rsidRPr="00D435B6" w:rsidDel="00785BA7">
                <w:rPr>
                  <w:rFonts w:ascii="Times New Roman" w:hAnsi="Times New Roman" w:cs="Times New Roman"/>
                  <w:color w:val="000000" w:themeColor="text1"/>
                  <w:sz w:val="26"/>
                  <w:szCs w:val="26"/>
                </w:rPr>
                <w:delText xml:space="preserve">Luồng sự kiện phụ </w:delText>
              </w:r>
            </w:del>
          </w:p>
        </w:tc>
        <w:tc>
          <w:tcPr>
            <w:tcW w:w="4532" w:type="dxa"/>
            <w:tcPrChange w:id="1812" w:author="Vo Cuong" w:date="2020-04-01T19:50:00Z">
              <w:tcPr>
                <w:tcW w:w="4532" w:type="dxa"/>
                <w:gridSpan w:val="2"/>
              </w:tcPr>
            </w:tcPrChange>
          </w:tcPr>
          <w:p w:rsidR="001434C2" w:rsidRPr="00D435B6" w:rsidDel="00785BA7" w:rsidRDefault="001434C2" w:rsidP="00823C87">
            <w:pPr>
              <w:pStyle w:val="ListParagraph"/>
              <w:spacing w:line="360" w:lineRule="auto"/>
              <w:ind w:left="29"/>
              <w:jc w:val="both"/>
              <w:rPr>
                <w:del w:id="1813" w:author="Vo Cuong" w:date="2020-04-01T19:50:00Z"/>
                <w:rFonts w:ascii="Times New Roman" w:hAnsi="Times New Roman" w:cs="Times New Roman"/>
                <w:color w:val="000000" w:themeColor="text1"/>
                <w:sz w:val="26"/>
                <w:szCs w:val="26"/>
              </w:rPr>
            </w:pPr>
            <w:del w:id="1814" w:author="Vo Cuong" w:date="2020-04-01T19:50:00Z">
              <w:r w:rsidRPr="00D435B6" w:rsidDel="00785BA7">
                <w:rPr>
                  <w:rFonts w:ascii="Times New Roman" w:hAnsi="Times New Roman" w:cs="Times New Roman"/>
                  <w:color w:val="2F5496" w:themeColor="accent5" w:themeShade="BF"/>
                  <w:sz w:val="26"/>
                  <w:szCs w:val="26"/>
                </w:rPr>
                <w:delText xml:space="preserve">A1 – Nhấn nút Cập nhật: </w:delText>
              </w:r>
              <w:r w:rsidRPr="00D435B6" w:rsidDel="00785BA7">
                <w:rPr>
                  <w:rFonts w:ascii="Times New Roman" w:hAnsi="Times New Roman" w:cs="Times New Roman"/>
                  <w:color w:val="000000" w:themeColor="text1"/>
                  <w:sz w:val="26"/>
                  <w:szCs w:val="26"/>
                </w:rPr>
                <w:delText>Khi nhân viên nhấn nút cập nhật mà chưa điền thông tin hoặc điền thiếu thông tin</w:delText>
              </w:r>
            </w:del>
          </w:p>
          <w:p w:rsidR="001434C2" w:rsidRPr="00D435B6" w:rsidDel="00785BA7" w:rsidRDefault="001434C2" w:rsidP="00823C87">
            <w:pPr>
              <w:pStyle w:val="ListParagraph"/>
              <w:numPr>
                <w:ilvl w:val="0"/>
                <w:numId w:val="15"/>
              </w:numPr>
              <w:spacing w:line="360" w:lineRule="auto"/>
              <w:ind w:left="323" w:hanging="284"/>
              <w:jc w:val="both"/>
              <w:rPr>
                <w:del w:id="1815" w:author="Vo Cuong" w:date="2020-04-01T19:50:00Z"/>
                <w:rFonts w:ascii="Times New Roman" w:hAnsi="Times New Roman" w:cs="Times New Roman"/>
                <w:color w:val="000000" w:themeColor="text1"/>
                <w:sz w:val="26"/>
                <w:szCs w:val="26"/>
              </w:rPr>
            </w:pPr>
            <w:del w:id="1816" w:author="Vo Cuong" w:date="2020-04-01T19:50:00Z">
              <w:r w:rsidRPr="00D435B6" w:rsidDel="00785BA7">
                <w:rPr>
                  <w:rFonts w:ascii="Times New Roman" w:hAnsi="Times New Roman" w:cs="Times New Roman"/>
                  <w:color w:val="000000" w:themeColor="text1"/>
                  <w:sz w:val="26"/>
                  <w:szCs w:val="26"/>
                </w:rPr>
                <w:delText>Hệ thống hiển thị lại giao diện đổi mật khẩu</w:delText>
              </w:r>
            </w:del>
          </w:p>
          <w:p w:rsidR="001434C2" w:rsidRPr="00D435B6" w:rsidDel="00785BA7" w:rsidRDefault="001434C2" w:rsidP="00823C87">
            <w:pPr>
              <w:pStyle w:val="ListParagraph"/>
              <w:numPr>
                <w:ilvl w:val="0"/>
                <w:numId w:val="15"/>
              </w:numPr>
              <w:spacing w:line="360" w:lineRule="auto"/>
              <w:ind w:left="323" w:hanging="284"/>
              <w:jc w:val="both"/>
              <w:rPr>
                <w:del w:id="1817" w:author="Vo Cuong" w:date="2020-04-01T19:50:00Z"/>
                <w:rFonts w:ascii="Times New Roman" w:hAnsi="Times New Roman" w:cs="Times New Roman"/>
                <w:color w:val="000000" w:themeColor="text1"/>
                <w:sz w:val="26"/>
                <w:szCs w:val="26"/>
              </w:rPr>
            </w:pPr>
            <w:del w:id="1818" w:author="Vo Cuong" w:date="2020-04-01T19:50:00Z">
              <w:r w:rsidRPr="00D435B6" w:rsidDel="00785BA7">
                <w:rPr>
                  <w:rFonts w:ascii="Times New Roman" w:hAnsi="Times New Roman" w:cs="Times New Roman"/>
                  <w:color w:val="000000" w:themeColor="text1"/>
                  <w:sz w:val="26"/>
                  <w:szCs w:val="26"/>
                </w:rPr>
                <w:delText>Hiển thị thông báo “Vui lòng nhập đầy đủ thông tin”</w:delText>
              </w:r>
            </w:del>
          </w:p>
          <w:p w:rsidR="001434C2" w:rsidRPr="00D435B6" w:rsidDel="00785BA7" w:rsidRDefault="001434C2" w:rsidP="00823C87">
            <w:pPr>
              <w:pStyle w:val="ListParagraph"/>
              <w:spacing w:line="360" w:lineRule="auto"/>
              <w:ind w:left="454"/>
              <w:jc w:val="both"/>
              <w:rPr>
                <w:del w:id="1819" w:author="Vo Cuong" w:date="2020-04-01T19:50:00Z"/>
                <w:rFonts w:ascii="Times New Roman" w:hAnsi="Times New Roman" w:cs="Times New Roman"/>
                <w:color w:val="000000" w:themeColor="text1"/>
                <w:sz w:val="26"/>
                <w:szCs w:val="26"/>
              </w:rPr>
            </w:pPr>
          </w:p>
        </w:tc>
      </w:tr>
    </w:tbl>
    <w:p w:rsidR="001434C2" w:rsidRDefault="001434C2" w:rsidP="00823C87">
      <w:pPr>
        <w:pStyle w:val="ListParagraph"/>
        <w:spacing w:after="200" w:line="360" w:lineRule="auto"/>
        <w:ind w:left="1494"/>
        <w:jc w:val="both"/>
        <w:rPr>
          <w:rFonts w:ascii="Times New Roman" w:hAnsi="Times New Roman" w:cs="Times New Roman"/>
          <w:sz w:val="26"/>
          <w:szCs w:val="26"/>
        </w:rPr>
      </w:pPr>
    </w:p>
    <w:p w:rsidR="00D435B6" w:rsidRPr="00161BD6" w:rsidRDefault="0000023C" w:rsidP="00823C87">
      <w:pPr>
        <w:pStyle w:val="ListParagraph"/>
        <w:numPr>
          <w:ilvl w:val="1"/>
          <w:numId w:val="22"/>
        </w:numPr>
        <w:spacing w:after="200" w:line="360" w:lineRule="auto"/>
        <w:jc w:val="both"/>
        <w:outlineLvl w:val="2"/>
        <w:rPr>
          <w:rFonts w:ascii="Times New Roman" w:hAnsi="Times New Roman" w:cs="Times New Roman"/>
          <w:b/>
          <w:sz w:val="26"/>
          <w:szCs w:val="26"/>
        </w:rPr>
      </w:pPr>
      <w:bookmarkStart w:id="1820" w:name="_Toc36669224"/>
      <w:r w:rsidRPr="00161BD6">
        <w:rPr>
          <w:rFonts w:ascii="Times New Roman" w:hAnsi="Times New Roman" w:cs="Times New Roman"/>
          <w:b/>
          <w:sz w:val="26"/>
          <w:szCs w:val="26"/>
        </w:rPr>
        <w:lastRenderedPageBreak/>
        <w:t>Giao diện chi tiết nhiệm vụ</w:t>
      </w:r>
      <w:bookmarkEnd w:id="1820"/>
    </w:p>
    <w:p w:rsidR="0000023C" w:rsidRPr="003936C4" w:rsidRDefault="0000023C" w:rsidP="00823C87">
      <w:pPr>
        <w:pStyle w:val="ListParagraph"/>
        <w:numPr>
          <w:ilvl w:val="0"/>
          <w:numId w:val="26"/>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Đặc tả màn hình</w:t>
      </w:r>
      <w:r w:rsidR="00861548">
        <w:rPr>
          <w:rFonts w:ascii="Times New Roman" w:hAnsi="Times New Roman" w:cs="Times New Roman"/>
          <w:sz w:val="26"/>
          <w:szCs w:val="26"/>
        </w:rPr>
        <w:t xml:space="preserve"> chi tiết nhiệm vụ</w:t>
      </w:r>
    </w:p>
    <w:p w:rsidR="00D435B6" w:rsidRPr="00D435B6" w:rsidRDefault="00A40FB6" w:rsidP="00823C87">
      <w:pPr>
        <w:pStyle w:val="ListParagraph"/>
        <w:spacing w:line="360" w:lineRule="auto"/>
        <w:ind w:left="1080" w:hanging="938"/>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62625" cy="4457700"/>
            <wp:effectExtent l="0" t="0" r="9525" b="0"/>
            <wp:docPr id="25" name="Picture 1" descr="image_2020_01_15T07_57_52_935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_2020_01_15T07_57_52_935Z"/>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457700"/>
                    </a:xfrm>
                    <a:prstGeom prst="rect">
                      <a:avLst/>
                    </a:prstGeom>
                    <a:noFill/>
                    <a:ln>
                      <a:noFill/>
                    </a:ln>
                  </pic:spPr>
                </pic:pic>
              </a:graphicData>
            </a:graphic>
          </wp:inline>
        </w:drawing>
      </w:r>
    </w:p>
    <w:p w:rsidR="00D435B6" w:rsidRPr="00D435B6" w:rsidRDefault="003936C4" w:rsidP="00823C87">
      <w:pPr>
        <w:pStyle w:val="ListParagraph"/>
        <w:spacing w:line="360" w:lineRule="auto"/>
        <w:ind w:left="1080"/>
        <w:jc w:val="center"/>
        <w:rPr>
          <w:rFonts w:ascii="Times New Roman" w:hAnsi="Times New Roman" w:cs="Times New Roman"/>
          <w:sz w:val="26"/>
          <w:szCs w:val="26"/>
        </w:rPr>
      </w:pPr>
      <w:r>
        <w:rPr>
          <w:rFonts w:ascii="Times New Roman" w:hAnsi="Times New Roman" w:cs="Times New Roman"/>
          <w:sz w:val="26"/>
          <w:szCs w:val="26"/>
        </w:rPr>
        <w:t>Hình 1.4</w:t>
      </w:r>
      <w:r w:rsidR="00D435B6" w:rsidRPr="00D435B6">
        <w:rPr>
          <w:rFonts w:ascii="Times New Roman" w:hAnsi="Times New Roman" w:cs="Times New Roman"/>
          <w:sz w:val="26"/>
          <w:szCs w:val="26"/>
        </w:rPr>
        <w:t xml:space="preserve"> Mô tả chi tiết nhiệm vụ</w:t>
      </w:r>
    </w:p>
    <w:p w:rsidR="00D435B6" w:rsidRDefault="00D435B6" w:rsidP="00823C87">
      <w:pPr>
        <w:pStyle w:val="ListParagraph"/>
        <w:numPr>
          <w:ilvl w:val="0"/>
          <w:numId w:val="16"/>
        </w:numPr>
        <w:spacing w:after="200" w:line="360" w:lineRule="auto"/>
        <w:jc w:val="both"/>
        <w:rPr>
          <w:rFonts w:ascii="Times New Roman" w:hAnsi="Times New Roman" w:cs="Times New Roman"/>
          <w:sz w:val="26"/>
          <w:szCs w:val="26"/>
        </w:rPr>
      </w:pPr>
      <w:r w:rsidRPr="00D435B6">
        <w:rPr>
          <w:rFonts w:ascii="Times New Roman" w:hAnsi="Times New Roman" w:cs="Times New Roman"/>
          <w:sz w:val="26"/>
          <w:szCs w:val="26"/>
        </w:rPr>
        <w:t>Hệ thống hiển thị giao diện chi tiết nhiệm vụ kèm theo chức năng nhận nhiệm vụ.</w:t>
      </w:r>
    </w:p>
    <w:p w:rsidR="0000023C" w:rsidRDefault="0000023C" w:rsidP="00823C87">
      <w:pPr>
        <w:pStyle w:val="ListParagraph"/>
        <w:numPr>
          <w:ilvl w:val="0"/>
          <w:numId w:val="26"/>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Use – case chi tiết nhiệm vụ</w:t>
      </w:r>
    </w:p>
    <w:p w:rsidR="00C6656A" w:rsidRDefault="00C6656A" w:rsidP="00823C87">
      <w:pPr>
        <w:pStyle w:val="ListParagraph"/>
        <w:spacing w:after="200" w:line="360" w:lineRule="auto"/>
        <w:ind w:left="1494"/>
        <w:jc w:val="both"/>
        <w:rPr>
          <w:rFonts w:ascii="Times New Roman" w:hAnsi="Times New Roman" w:cs="Times New Roman"/>
          <w:sz w:val="26"/>
          <w:szCs w:val="26"/>
        </w:rPr>
      </w:pPr>
      <w:r>
        <w:rPr>
          <w:noProof/>
        </w:rPr>
        <w:drawing>
          <wp:anchor distT="0" distB="0" distL="114300" distR="114300" simplePos="0" relativeHeight="251640832" behindDoc="0" locked="0" layoutInCell="1" allowOverlap="1" wp14:anchorId="535BC328" wp14:editId="025AAD34">
            <wp:simplePos x="0" y="0"/>
            <wp:positionH relativeFrom="column">
              <wp:posOffset>102870</wp:posOffset>
            </wp:positionH>
            <wp:positionV relativeFrom="paragraph">
              <wp:posOffset>0</wp:posOffset>
            </wp:positionV>
            <wp:extent cx="5761990" cy="154495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1990" cy="1544955"/>
                    </a:xfrm>
                    <a:prstGeom prst="rect">
                      <a:avLst/>
                    </a:prstGeom>
                  </pic:spPr>
                </pic:pic>
              </a:graphicData>
            </a:graphic>
          </wp:anchor>
        </w:drawing>
      </w:r>
    </w:p>
    <w:tbl>
      <w:tblPr>
        <w:tblStyle w:val="TableGrid"/>
        <w:tblW w:w="0" w:type="auto"/>
        <w:jc w:val="center"/>
        <w:tblLook w:val="04A0" w:firstRow="1" w:lastRow="0" w:firstColumn="1" w:lastColumn="0" w:noHBand="0" w:noVBand="1"/>
        <w:tblPrChange w:id="1821" w:author="Vo Cuong" w:date="2020-04-01T21:00:00Z">
          <w:tblPr>
            <w:tblStyle w:val="TableGrid"/>
            <w:tblW w:w="0" w:type="auto"/>
            <w:tblLook w:val="04A0" w:firstRow="1" w:lastRow="0" w:firstColumn="1" w:lastColumn="0" w:noHBand="0" w:noVBand="1"/>
          </w:tblPr>
        </w:tblPrChange>
      </w:tblPr>
      <w:tblGrid>
        <w:gridCol w:w="4532"/>
        <w:gridCol w:w="4532"/>
        <w:tblGridChange w:id="1822">
          <w:tblGrid>
            <w:gridCol w:w="113"/>
            <w:gridCol w:w="4419"/>
            <w:gridCol w:w="113"/>
            <w:gridCol w:w="4419"/>
            <w:gridCol w:w="113"/>
          </w:tblGrid>
        </w:tblGridChange>
      </w:tblGrid>
      <w:tr w:rsidR="00F71D59" w:rsidRPr="00D435B6" w:rsidTr="00F71D59">
        <w:trPr>
          <w:jc w:val="center"/>
          <w:ins w:id="1823" w:author="Vo Cuong" w:date="2020-04-01T20:59:00Z"/>
          <w:trPrChange w:id="1824" w:author="Vo Cuong" w:date="2020-04-01T21:00:00Z">
            <w:trPr>
              <w:gridBefore w:val="1"/>
              <w:wBefore w:w="113" w:type="dxa"/>
            </w:trPr>
          </w:trPrChange>
        </w:trPr>
        <w:tc>
          <w:tcPr>
            <w:tcW w:w="4532" w:type="dxa"/>
            <w:tcPrChange w:id="1825" w:author="Vo Cuong" w:date="2020-04-01T21:00:00Z">
              <w:tcPr>
                <w:tcW w:w="4532" w:type="dxa"/>
                <w:gridSpan w:val="2"/>
              </w:tcPr>
            </w:tcPrChange>
          </w:tcPr>
          <w:p w:rsidR="00F71D59" w:rsidRPr="00D435B6" w:rsidRDefault="00F71D59" w:rsidP="002674E9">
            <w:pPr>
              <w:spacing w:line="360" w:lineRule="auto"/>
              <w:jc w:val="both"/>
              <w:rPr>
                <w:ins w:id="1826" w:author="Vo Cuong" w:date="2020-04-01T20:59:00Z"/>
                <w:rFonts w:ascii="Times New Roman" w:hAnsi="Times New Roman" w:cs="Times New Roman"/>
                <w:color w:val="000000" w:themeColor="text1"/>
                <w:sz w:val="26"/>
                <w:szCs w:val="26"/>
              </w:rPr>
            </w:pPr>
            <w:ins w:id="1827" w:author="Vo Cuong" w:date="2020-04-01T20:59:00Z">
              <w:r w:rsidRPr="00D435B6">
                <w:rPr>
                  <w:rFonts w:ascii="Times New Roman" w:hAnsi="Times New Roman" w:cs="Times New Roman"/>
                  <w:color w:val="000000" w:themeColor="text1"/>
                  <w:sz w:val="26"/>
                  <w:szCs w:val="26"/>
                </w:rPr>
                <w:t>Use – Case</w:t>
              </w:r>
            </w:ins>
          </w:p>
        </w:tc>
        <w:tc>
          <w:tcPr>
            <w:tcW w:w="4532" w:type="dxa"/>
            <w:tcPrChange w:id="1828" w:author="Vo Cuong" w:date="2020-04-01T21:00:00Z">
              <w:tcPr>
                <w:tcW w:w="4532" w:type="dxa"/>
                <w:gridSpan w:val="2"/>
              </w:tcPr>
            </w:tcPrChange>
          </w:tcPr>
          <w:p w:rsidR="00F71D59" w:rsidRPr="00D435B6" w:rsidRDefault="00F71D59" w:rsidP="002674E9">
            <w:pPr>
              <w:spacing w:line="360" w:lineRule="auto"/>
              <w:jc w:val="both"/>
              <w:rPr>
                <w:ins w:id="1829" w:author="Vo Cuong" w:date="2020-04-01T20:59:00Z"/>
                <w:rFonts w:ascii="Times New Roman" w:hAnsi="Times New Roman" w:cs="Times New Roman"/>
                <w:color w:val="000000" w:themeColor="text1"/>
                <w:sz w:val="26"/>
                <w:szCs w:val="26"/>
              </w:rPr>
            </w:pPr>
            <w:ins w:id="1830" w:author="Vo Cuong" w:date="2020-04-01T20:59:00Z">
              <w:r w:rsidRPr="00D435B6">
                <w:rPr>
                  <w:rFonts w:ascii="Times New Roman" w:hAnsi="Times New Roman" w:cs="Times New Roman"/>
                  <w:color w:val="000000" w:themeColor="text1"/>
                  <w:sz w:val="26"/>
                  <w:szCs w:val="26"/>
                </w:rPr>
                <w:t>Nội dung</w:t>
              </w:r>
            </w:ins>
          </w:p>
        </w:tc>
      </w:tr>
      <w:tr w:rsidR="00F71D59" w:rsidRPr="00D435B6" w:rsidTr="00F71D59">
        <w:trPr>
          <w:jc w:val="center"/>
          <w:ins w:id="1831" w:author="Vo Cuong" w:date="2020-04-01T20:59:00Z"/>
          <w:trPrChange w:id="1832" w:author="Vo Cuong" w:date="2020-04-01T21:00:00Z">
            <w:trPr>
              <w:gridBefore w:val="1"/>
              <w:wBefore w:w="113" w:type="dxa"/>
            </w:trPr>
          </w:trPrChange>
        </w:trPr>
        <w:tc>
          <w:tcPr>
            <w:tcW w:w="4532" w:type="dxa"/>
            <w:tcPrChange w:id="1833" w:author="Vo Cuong" w:date="2020-04-01T21:00:00Z">
              <w:tcPr>
                <w:tcW w:w="4532" w:type="dxa"/>
                <w:gridSpan w:val="2"/>
              </w:tcPr>
            </w:tcPrChange>
          </w:tcPr>
          <w:p w:rsidR="00F71D59" w:rsidRPr="00D435B6" w:rsidRDefault="00F71D59" w:rsidP="002674E9">
            <w:pPr>
              <w:spacing w:line="360" w:lineRule="auto"/>
              <w:jc w:val="both"/>
              <w:rPr>
                <w:ins w:id="1834" w:author="Vo Cuong" w:date="2020-04-01T20:59:00Z"/>
                <w:rFonts w:ascii="Times New Roman" w:hAnsi="Times New Roman" w:cs="Times New Roman"/>
                <w:color w:val="000000" w:themeColor="text1"/>
                <w:sz w:val="26"/>
                <w:szCs w:val="26"/>
              </w:rPr>
            </w:pPr>
            <w:ins w:id="1835" w:author="Vo Cuong" w:date="2020-04-01T20:59:00Z">
              <w:r w:rsidRPr="00D435B6">
                <w:rPr>
                  <w:rFonts w:ascii="Times New Roman" w:hAnsi="Times New Roman" w:cs="Times New Roman"/>
                  <w:color w:val="000000" w:themeColor="text1"/>
                  <w:sz w:val="26"/>
                  <w:szCs w:val="26"/>
                </w:rPr>
                <w:t>Mã Use - Case</w:t>
              </w:r>
            </w:ins>
          </w:p>
        </w:tc>
        <w:tc>
          <w:tcPr>
            <w:tcW w:w="4532" w:type="dxa"/>
            <w:tcPrChange w:id="1836" w:author="Vo Cuong" w:date="2020-04-01T21:00:00Z">
              <w:tcPr>
                <w:tcW w:w="4532" w:type="dxa"/>
                <w:gridSpan w:val="2"/>
              </w:tcPr>
            </w:tcPrChange>
          </w:tcPr>
          <w:p w:rsidR="00F71D59" w:rsidRPr="00D435B6" w:rsidRDefault="00844E6F" w:rsidP="002674E9">
            <w:pPr>
              <w:spacing w:line="360" w:lineRule="auto"/>
              <w:jc w:val="both"/>
              <w:rPr>
                <w:ins w:id="1837" w:author="Vo Cuong" w:date="2020-04-01T20:59:00Z"/>
                <w:rFonts w:ascii="Times New Roman" w:hAnsi="Times New Roman" w:cs="Times New Roman"/>
                <w:color w:val="000000" w:themeColor="text1"/>
                <w:sz w:val="26"/>
                <w:szCs w:val="26"/>
              </w:rPr>
            </w:pPr>
            <w:ins w:id="1838" w:author="Vo Cuong" w:date="2020-04-01T20:59:00Z">
              <w:r>
                <w:rPr>
                  <w:rFonts w:ascii="Times New Roman" w:hAnsi="Times New Roman" w:cs="Times New Roman"/>
                  <w:color w:val="000000" w:themeColor="text1"/>
                  <w:sz w:val="26"/>
                  <w:szCs w:val="26"/>
                </w:rPr>
                <w:t>UC-09</w:t>
              </w:r>
            </w:ins>
          </w:p>
        </w:tc>
      </w:tr>
      <w:tr w:rsidR="00F71D59" w:rsidRPr="00D435B6" w:rsidTr="00F71D59">
        <w:trPr>
          <w:jc w:val="center"/>
          <w:ins w:id="1839" w:author="Vo Cuong" w:date="2020-04-01T20:59:00Z"/>
          <w:trPrChange w:id="1840" w:author="Vo Cuong" w:date="2020-04-01T21:00:00Z">
            <w:trPr>
              <w:gridBefore w:val="1"/>
              <w:wBefore w:w="113" w:type="dxa"/>
            </w:trPr>
          </w:trPrChange>
        </w:trPr>
        <w:tc>
          <w:tcPr>
            <w:tcW w:w="4532" w:type="dxa"/>
            <w:tcPrChange w:id="1841" w:author="Vo Cuong" w:date="2020-04-01T21:00:00Z">
              <w:tcPr>
                <w:tcW w:w="4532" w:type="dxa"/>
                <w:gridSpan w:val="2"/>
              </w:tcPr>
            </w:tcPrChange>
          </w:tcPr>
          <w:p w:rsidR="00F71D59" w:rsidRPr="00D435B6" w:rsidRDefault="00F71D59" w:rsidP="002674E9">
            <w:pPr>
              <w:spacing w:line="360" w:lineRule="auto"/>
              <w:jc w:val="both"/>
              <w:rPr>
                <w:ins w:id="1842" w:author="Vo Cuong" w:date="2020-04-01T20:59:00Z"/>
                <w:rFonts w:ascii="Times New Roman" w:hAnsi="Times New Roman" w:cs="Times New Roman"/>
                <w:color w:val="000000" w:themeColor="text1"/>
                <w:sz w:val="26"/>
                <w:szCs w:val="26"/>
              </w:rPr>
            </w:pPr>
            <w:ins w:id="1843" w:author="Vo Cuong" w:date="2020-04-01T20:59:00Z">
              <w:r w:rsidRPr="00D435B6">
                <w:rPr>
                  <w:rFonts w:ascii="Times New Roman" w:hAnsi="Times New Roman" w:cs="Times New Roman"/>
                  <w:color w:val="000000" w:themeColor="text1"/>
                  <w:sz w:val="26"/>
                  <w:szCs w:val="26"/>
                </w:rPr>
                <w:lastRenderedPageBreak/>
                <w:t>Tên Use – Case</w:t>
              </w:r>
            </w:ins>
          </w:p>
        </w:tc>
        <w:tc>
          <w:tcPr>
            <w:tcW w:w="4532" w:type="dxa"/>
            <w:tcPrChange w:id="1844" w:author="Vo Cuong" w:date="2020-04-01T21:00:00Z">
              <w:tcPr>
                <w:tcW w:w="4532" w:type="dxa"/>
                <w:gridSpan w:val="2"/>
              </w:tcPr>
            </w:tcPrChange>
          </w:tcPr>
          <w:p w:rsidR="00F71D59" w:rsidRPr="00D435B6" w:rsidRDefault="00F71D59" w:rsidP="002674E9">
            <w:pPr>
              <w:spacing w:line="360" w:lineRule="auto"/>
              <w:jc w:val="both"/>
              <w:rPr>
                <w:ins w:id="1845" w:author="Vo Cuong" w:date="2020-04-01T20:59:00Z"/>
                <w:rFonts w:ascii="Times New Roman" w:hAnsi="Times New Roman" w:cs="Times New Roman"/>
                <w:color w:val="000000" w:themeColor="text1"/>
                <w:sz w:val="26"/>
                <w:szCs w:val="26"/>
              </w:rPr>
            </w:pPr>
            <w:ins w:id="1846" w:author="Vo Cuong" w:date="2020-04-01T20:59:00Z">
              <w:r>
                <w:rPr>
                  <w:rFonts w:ascii="Times New Roman" w:hAnsi="Times New Roman" w:cs="Times New Roman"/>
                  <w:color w:val="000000" w:themeColor="text1"/>
                  <w:sz w:val="26"/>
                  <w:szCs w:val="26"/>
                </w:rPr>
                <w:t>Chi tiết nhiệm vụ.</w:t>
              </w:r>
            </w:ins>
          </w:p>
        </w:tc>
      </w:tr>
      <w:tr w:rsidR="00F71D59" w:rsidRPr="00D435B6" w:rsidTr="00F71D59">
        <w:trPr>
          <w:jc w:val="center"/>
          <w:ins w:id="1847" w:author="Vo Cuong" w:date="2020-04-01T20:59:00Z"/>
          <w:trPrChange w:id="1848" w:author="Vo Cuong" w:date="2020-04-01T21:00:00Z">
            <w:trPr>
              <w:gridBefore w:val="1"/>
              <w:wBefore w:w="113" w:type="dxa"/>
            </w:trPr>
          </w:trPrChange>
        </w:trPr>
        <w:tc>
          <w:tcPr>
            <w:tcW w:w="4532" w:type="dxa"/>
            <w:tcPrChange w:id="1849" w:author="Vo Cuong" w:date="2020-04-01T21:00:00Z">
              <w:tcPr>
                <w:tcW w:w="4532" w:type="dxa"/>
                <w:gridSpan w:val="2"/>
              </w:tcPr>
            </w:tcPrChange>
          </w:tcPr>
          <w:p w:rsidR="00F71D59" w:rsidRPr="00D435B6" w:rsidRDefault="00F71D59" w:rsidP="002674E9">
            <w:pPr>
              <w:spacing w:line="360" w:lineRule="auto"/>
              <w:jc w:val="both"/>
              <w:rPr>
                <w:ins w:id="1850" w:author="Vo Cuong" w:date="2020-04-01T20:59:00Z"/>
                <w:rFonts w:ascii="Times New Roman" w:hAnsi="Times New Roman" w:cs="Times New Roman"/>
                <w:color w:val="000000" w:themeColor="text1"/>
                <w:sz w:val="26"/>
                <w:szCs w:val="26"/>
              </w:rPr>
            </w:pPr>
            <w:ins w:id="1851" w:author="Vo Cuong" w:date="2020-04-01T20:59:00Z">
              <w:r w:rsidRPr="00D435B6">
                <w:rPr>
                  <w:rFonts w:ascii="Times New Roman" w:hAnsi="Times New Roman" w:cs="Times New Roman"/>
                  <w:color w:val="000000" w:themeColor="text1"/>
                  <w:sz w:val="26"/>
                  <w:szCs w:val="26"/>
                </w:rPr>
                <w:t>Mô tả</w:t>
              </w:r>
            </w:ins>
          </w:p>
        </w:tc>
        <w:tc>
          <w:tcPr>
            <w:tcW w:w="4532" w:type="dxa"/>
            <w:tcPrChange w:id="1852" w:author="Vo Cuong" w:date="2020-04-01T21:00:00Z">
              <w:tcPr>
                <w:tcW w:w="4532" w:type="dxa"/>
                <w:gridSpan w:val="2"/>
              </w:tcPr>
            </w:tcPrChange>
          </w:tcPr>
          <w:p w:rsidR="00F71D59" w:rsidRPr="00D435B6" w:rsidRDefault="00F71D59" w:rsidP="002674E9">
            <w:pPr>
              <w:spacing w:line="360" w:lineRule="auto"/>
              <w:jc w:val="both"/>
              <w:rPr>
                <w:ins w:id="1853" w:author="Vo Cuong" w:date="2020-04-01T20:59:00Z"/>
                <w:rFonts w:ascii="Times New Roman" w:hAnsi="Times New Roman" w:cs="Times New Roman"/>
                <w:color w:val="000000" w:themeColor="text1"/>
                <w:sz w:val="26"/>
                <w:szCs w:val="26"/>
              </w:rPr>
            </w:pPr>
            <w:ins w:id="1854" w:author="Vo Cuong" w:date="2020-04-01T20:59:00Z">
              <w:r w:rsidRPr="00D435B6">
                <w:rPr>
                  <w:rFonts w:ascii="Times New Roman" w:hAnsi="Times New Roman" w:cs="Times New Roman"/>
                  <w:color w:val="000000" w:themeColor="text1"/>
                  <w:sz w:val="26"/>
                  <w:szCs w:val="26"/>
                </w:rPr>
                <w:t xml:space="preserve">Use – case cho phép nhân viên </w:t>
              </w:r>
              <w:r>
                <w:rPr>
                  <w:rFonts w:ascii="Times New Roman" w:hAnsi="Times New Roman" w:cs="Times New Roman"/>
                  <w:color w:val="000000" w:themeColor="text1"/>
                  <w:sz w:val="26"/>
                  <w:szCs w:val="26"/>
                </w:rPr>
                <w:t xml:space="preserve">xem thông tin chi tiết (tên, ngày phát hành, ngày kết thúc, mô tả, điểm, người tạo, số lượng còn) của 1 nhiệm vụ. </w:t>
              </w:r>
            </w:ins>
          </w:p>
        </w:tc>
      </w:tr>
      <w:tr w:rsidR="00F71D59" w:rsidRPr="00D435B6" w:rsidTr="00F71D59">
        <w:trPr>
          <w:jc w:val="center"/>
          <w:ins w:id="1855" w:author="Vo Cuong" w:date="2020-04-01T20:59:00Z"/>
          <w:trPrChange w:id="1856" w:author="Vo Cuong" w:date="2020-04-01T21:00:00Z">
            <w:trPr>
              <w:gridBefore w:val="1"/>
              <w:wBefore w:w="113" w:type="dxa"/>
            </w:trPr>
          </w:trPrChange>
        </w:trPr>
        <w:tc>
          <w:tcPr>
            <w:tcW w:w="4532" w:type="dxa"/>
            <w:tcPrChange w:id="1857" w:author="Vo Cuong" w:date="2020-04-01T21:00:00Z">
              <w:tcPr>
                <w:tcW w:w="4532" w:type="dxa"/>
                <w:gridSpan w:val="2"/>
              </w:tcPr>
            </w:tcPrChange>
          </w:tcPr>
          <w:p w:rsidR="00F71D59" w:rsidRPr="00D435B6" w:rsidRDefault="00F71D59" w:rsidP="002674E9">
            <w:pPr>
              <w:spacing w:line="360" w:lineRule="auto"/>
              <w:jc w:val="both"/>
              <w:rPr>
                <w:ins w:id="1858" w:author="Vo Cuong" w:date="2020-04-01T20:59:00Z"/>
                <w:rFonts w:ascii="Times New Roman" w:hAnsi="Times New Roman" w:cs="Times New Roman"/>
                <w:color w:val="000000" w:themeColor="text1"/>
                <w:sz w:val="26"/>
                <w:szCs w:val="26"/>
              </w:rPr>
            </w:pPr>
            <w:ins w:id="1859" w:author="Vo Cuong" w:date="2020-04-01T20:59:00Z">
              <w:r w:rsidRPr="00D435B6">
                <w:rPr>
                  <w:rFonts w:ascii="Times New Roman" w:hAnsi="Times New Roman" w:cs="Times New Roman"/>
                  <w:color w:val="000000" w:themeColor="text1"/>
                  <w:sz w:val="26"/>
                  <w:szCs w:val="26"/>
                </w:rPr>
                <w:t xml:space="preserve">Actor </w:t>
              </w:r>
            </w:ins>
          </w:p>
        </w:tc>
        <w:tc>
          <w:tcPr>
            <w:tcW w:w="4532" w:type="dxa"/>
            <w:tcPrChange w:id="1860" w:author="Vo Cuong" w:date="2020-04-01T21:00:00Z">
              <w:tcPr>
                <w:tcW w:w="4532" w:type="dxa"/>
                <w:gridSpan w:val="2"/>
              </w:tcPr>
            </w:tcPrChange>
          </w:tcPr>
          <w:p w:rsidR="00F71D59" w:rsidRPr="00D435B6" w:rsidRDefault="00F71D59" w:rsidP="002674E9">
            <w:pPr>
              <w:spacing w:line="360" w:lineRule="auto"/>
              <w:jc w:val="both"/>
              <w:rPr>
                <w:ins w:id="1861" w:author="Vo Cuong" w:date="2020-04-01T20:59:00Z"/>
                <w:rFonts w:ascii="Times New Roman" w:hAnsi="Times New Roman" w:cs="Times New Roman"/>
                <w:color w:val="000000" w:themeColor="text1"/>
                <w:sz w:val="26"/>
                <w:szCs w:val="26"/>
              </w:rPr>
            </w:pPr>
            <w:ins w:id="1862" w:author="Vo Cuong" w:date="2020-04-01T20:59:00Z">
              <w:r w:rsidRPr="00D435B6">
                <w:rPr>
                  <w:rFonts w:ascii="Times New Roman" w:hAnsi="Times New Roman" w:cs="Times New Roman"/>
                  <w:color w:val="000000" w:themeColor="text1"/>
                  <w:sz w:val="26"/>
                  <w:szCs w:val="26"/>
                </w:rPr>
                <w:t>Nhân viên</w:t>
              </w:r>
              <w:r>
                <w:rPr>
                  <w:rFonts w:ascii="Times New Roman" w:hAnsi="Times New Roman" w:cs="Times New Roman"/>
                  <w:color w:val="000000" w:themeColor="text1"/>
                  <w:sz w:val="26"/>
                  <w:szCs w:val="26"/>
                </w:rPr>
                <w:t>.</w:t>
              </w:r>
            </w:ins>
          </w:p>
        </w:tc>
      </w:tr>
      <w:tr w:rsidR="00F71D59" w:rsidRPr="00D435B6" w:rsidTr="00F71D59">
        <w:trPr>
          <w:jc w:val="center"/>
          <w:ins w:id="1863" w:author="Vo Cuong" w:date="2020-04-01T20:59:00Z"/>
          <w:trPrChange w:id="1864" w:author="Vo Cuong" w:date="2020-04-01T21:00:00Z">
            <w:trPr>
              <w:gridBefore w:val="1"/>
              <w:wBefore w:w="113" w:type="dxa"/>
            </w:trPr>
          </w:trPrChange>
        </w:trPr>
        <w:tc>
          <w:tcPr>
            <w:tcW w:w="4532" w:type="dxa"/>
            <w:tcPrChange w:id="1865" w:author="Vo Cuong" w:date="2020-04-01T21:00:00Z">
              <w:tcPr>
                <w:tcW w:w="4532" w:type="dxa"/>
                <w:gridSpan w:val="2"/>
              </w:tcPr>
            </w:tcPrChange>
          </w:tcPr>
          <w:p w:rsidR="00F71D59" w:rsidRPr="00D435B6" w:rsidRDefault="00F71D59" w:rsidP="002674E9">
            <w:pPr>
              <w:spacing w:line="360" w:lineRule="auto"/>
              <w:jc w:val="both"/>
              <w:rPr>
                <w:ins w:id="1866" w:author="Vo Cuong" w:date="2020-04-01T20:59:00Z"/>
                <w:rFonts w:ascii="Times New Roman" w:hAnsi="Times New Roman" w:cs="Times New Roman"/>
                <w:color w:val="000000" w:themeColor="text1"/>
                <w:sz w:val="26"/>
                <w:szCs w:val="26"/>
              </w:rPr>
            </w:pPr>
            <w:ins w:id="1867" w:author="Vo Cuong" w:date="2020-04-01T20:59:00Z">
              <w:r w:rsidRPr="00D435B6">
                <w:rPr>
                  <w:rFonts w:ascii="Times New Roman" w:hAnsi="Times New Roman" w:cs="Times New Roman"/>
                  <w:color w:val="000000" w:themeColor="text1"/>
                  <w:sz w:val="26"/>
                  <w:szCs w:val="26"/>
                </w:rPr>
                <w:t xml:space="preserve">Điều kiện kích hoạt </w:t>
              </w:r>
            </w:ins>
          </w:p>
        </w:tc>
        <w:tc>
          <w:tcPr>
            <w:tcW w:w="4532" w:type="dxa"/>
            <w:tcPrChange w:id="1868" w:author="Vo Cuong" w:date="2020-04-01T21:00:00Z">
              <w:tcPr>
                <w:tcW w:w="4532" w:type="dxa"/>
                <w:gridSpan w:val="2"/>
              </w:tcPr>
            </w:tcPrChange>
          </w:tcPr>
          <w:p w:rsidR="00F71D59" w:rsidRPr="00D435B6" w:rsidRDefault="00F71D59" w:rsidP="002674E9">
            <w:pPr>
              <w:spacing w:line="360" w:lineRule="auto"/>
              <w:jc w:val="both"/>
              <w:rPr>
                <w:ins w:id="1869" w:author="Vo Cuong" w:date="2020-04-01T20:59:00Z"/>
                <w:rFonts w:ascii="Times New Roman" w:hAnsi="Times New Roman" w:cs="Times New Roman"/>
                <w:color w:val="000000" w:themeColor="text1"/>
                <w:sz w:val="26"/>
                <w:szCs w:val="26"/>
              </w:rPr>
            </w:pPr>
            <w:ins w:id="1870" w:author="Vo Cuong" w:date="2020-04-01T20:59:00Z">
              <w:r>
                <w:rPr>
                  <w:rFonts w:ascii="Times New Roman" w:hAnsi="Times New Roman" w:cs="Times New Roman"/>
                  <w:color w:val="000000" w:themeColor="text1"/>
                  <w:sz w:val="26"/>
                  <w:szCs w:val="26"/>
                </w:rPr>
                <w:t>N</w:t>
              </w:r>
              <w:r w:rsidRPr="00D435B6">
                <w:rPr>
                  <w:rFonts w:ascii="Times New Roman" w:hAnsi="Times New Roman" w:cs="Times New Roman"/>
                  <w:color w:val="000000" w:themeColor="text1"/>
                  <w:sz w:val="26"/>
                  <w:szCs w:val="26"/>
                </w:rPr>
                <w:t xml:space="preserve">hân viên chọn chức năng </w:t>
              </w:r>
              <w:r>
                <w:rPr>
                  <w:rFonts w:ascii="Times New Roman" w:hAnsi="Times New Roman" w:cs="Times New Roman"/>
                  <w:color w:val="000000" w:themeColor="text1"/>
                  <w:sz w:val="26"/>
                  <w:szCs w:val="26"/>
                </w:rPr>
                <w:t>xem nhiệm vụ mà mình muốn xem ở bên mục danh sách nhiệm vụ đang có.</w:t>
              </w:r>
            </w:ins>
          </w:p>
        </w:tc>
      </w:tr>
      <w:tr w:rsidR="00F71D59" w:rsidRPr="00D435B6" w:rsidTr="00F71D59">
        <w:trPr>
          <w:jc w:val="center"/>
          <w:ins w:id="1871" w:author="Vo Cuong" w:date="2020-04-01T20:59:00Z"/>
          <w:trPrChange w:id="1872" w:author="Vo Cuong" w:date="2020-04-01T21:00:00Z">
            <w:trPr>
              <w:gridBefore w:val="1"/>
              <w:wBefore w:w="113" w:type="dxa"/>
            </w:trPr>
          </w:trPrChange>
        </w:trPr>
        <w:tc>
          <w:tcPr>
            <w:tcW w:w="4532" w:type="dxa"/>
            <w:tcPrChange w:id="1873" w:author="Vo Cuong" w:date="2020-04-01T21:00:00Z">
              <w:tcPr>
                <w:tcW w:w="4532" w:type="dxa"/>
                <w:gridSpan w:val="2"/>
              </w:tcPr>
            </w:tcPrChange>
          </w:tcPr>
          <w:p w:rsidR="00F71D59" w:rsidRPr="00D435B6" w:rsidRDefault="00F71D59" w:rsidP="002674E9">
            <w:pPr>
              <w:spacing w:line="360" w:lineRule="auto"/>
              <w:jc w:val="both"/>
              <w:rPr>
                <w:ins w:id="1874" w:author="Vo Cuong" w:date="2020-04-01T20:59:00Z"/>
                <w:rFonts w:ascii="Times New Roman" w:hAnsi="Times New Roman" w:cs="Times New Roman"/>
                <w:color w:val="000000" w:themeColor="text1"/>
                <w:sz w:val="26"/>
                <w:szCs w:val="26"/>
              </w:rPr>
            </w:pPr>
            <w:ins w:id="1875" w:author="Vo Cuong" w:date="2020-04-01T20:59:00Z">
              <w:r w:rsidRPr="00D435B6">
                <w:rPr>
                  <w:rFonts w:ascii="Times New Roman" w:hAnsi="Times New Roman" w:cs="Times New Roman"/>
                  <w:color w:val="000000" w:themeColor="text1"/>
                  <w:sz w:val="26"/>
                  <w:szCs w:val="26"/>
                </w:rPr>
                <w:t xml:space="preserve">Tiền điều kiện </w:t>
              </w:r>
            </w:ins>
          </w:p>
        </w:tc>
        <w:tc>
          <w:tcPr>
            <w:tcW w:w="4532" w:type="dxa"/>
            <w:tcPrChange w:id="1876" w:author="Vo Cuong" w:date="2020-04-01T21:00:00Z">
              <w:tcPr>
                <w:tcW w:w="4532" w:type="dxa"/>
                <w:gridSpan w:val="2"/>
              </w:tcPr>
            </w:tcPrChange>
          </w:tcPr>
          <w:p w:rsidR="00F71D59" w:rsidRPr="00D435B6" w:rsidRDefault="00F71D59" w:rsidP="002674E9">
            <w:pPr>
              <w:spacing w:line="360" w:lineRule="auto"/>
              <w:jc w:val="both"/>
              <w:rPr>
                <w:ins w:id="1877" w:author="Vo Cuong" w:date="2020-04-01T20:59:00Z"/>
                <w:rFonts w:ascii="Times New Roman" w:hAnsi="Times New Roman" w:cs="Times New Roman"/>
                <w:color w:val="000000" w:themeColor="text1"/>
                <w:sz w:val="26"/>
                <w:szCs w:val="26"/>
              </w:rPr>
            </w:pPr>
            <w:ins w:id="1878" w:author="Vo Cuong" w:date="2020-04-01T20:59:00Z">
              <w:r w:rsidRPr="00D435B6">
                <w:rPr>
                  <w:rFonts w:ascii="Times New Roman" w:hAnsi="Times New Roman" w:cs="Times New Roman"/>
                  <w:color w:val="000000" w:themeColor="text1"/>
                  <w:sz w:val="26"/>
                  <w:szCs w:val="26"/>
                </w:rPr>
                <w:t>Nhân viên phải có tài khoản trên hệ thống</w:t>
              </w:r>
              <w:r>
                <w:rPr>
                  <w:rFonts w:ascii="Times New Roman" w:hAnsi="Times New Roman" w:cs="Times New Roman"/>
                  <w:color w:val="000000" w:themeColor="text1"/>
                  <w:sz w:val="26"/>
                  <w:szCs w:val="26"/>
                </w:rPr>
                <w:t>.</w:t>
              </w:r>
              <w:r w:rsidRPr="00D435B6">
                <w:rPr>
                  <w:rFonts w:ascii="Times New Roman" w:hAnsi="Times New Roman" w:cs="Times New Roman"/>
                  <w:color w:val="000000" w:themeColor="text1"/>
                  <w:sz w:val="26"/>
                  <w:szCs w:val="26"/>
                </w:rPr>
                <w:t xml:space="preserve"> </w:t>
              </w:r>
            </w:ins>
          </w:p>
        </w:tc>
      </w:tr>
      <w:tr w:rsidR="00F71D59" w:rsidRPr="00D435B6" w:rsidTr="00F71D59">
        <w:trPr>
          <w:jc w:val="center"/>
          <w:ins w:id="1879" w:author="Vo Cuong" w:date="2020-04-01T20:59:00Z"/>
          <w:trPrChange w:id="1880" w:author="Vo Cuong" w:date="2020-04-01T21:00:00Z">
            <w:trPr>
              <w:gridBefore w:val="1"/>
              <w:wBefore w:w="113" w:type="dxa"/>
            </w:trPr>
          </w:trPrChange>
        </w:trPr>
        <w:tc>
          <w:tcPr>
            <w:tcW w:w="4532" w:type="dxa"/>
            <w:tcPrChange w:id="1881" w:author="Vo Cuong" w:date="2020-04-01T21:00:00Z">
              <w:tcPr>
                <w:tcW w:w="4532" w:type="dxa"/>
                <w:gridSpan w:val="2"/>
              </w:tcPr>
            </w:tcPrChange>
          </w:tcPr>
          <w:p w:rsidR="00F71D59" w:rsidRPr="00D435B6" w:rsidRDefault="00F71D59" w:rsidP="002674E9">
            <w:pPr>
              <w:spacing w:line="360" w:lineRule="auto"/>
              <w:jc w:val="both"/>
              <w:rPr>
                <w:ins w:id="1882" w:author="Vo Cuong" w:date="2020-04-01T20:59:00Z"/>
                <w:rFonts w:ascii="Times New Roman" w:hAnsi="Times New Roman" w:cs="Times New Roman"/>
                <w:color w:val="000000" w:themeColor="text1"/>
                <w:sz w:val="26"/>
                <w:szCs w:val="26"/>
              </w:rPr>
            </w:pPr>
            <w:ins w:id="1883" w:author="Vo Cuong" w:date="2020-04-01T20:59:00Z">
              <w:r w:rsidRPr="00D435B6">
                <w:rPr>
                  <w:rFonts w:ascii="Times New Roman" w:hAnsi="Times New Roman" w:cs="Times New Roman"/>
                  <w:color w:val="000000" w:themeColor="text1"/>
                  <w:sz w:val="26"/>
                  <w:szCs w:val="26"/>
                </w:rPr>
                <w:t xml:space="preserve">Hậu điều kiện </w:t>
              </w:r>
            </w:ins>
          </w:p>
        </w:tc>
        <w:tc>
          <w:tcPr>
            <w:tcW w:w="4532" w:type="dxa"/>
            <w:tcPrChange w:id="1884" w:author="Vo Cuong" w:date="2020-04-01T21:00:00Z">
              <w:tcPr>
                <w:tcW w:w="4532" w:type="dxa"/>
                <w:gridSpan w:val="2"/>
              </w:tcPr>
            </w:tcPrChange>
          </w:tcPr>
          <w:p w:rsidR="00F71D59" w:rsidRPr="00D435B6" w:rsidRDefault="00F71D59" w:rsidP="002674E9">
            <w:pPr>
              <w:spacing w:line="360" w:lineRule="auto"/>
              <w:jc w:val="both"/>
              <w:rPr>
                <w:ins w:id="1885" w:author="Vo Cuong" w:date="2020-04-01T20:59:00Z"/>
                <w:rFonts w:ascii="Times New Roman" w:hAnsi="Times New Roman" w:cs="Times New Roman"/>
                <w:color w:val="000000" w:themeColor="text1"/>
                <w:sz w:val="26"/>
                <w:szCs w:val="26"/>
              </w:rPr>
            </w:pPr>
            <w:ins w:id="1886" w:author="Vo Cuong" w:date="2020-04-01T20:59:00Z">
              <w:r>
                <w:rPr>
                  <w:rFonts w:ascii="Times New Roman" w:hAnsi="Times New Roman" w:cs="Times New Roman"/>
                  <w:color w:val="000000" w:themeColor="text1"/>
                  <w:sz w:val="26"/>
                  <w:szCs w:val="26"/>
                </w:rPr>
                <w:t>Nhân viên xem được thông tin chi tiết (tên, ngày phát hành, ngày kết thúc, mô tả, điểm, người tạo, số lượng còn) của 1 nhiệm vụ.</w:t>
              </w:r>
            </w:ins>
          </w:p>
        </w:tc>
      </w:tr>
      <w:tr w:rsidR="00F71D59" w:rsidRPr="00D435B6" w:rsidTr="00F71D59">
        <w:trPr>
          <w:jc w:val="center"/>
          <w:ins w:id="1887" w:author="Vo Cuong" w:date="2020-04-01T20:59:00Z"/>
          <w:trPrChange w:id="1888" w:author="Vo Cuong" w:date="2020-04-01T21:00:00Z">
            <w:trPr>
              <w:gridBefore w:val="1"/>
              <w:wBefore w:w="113" w:type="dxa"/>
            </w:trPr>
          </w:trPrChange>
        </w:trPr>
        <w:tc>
          <w:tcPr>
            <w:tcW w:w="4532" w:type="dxa"/>
            <w:tcPrChange w:id="1889" w:author="Vo Cuong" w:date="2020-04-01T21:00:00Z">
              <w:tcPr>
                <w:tcW w:w="4532" w:type="dxa"/>
                <w:gridSpan w:val="2"/>
              </w:tcPr>
            </w:tcPrChange>
          </w:tcPr>
          <w:p w:rsidR="00F71D59" w:rsidRPr="00D435B6" w:rsidRDefault="00F71D59" w:rsidP="002674E9">
            <w:pPr>
              <w:spacing w:line="360" w:lineRule="auto"/>
              <w:jc w:val="both"/>
              <w:rPr>
                <w:ins w:id="1890" w:author="Vo Cuong" w:date="2020-04-01T20:59:00Z"/>
                <w:rFonts w:ascii="Times New Roman" w:hAnsi="Times New Roman" w:cs="Times New Roman"/>
                <w:color w:val="000000" w:themeColor="text1"/>
                <w:sz w:val="26"/>
                <w:szCs w:val="26"/>
              </w:rPr>
            </w:pPr>
            <w:ins w:id="1891" w:author="Vo Cuong" w:date="2020-04-01T20:59:00Z">
              <w:r w:rsidRPr="00D435B6">
                <w:rPr>
                  <w:rFonts w:ascii="Times New Roman" w:hAnsi="Times New Roman" w:cs="Times New Roman"/>
                  <w:color w:val="000000" w:themeColor="text1"/>
                  <w:sz w:val="26"/>
                  <w:szCs w:val="26"/>
                </w:rPr>
                <w:t xml:space="preserve">Luồng sự kiện chính </w:t>
              </w:r>
            </w:ins>
          </w:p>
        </w:tc>
        <w:tc>
          <w:tcPr>
            <w:tcW w:w="4532" w:type="dxa"/>
            <w:tcPrChange w:id="1892" w:author="Vo Cuong" w:date="2020-04-01T21:00:00Z">
              <w:tcPr>
                <w:tcW w:w="4532" w:type="dxa"/>
                <w:gridSpan w:val="2"/>
              </w:tcPr>
            </w:tcPrChange>
          </w:tcPr>
          <w:p w:rsidR="00F71D59" w:rsidRPr="00E113B0" w:rsidRDefault="00F71D59" w:rsidP="002674E9">
            <w:pPr>
              <w:pStyle w:val="ListParagraph"/>
              <w:numPr>
                <w:ilvl w:val="0"/>
                <w:numId w:val="40"/>
              </w:numPr>
              <w:spacing w:line="360" w:lineRule="auto"/>
              <w:ind w:left="313" w:hanging="313"/>
              <w:jc w:val="both"/>
              <w:rPr>
                <w:ins w:id="1893" w:author="Vo Cuong" w:date="2020-04-01T20:59:00Z"/>
                <w:rFonts w:ascii="Times New Roman" w:hAnsi="Times New Roman" w:cs="Times New Roman"/>
                <w:color w:val="000000" w:themeColor="text1"/>
                <w:sz w:val="26"/>
                <w:szCs w:val="26"/>
              </w:rPr>
            </w:pPr>
            <w:ins w:id="1894" w:author="Vo Cuong" w:date="2020-04-01T20:59:00Z">
              <w:r w:rsidRPr="00E113B0">
                <w:rPr>
                  <w:rFonts w:ascii="Times New Roman" w:hAnsi="Times New Roman" w:cs="Times New Roman"/>
                  <w:color w:val="000000" w:themeColor="text1"/>
                  <w:sz w:val="26"/>
                  <w:szCs w:val="26"/>
                </w:rPr>
                <w:t xml:space="preserve">Hệ thống hiển thị màn hình </w:t>
              </w:r>
              <w:r>
                <w:rPr>
                  <w:rFonts w:ascii="Times New Roman" w:hAnsi="Times New Roman" w:cs="Times New Roman"/>
                  <w:color w:val="000000" w:themeColor="text1"/>
                  <w:sz w:val="26"/>
                  <w:szCs w:val="26"/>
                </w:rPr>
                <w:t>danh sách nhiệm vụ đang có</w:t>
              </w:r>
              <w:r w:rsidRPr="00E113B0">
                <w:rPr>
                  <w:rFonts w:ascii="Times New Roman" w:hAnsi="Times New Roman" w:cs="Times New Roman"/>
                  <w:color w:val="000000" w:themeColor="text1"/>
                  <w:sz w:val="26"/>
                  <w:szCs w:val="26"/>
                </w:rPr>
                <w:t xml:space="preserve"> khi đã đăng nhập thành công</w:t>
              </w:r>
              <w:r>
                <w:rPr>
                  <w:rFonts w:ascii="Times New Roman" w:hAnsi="Times New Roman" w:cs="Times New Roman"/>
                  <w:color w:val="000000" w:themeColor="text1"/>
                  <w:sz w:val="26"/>
                  <w:szCs w:val="26"/>
                </w:rPr>
                <w:t>.</w:t>
              </w:r>
            </w:ins>
          </w:p>
          <w:p w:rsidR="00F71D59" w:rsidRPr="00E113B0" w:rsidRDefault="00F71D59" w:rsidP="002674E9">
            <w:pPr>
              <w:pStyle w:val="ListParagraph"/>
              <w:numPr>
                <w:ilvl w:val="0"/>
                <w:numId w:val="40"/>
              </w:numPr>
              <w:spacing w:line="360" w:lineRule="auto"/>
              <w:ind w:left="313" w:hanging="313"/>
              <w:jc w:val="both"/>
              <w:rPr>
                <w:ins w:id="1895" w:author="Vo Cuong" w:date="2020-04-01T20:59:00Z"/>
                <w:rFonts w:ascii="Times New Roman" w:hAnsi="Times New Roman" w:cs="Times New Roman"/>
                <w:color w:val="000000" w:themeColor="text1"/>
                <w:sz w:val="26"/>
                <w:szCs w:val="26"/>
              </w:rPr>
            </w:pPr>
            <w:ins w:id="1896" w:author="Vo Cuong" w:date="2020-04-01T20:59:00Z">
              <w:r w:rsidRPr="00E113B0">
                <w:rPr>
                  <w:rFonts w:ascii="Times New Roman" w:hAnsi="Times New Roman" w:cs="Times New Roman"/>
                  <w:color w:val="000000" w:themeColor="text1"/>
                  <w:sz w:val="26"/>
                  <w:szCs w:val="26"/>
                </w:rPr>
                <w:t>Nhân</w:t>
              </w:r>
              <w:r>
                <w:rPr>
                  <w:rFonts w:ascii="Times New Roman" w:hAnsi="Times New Roman" w:cs="Times New Roman"/>
                  <w:color w:val="000000" w:themeColor="text1"/>
                  <w:sz w:val="26"/>
                  <w:szCs w:val="26"/>
                </w:rPr>
                <w:t xml:space="preserve"> </w:t>
              </w:r>
              <w:r w:rsidRPr="00E113B0">
                <w:rPr>
                  <w:rFonts w:ascii="Times New Roman" w:hAnsi="Times New Roman" w:cs="Times New Roman"/>
                  <w:color w:val="000000" w:themeColor="text1"/>
                  <w:sz w:val="26"/>
                  <w:szCs w:val="26"/>
                </w:rPr>
                <w:t xml:space="preserve">viên chọn chức năng </w:t>
              </w:r>
              <w:r>
                <w:rPr>
                  <w:rFonts w:ascii="Times New Roman" w:hAnsi="Times New Roman" w:cs="Times New Roman"/>
                  <w:color w:val="000000" w:themeColor="text1"/>
                  <w:sz w:val="26"/>
                  <w:szCs w:val="26"/>
                </w:rPr>
                <w:t xml:space="preserve">xem nhiệm vụ mà mình muốn bên mục danh sách nhiệm vụ đang có. </w:t>
              </w:r>
            </w:ins>
          </w:p>
          <w:p w:rsidR="00F71D59" w:rsidRDefault="00F71D59" w:rsidP="002674E9">
            <w:pPr>
              <w:pStyle w:val="ListParagraph"/>
              <w:numPr>
                <w:ilvl w:val="0"/>
                <w:numId w:val="40"/>
              </w:numPr>
              <w:spacing w:before="240" w:line="360" w:lineRule="auto"/>
              <w:ind w:left="313" w:hanging="313"/>
              <w:jc w:val="both"/>
              <w:rPr>
                <w:ins w:id="1897" w:author="Vo Cuong" w:date="2020-04-01T20:59:00Z"/>
                <w:rFonts w:ascii="Times New Roman" w:hAnsi="Times New Roman" w:cs="Times New Roman"/>
                <w:color w:val="000000" w:themeColor="text1"/>
                <w:sz w:val="26"/>
                <w:szCs w:val="26"/>
              </w:rPr>
            </w:pPr>
            <w:ins w:id="1898" w:author="Vo Cuong" w:date="2020-04-01T20:59:00Z">
              <w:r w:rsidRPr="00E113B0">
                <w:rPr>
                  <w:rFonts w:ascii="Times New Roman" w:hAnsi="Times New Roman" w:cs="Times New Roman"/>
                  <w:color w:val="000000" w:themeColor="text1"/>
                  <w:sz w:val="26"/>
                  <w:szCs w:val="26"/>
                </w:rPr>
                <w:t xml:space="preserve">Hệ thống hiển thị ra </w:t>
              </w:r>
              <w:r>
                <w:rPr>
                  <w:rFonts w:ascii="Times New Roman" w:hAnsi="Times New Roman" w:cs="Times New Roman"/>
                  <w:color w:val="000000" w:themeColor="text1"/>
                  <w:sz w:val="26"/>
                  <w:szCs w:val="26"/>
                </w:rPr>
                <w:t>thông tin chi tiết (tên, ngày phát hành, ngày kết thúc, mô tả, điểm, người tạo, số lượng còn) nhiệm vụ và nút nhận - nhiệm vụ.</w:t>
              </w:r>
            </w:ins>
          </w:p>
          <w:p w:rsidR="00F71D59" w:rsidRDefault="00F71D59" w:rsidP="002674E9">
            <w:pPr>
              <w:pStyle w:val="ListParagraph"/>
              <w:numPr>
                <w:ilvl w:val="0"/>
                <w:numId w:val="40"/>
              </w:numPr>
              <w:spacing w:before="240" w:line="360" w:lineRule="auto"/>
              <w:ind w:left="313" w:hanging="313"/>
              <w:jc w:val="both"/>
              <w:rPr>
                <w:ins w:id="1899" w:author="Vo Cuong" w:date="2020-04-01T20:59:00Z"/>
                <w:rFonts w:ascii="Times New Roman" w:hAnsi="Times New Roman" w:cs="Times New Roman"/>
                <w:color w:val="000000" w:themeColor="text1"/>
                <w:sz w:val="26"/>
                <w:szCs w:val="26"/>
              </w:rPr>
            </w:pPr>
            <w:ins w:id="1900" w:author="Vo Cuong" w:date="2020-04-01T20:59:00Z">
              <w:r>
                <w:rPr>
                  <w:rFonts w:ascii="Times New Roman" w:hAnsi="Times New Roman" w:cs="Times New Roman"/>
                  <w:color w:val="000000" w:themeColor="text1"/>
                  <w:sz w:val="26"/>
                  <w:szCs w:val="26"/>
                </w:rPr>
                <w:t>Khi nhân viên nhấn nút nhận nhiệm vụ thì sẽ hiển thị ra thông báo “Bạn có chắc chắn muốn nhận nhiệm vụ không?”</w:t>
              </w:r>
            </w:ins>
          </w:p>
          <w:p w:rsidR="00F71D59" w:rsidRDefault="00F71D59" w:rsidP="002674E9">
            <w:pPr>
              <w:pStyle w:val="ListParagraph"/>
              <w:numPr>
                <w:ilvl w:val="0"/>
                <w:numId w:val="40"/>
              </w:numPr>
              <w:spacing w:before="240" w:line="360" w:lineRule="auto"/>
              <w:ind w:left="313" w:hanging="313"/>
              <w:jc w:val="both"/>
              <w:rPr>
                <w:ins w:id="1901" w:author="Vo Cuong" w:date="2020-04-01T20:59:00Z"/>
                <w:rFonts w:ascii="Times New Roman" w:hAnsi="Times New Roman" w:cs="Times New Roman"/>
                <w:color w:val="000000" w:themeColor="text1"/>
                <w:sz w:val="26"/>
                <w:szCs w:val="26"/>
              </w:rPr>
            </w:pPr>
            <w:ins w:id="1902" w:author="Vo Cuong" w:date="2020-04-01T20:59:00Z">
              <w:r>
                <w:rPr>
                  <w:rFonts w:ascii="Times New Roman" w:hAnsi="Times New Roman" w:cs="Times New Roman"/>
                  <w:color w:val="000000" w:themeColor="text1"/>
                  <w:sz w:val="26"/>
                  <w:szCs w:val="26"/>
                </w:rPr>
                <w:t>Nhân viên nhấn nút YES thì nhiệm vụ đó sẽ hiển thị qua mục danh sách nhiệm vụ đang làm.</w:t>
              </w:r>
            </w:ins>
          </w:p>
          <w:p w:rsidR="00F71D59" w:rsidRPr="00E113B0" w:rsidRDefault="00F71D59" w:rsidP="002674E9">
            <w:pPr>
              <w:pStyle w:val="ListParagraph"/>
              <w:numPr>
                <w:ilvl w:val="0"/>
                <w:numId w:val="40"/>
              </w:numPr>
              <w:spacing w:before="240" w:line="360" w:lineRule="auto"/>
              <w:ind w:left="313" w:hanging="313"/>
              <w:jc w:val="both"/>
              <w:rPr>
                <w:ins w:id="1903" w:author="Vo Cuong" w:date="2020-04-01T20:59:00Z"/>
                <w:rFonts w:ascii="Times New Roman" w:hAnsi="Times New Roman" w:cs="Times New Roman"/>
                <w:color w:val="000000" w:themeColor="text1"/>
                <w:sz w:val="26"/>
                <w:szCs w:val="26"/>
              </w:rPr>
            </w:pPr>
            <w:ins w:id="1904" w:author="Vo Cuong" w:date="2020-04-01T20:59:00Z">
              <w:r>
                <w:rPr>
                  <w:rFonts w:ascii="Times New Roman" w:hAnsi="Times New Roman" w:cs="Times New Roman"/>
                  <w:color w:val="000000" w:themeColor="text1"/>
                  <w:sz w:val="26"/>
                  <w:szCs w:val="26"/>
                </w:rPr>
                <w:lastRenderedPageBreak/>
                <w:t>Ngược lại nhấn nút NO để hủy thông báo.</w:t>
              </w:r>
            </w:ins>
          </w:p>
          <w:p w:rsidR="00F71D59" w:rsidRPr="00E113B0" w:rsidRDefault="00F71D59" w:rsidP="002674E9">
            <w:pPr>
              <w:pStyle w:val="ListParagraph"/>
              <w:numPr>
                <w:ilvl w:val="0"/>
                <w:numId w:val="40"/>
              </w:numPr>
              <w:spacing w:line="360" w:lineRule="auto"/>
              <w:ind w:left="313" w:hanging="313"/>
              <w:jc w:val="both"/>
              <w:rPr>
                <w:ins w:id="1905" w:author="Vo Cuong" w:date="2020-04-01T20:59:00Z"/>
                <w:rFonts w:ascii="Times New Roman" w:hAnsi="Times New Roman" w:cs="Times New Roman"/>
                <w:color w:val="000000" w:themeColor="text1"/>
                <w:sz w:val="26"/>
                <w:szCs w:val="26"/>
              </w:rPr>
            </w:pPr>
            <w:ins w:id="1906" w:author="Vo Cuong" w:date="2020-04-01T20:59:00Z">
              <w:r w:rsidRPr="00E113B0">
                <w:rPr>
                  <w:rFonts w:ascii="Times New Roman" w:hAnsi="Times New Roman" w:cs="Times New Roman"/>
                  <w:color w:val="000000" w:themeColor="text1"/>
                  <w:sz w:val="26"/>
                  <w:szCs w:val="26"/>
                </w:rPr>
                <w:t>Kết thúc Use – Case</w:t>
              </w:r>
              <w:r>
                <w:rPr>
                  <w:rFonts w:ascii="Times New Roman" w:hAnsi="Times New Roman" w:cs="Times New Roman"/>
                  <w:color w:val="000000" w:themeColor="text1"/>
                  <w:sz w:val="26"/>
                  <w:szCs w:val="26"/>
                </w:rPr>
                <w:t>.</w:t>
              </w:r>
            </w:ins>
          </w:p>
        </w:tc>
      </w:tr>
      <w:tr w:rsidR="00F71D59" w:rsidRPr="00D435B6" w:rsidTr="00F71D59">
        <w:trPr>
          <w:jc w:val="center"/>
          <w:ins w:id="1907" w:author="Vo Cuong" w:date="2020-04-01T20:59:00Z"/>
          <w:trPrChange w:id="1908" w:author="Vo Cuong" w:date="2020-04-01T21:00:00Z">
            <w:trPr>
              <w:gridBefore w:val="1"/>
              <w:wBefore w:w="113" w:type="dxa"/>
            </w:trPr>
          </w:trPrChange>
        </w:trPr>
        <w:tc>
          <w:tcPr>
            <w:tcW w:w="4532" w:type="dxa"/>
            <w:tcPrChange w:id="1909" w:author="Vo Cuong" w:date="2020-04-01T21:00:00Z">
              <w:tcPr>
                <w:tcW w:w="4532" w:type="dxa"/>
                <w:gridSpan w:val="2"/>
              </w:tcPr>
            </w:tcPrChange>
          </w:tcPr>
          <w:p w:rsidR="00F71D59" w:rsidRPr="00D435B6" w:rsidRDefault="00F71D59" w:rsidP="002674E9">
            <w:pPr>
              <w:spacing w:line="360" w:lineRule="auto"/>
              <w:jc w:val="both"/>
              <w:rPr>
                <w:ins w:id="1910" w:author="Vo Cuong" w:date="2020-04-01T20:59:00Z"/>
                <w:rFonts w:ascii="Times New Roman" w:hAnsi="Times New Roman" w:cs="Times New Roman"/>
                <w:color w:val="000000" w:themeColor="text1"/>
                <w:sz w:val="26"/>
                <w:szCs w:val="26"/>
              </w:rPr>
            </w:pPr>
            <w:ins w:id="1911" w:author="Vo Cuong" w:date="2020-04-01T20:59:00Z">
              <w:r w:rsidRPr="00D435B6">
                <w:rPr>
                  <w:rFonts w:ascii="Times New Roman" w:hAnsi="Times New Roman" w:cs="Times New Roman"/>
                  <w:color w:val="000000" w:themeColor="text1"/>
                  <w:sz w:val="26"/>
                  <w:szCs w:val="26"/>
                </w:rPr>
                <w:lastRenderedPageBreak/>
                <w:t xml:space="preserve">Luồng sự kiện phụ </w:t>
              </w:r>
            </w:ins>
          </w:p>
        </w:tc>
        <w:tc>
          <w:tcPr>
            <w:tcW w:w="4532" w:type="dxa"/>
            <w:tcPrChange w:id="1912" w:author="Vo Cuong" w:date="2020-04-01T21:00:00Z">
              <w:tcPr>
                <w:tcW w:w="4532" w:type="dxa"/>
                <w:gridSpan w:val="2"/>
              </w:tcPr>
            </w:tcPrChange>
          </w:tcPr>
          <w:p w:rsidR="00F71D59" w:rsidRPr="00D435B6" w:rsidRDefault="00F71D59" w:rsidP="002674E9">
            <w:pPr>
              <w:pStyle w:val="ListParagraph"/>
              <w:spacing w:line="360" w:lineRule="auto"/>
              <w:ind w:left="29"/>
              <w:jc w:val="both"/>
              <w:rPr>
                <w:ins w:id="1913" w:author="Vo Cuong" w:date="2020-04-01T20:59:00Z"/>
                <w:rFonts w:ascii="Times New Roman" w:hAnsi="Times New Roman" w:cs="Times New Roman"/>
                <w:color w:val="000000" w:themeColor="text1"/>
                <w:sz w:val="26"/>
                <w:szCs w:val="26"/>
              </w:rPr>
            </w:pPr>
            <w:ins w:id="1914" w:author="Vo Cuong" w:date="2020-04-01T20:59:00Z">
              <w:r w:rsidRPr="00D435B6">
                <w:rPr>
                  <w:rFonts w:ascii="Times New Roman" w:hAnsi="Times New Roman" w:cs="Times New Roman"/>
                  <w:color w:val="0070C0"/>
                  <w:sz w:val="26"/>
                  <w:szCs w:val="26"/>
                </w:rPr>
                <w:t xml:space="preserve">A1 – </w:t>
              </w:r>
              <w:r>
                <w:rPr>
                  <w:rFonts w:ascii="Times New Roman" w:hAnsi="Times New Roman" w:cs="Times New Roman"/>
                  <w:color w:val="0070C0"/>
                  <w:sz w:val="26"/>
                  <w:szCs w:val="26"/>
                </w:rPr>
                <w:t>Nhân viên nhấn nút nhận nhiệm</w:t>
              </w:r>
            </w:ins>
            <w:ins w:id="1915" w:author="Vo Cuong" w:date="2020-04-04T16:48:00Z">
              <w:r w:rsidR="00410041">
                <w:rPr>
                  <w:rFonts w:ascii="Times New Roman" w:hAnsi="Times New Roman" w:cs="Times New Roman"/>
                  <w:color w:val="0070C0"/>
                  <w:sz w:val="26"/>
                  <w:szCs w:val="26"/>
                </w:rPr>
                <w:t xml:space="preserve"> vụ</w:t>
              </w:r>
            </w:ins>
            <w:ins w:id="1916" w:author="Vo Cuong" w:date="2020-04-01T20:59:00Z">
              <w:r w:rsidRPr="00D435B6">
                <w:rPr>
                  <w:rFonts w:ascii="Times New Roman" w:hAnsi="Times New Roman" w:cs="Times New Roman"/>
                  <w:color w:val="0070C0"/>
                  <w:sz w:val="26"/>
                  <w:szCs w:val="26"/>
                </w:rPr>
                <w:t xml:space="preserve">: </w:t>
              </w:r>
              <w:r>
                <w:rPr>
                  <w:rFonts w:ascii="Times New Roman" w:hAnsi="Times New Roman" w:cs="Times New Roman"/>
                  <w:color w:val="000000" w:themeColor="text1"/>
                  <w:sz w:val="26"/>
                  <w:szCs w:val="26"/>
                </w:rPr>
                <w:t>Khi nhân viên nhấn nút nhận nhiệm vụ mà mình đã nhận nhưng chưa hoàn thành.</w:t>
              </w:r>
            </w:ins>
          </w:p>
          <w:p w:rsidR="00F71D59" w:rsidRPr="00393879" w:rsidRDefault="00F71D59" w:rsidP="00F71D59">
            <w:pPr>
              <w:pStyle w:val="ListParagraph"/>
              <w:numPr>
                <w:ilvl w:val="0"/>
                <w:numId w:val="87"/>
              </w:numPr>
              <w:spacing w:line="360" w:lineRule="auto"/>
              <w:ind w:left="424"/>
              <w:jc w:val="both"/>
              <w:rPr>
                <w:ins w:id="1917" w:author="Vo Cuong" w:date="2020-04-01T20:59:00Z"/>
                <w:rFonts w:ascii="Times New Roman" w:hAnsi="Times New Roman" w:cs="Times New Roman"/>
                <w:color w:val="000000" w:themeColor="text1"/>
                <w:sz w:val="26"/>
                <w:szCs w:val="26"/>
              </w:rPr>
            </w:pPr>
            <w:ins w:id="1918" w:author="Vo Cuong" w:date="2020-04-01T20:59:00Z">
              <w:r w:rsidRPr="00393879">
                <w:rPr>
                  <w:rFonts w:ascii="Times New Roman" w:hAnsi="Times New Roman" w:cs="Times New Roman"/>
                  <w:color w:val="000000" w:themeColor="text1"/>
                  <w:sz w:val="26"/>
                  <w:szCs w:val="26"/>
                </w:rPr>
                <w:t xml:space="preserve">Hệ thống hiển thị thông báo “Nhiệm vụ này bạn đã nhận rồi vui lòng phải hoàn thành trước khi nhận lại!!”   </w:t>
              </w:r>
            </w:ins>
          </w:p>
          <w:p w:rsidR="00F71D59" w:rsidRPr="00393879" w:rsidRDefault="00F71D59" w:rsidP="00F71D59">
            <w:pPr>
              <w:pStyle w:val="ListParagraph"/>
              <w:numPr>
                <w:ilvl w:val="0"/>
                <w:numId w:val="87"/>
              </w:numPr>
              <w:spacing w:line="360" w:lineRule="auto"/>
              <w:ind w:left="424"/>
              <w:jc w:val="both"/>
              <w:rPr>
                <w:ins w:id="1919" w:author="Vo Cuong" w:date="2020-04-01T20:59:00Z"/>
                <w:rFonts w:ascii="Times New Roman" w:hAnsi="Times New Roman" w:cs="Times New Roman"/>
                <w:color w:val="000000" w:themeColor="text1"/>
                <w:sz w:val="26"/>
                <w:szCs w:val="26"/>
              </w:rPr>
            </w:pPr>
            <w:ins w:id="1920" w:author="Vo Cuong" w:date="2020-04-01T20:59:00Z">
              <w:r w:rsidRPr="00393879">
                <w:rPr>
                  <w:rFonts w:ascii="Times New Roman" w:hAnsi="Times New Roman" w:cs="Times New Roman"/>
                  <w:color w:val="000000" w:themeColor="text1"/>
                  <w:sz w:val="26"/>
                  <w:szCs w:val="26"/>
                </w:rPr>
                <w:t xml:space="preserve">Nhấn OK thì </w:t>
              </w:r>
            </w:ins>
            <w:ins w:id="1921" w:author="Vo Cuong" w:date="2020-04-04T16:48:00Z">
              <w:r w:rsidR="00433354">
                <w:rPr>
                  <w:rFonts w:ascii="Times New Roman" w:hAnsi="Times New Roman" w:cs="Times New Roman"/>
                  <w:color w:val="000000" w:themeColor="text1"/>
                  <w:sz w:val="26"/>
                  <w:szCs w:val="26"/>
                </w:rPr>
                <w:t>màn hình</w:t>
              </w:r>
            </w:ins>
            <w:ins w:id="1922" w:author="Vo Cuong" w:date="2020-04-01T20:59:00Z">
              <w:r w:rsidRPr="00393879">
                <w:rPr>
                  <w:rFonts w:ascii="Times New Roman" w:hAnsi="Times New Roman" w:cs="Times New Roman"/>
                  <w:color w:val="000000" w:themeColor="text1"/>
                  <w:sz w:val="26"/>
                  <w:szCs w:val="26"/>
                </w:rPr>
                <w:t xml:space="preserve"> chi tiết nhiệm vụ biến mất.                                                       </w:t>
              </w:r>
            </w:ins>
          </w:p>
          <w:p w:rsidR="00F71D59" w:rsidRPr="00D435B6" w:rsidRDefault="00F71D59" w:rsidP="002674E9">
            <w:pPr>
              <w:pStyle w:val="ListParagraph"/>
              <w:spacing w:line="360" w:lineRule="auto"/>
              <w:ind w:left="323"/>
              <w:jc w:val="both"/>
              <w:rPr>
                <w:ins w:id="1923" w:author="Vo Cuong" w:date="2020-04-01T20:59:00Z"/>
                <w:rFonts w:ascii="Times New Roman" w:hAnsi="Times New Roman" w:cs="Times New Roman"/>
                <w:color w:val="000000" w:themeColor="text1"/>
                <w:sz w:val="26"/>
                <w:szCs w:val="26"/>
              </w:rPr>
            </w:pPr>
          </w:p>
        </w:tc>
      </w:tr>
      <w:tr w:rsidR="00155FFF" w:rsidRPr="00D435B6" w:rsidDel="00F71D59" w:rsidTr="00F71D59">
        <w:trPr>
          <w:jc w:val="center"/>
          <w:del w:id="1924" w:author="Vo Cuong" w:date="2020-04-01T21:00:00Z"/>
          <w:trPrChange w:id="1925" w:author="Vo Cuong" w:date="2020-04-01T21:00:00Z">
            <w:trPr>
              <w:gridAfter w:val="0"/>
              <w:wAfter w:w="113" w:type="dxa"/>
            </w:trPr>
          </w:trPrChange>
        </w:trPr>
        <w:tc>
          <w:tcPr>
            <w:tcW w:w="4532" w:type="dxa"/>
            <w:tcPrChange w:id="1926" w:author="Vo Cuong" w:date="2020-04-01T21:00:00Z">
              <w:tcPr>
                <w:tcW w:w="4532" w:type="dxa"/>
                <w:gridSpan w:val="2"/>
              </w:tcPr>
            </w:tcPrChange>
          </w:tcPr>
          <w:p w:rsidR="00155FFF" w:rsidRPr="00D435B6" w:rsidDel="00F71D59" w:rsidRDefault="00155FFF" w:rsidP="00823C87">
            <w:pPr>
              <w:spacing w:line="360" w:lineRule="auto"/>
              <w:jc w:val="both"/>
              <w:rPr>
                <w:del w:id="1927" w:author="Vo Cuong" w:date="2020-04-01T21:00:00Z"/>
                <w:rFonts w:ascii="Times New Roman" w:hAnsi="Times New Roman" w:cs="Times New Roman"/>
                <w:color w:val="000000" w:themeColor="text1"/>
                <w:sz w:val="26"/>
                <w:szCs w:val="26"/>
              </w:rPr>
            </w:pPr>
            <w:del w:id="1928" w:author="Vo Cuong" w:date="2020-04-01T20:59:00Z">
              <w:r w:rsidRPr="00D435B6" w:rsidDel="00F71D59">
                <w:rPr>
                  <w:rFonts w:ascii="Times New Roman" w:hAnsi="Times New Roman" w:cs="Times New Roman"/>
                  <w:color w:val="000000" w:themeColor="text1"/>
                  <w:sz w:val="26"/>
                  <w:szCs w:val="26"/>
                </w:rPr>
                <w:delText>Use – Case</w:delText>
              </w:r>
            </w:del>
          </w:p>
        </w:tc>
        <w:tc>
          <w:tcPr>
            <w:tcW w:w="4532" w:type="dxa"/>
            <w:tcPrChange w:id="1929" w:author="Vo Cuong" w:date="2020-04-01T21:00:00Z">
              <w:tcPr>
                <w:tcW w:w="4532" w:type="dxa"/>
                <w:gridSpan w:val="2"/>
              </w:tcPr>
            </w:tcPrChange>
          </w:tcPr>
          <w:p w:rsidR="00155FFF" w:rsidRPr="00D435B6" w:rsidDel="00F71D59" w:rsidRDefault="00155FFF" w:rsidP="00823C87">
            <w:pPr>
              <w:spacing w:line="360" w:lineRule="auto"/>
              <w:jc w:val="both"/>
              <w:rPr>
                <w:del w:id="1930" w:author="Vo Cuong" w:date="2020-04-01T21:00:00Z"/>
                <w:rFonts w:ascii="Times New Roman" w:hAnsi="Times New Roman" w:cs="Times New Roman"/>
                <w:color w:val="000000" w:themeColor="text1"/>
                <w:sz w:val="26"/>
                <w:szCs w:val="26"/>
              </w:rPr>
            </w:pPr>
            <w:del w:id="1931" w:author="Vo Cuong" w:date="2020-04-01T20:59:00Z">
              <w:r w:rsidRPr="00D435B6" w:rsidDel="00F71D59">
                <w:rPr>
                  <w:rFonts w:ascii="Times New Roman" w:hAnsi="Times New Roman" w:cs="Times New Roman"/>
                  <w:color w:val="000000" w:themeColor="text1"/>
                  <w:sz w:val="26"/>
                  <w:szCs w:val="26"/>
                </w:rPr>
                <w:delText>Nội dung</w:delText>
              </w:r>
            </w:del>
          </w:p>
        </w:tc>
      </w:tr>
      <w:tr w:rsidR="00155FFF" w:rsidRPr="00D435B6" w:rsidDel="00F71D59" w:rsidTr="00F71D59">
        <w:trPr>
          <w:jc w:val="center"/>
          <w:del w:id="1932" w:author="Vo Cuong" w:date="2020-04-01T21:00:00Z"/>
          <w:trPrChange w:id="1933" w:author="Vo Cuong" w:date="2020-04-01T21:00:00Z">
            <w:trPr>
              <w:gridAfter w:val="0"/>
              <w:wAfter w:w="113" w:type="dxa"/>
            </w:trPr>
          </w:trPrChange>
        </w:trPr>
        <w:tc>
          <w:tcPr>
            <w:tcW w:w="4532" w:type="dxa"/>
            <w:tcPrChange w:id="1934" w:author="Vo Cuong" w:date="2020-04-01T21:00:00Z">
              <w:tcPr>
                <w:tcW w:w="4532" w:type="dxa"/>
                <w:gridSpan w:val="2"/>
              </w:tcPr>
            </w:tcPrChange>
          </w:tcPr>
          <w:p w:rsidR="00155FFF" w:rsidRPr="00D435B6" w:rsidDel="00F71D59" w:rsidRDefault="00155FFF" w:rsidP="00823C87">
            <w:pPr>
              <w:spacing w:line="360" w:lineRule="auto"/>
              <w:jc w:val="both"/>
              <w:rPr>
                <w:del w:id="1935" w:author="Vo Cuong" w:date="2020-04-01T21:00:00Z"/>
                <w:rFonts w:ascii="Times New Roman" w:hAnsi="Times New Roman" w:cs="Times New Roman"/>
                <w:color w:val="000000" w:themeColor="text1"/>
                <w:sz w:val="26"/>
                <w:szCs w:val="26"/>
              </w:rPr>
            </w:pPr>
            <w:del w:id="1936" w:author="Vo Cuong" w:date="2020-04-01T20:59:00Z">
              <w:r w:rsidRPr="00D435B6" w:rsidDel="00F71D59">
                <w:rPr>
                  <w:rFonts w:ascii="Times New Roman" w:hAnsi="Times New Roman" w:cs="Times New Roman"/>
                  <w:color w:val="000000" w:themeColor="text1"/>
                  <w:sz w:val="26"/>
                  <w:szCs w:val="26"/>
                </w:rPr>
                <w:delText>Mã Use - Case</w:delText>
              </w:r>
            </w:del>
          </w:p>
        </w:tc>
        <w:tc>
          <w:tcPr>
            <w:tcW w:w="4532" w:type="dxa"/>
            <w:tcPrChange w:id="1937" w:author="Vo Cuong" w:date="2020-04-01T21:00:00Z">
              <w:tcPr>
                <w:tcW w:w="4532" w:type="dxa"/>
                <w:gridSpan w:val="2"/>
              </w:tcPr>
            </w:tcPrChange>
          </w:tcPr>
          <w:p w:rsidR="00155FFF" w:rsidRPr="00D435B6" w:rsidDel="00F71D59" w:rsidRDefault="00155FFF" w:rsidP="00823C87">
            <w:pPr>
              <w:spacing w:line="360" w:lineRule="auto"/>
              <w:jc w:val="both"/>
              <w:rPr>
                <w:del w:id="1938" w:author="Vo Cuong" w:date="2020-04-01T21:00:00Z"/>
                <w:rFonts w:ascii="Times New Roman" w:hAnsi="Times New Roman" w:cs="Times New Roman"/>
                <w:color w:val="000000" w:themeColor="text1"/>
                <w:sz w:val="26"/>
                <w:szCs w:val="26"/>
              </w:rPr>
            </w:pPr>
            <w:del w:id="1939" w:author="Vo Cuong" w:date="2020-04-01T20:59:00Z">
              <w:r w:rsidDel="00F71D59">
                <w:rPr>
                  <w:rFonts w:ascii="Times New Roman" w:hAnsi="Times New Roman" w:cs="Times New Roman"/>
                  <w:color w:val="000000" w:themeColor="text1"/>
                  <w:sz w:val="26"/>
                  <w:szCs w:val="26"/>
                </w:rPr>
                <w:delText>UC-08</w:delText>
              </w:r>
            </w:del>
          </w:p>
        </w:tc>
      </w:tr>
      <w:tr w:rsidR="00155FFF" w:rsidRPr="00D435B6" w:rsidDel="00F71D59" w:rsidTr="00F71D59">
        <w:trPr>
          <w:jc w:val="center"/>
          <w:del w:id="1940" w:author="Vo Cuong" w:date="2020-04-01T21:00:00Z"/>
          <w:trPrChange w:id="1941" w:author="Vo Cuong" w:date="2020-04-01T21:00:00Z">
            <w:trPr>
              <w:gridAfter w:val="0"/>
              <w:wAfter w:w="113" w:type="dxa"/>
            </w:trPr>
          </w:trPrChange>
        </w:trPr>
        <w:tc>
          <w:tcPr>
            <w:tcW w:w="4532" w:type="dxa"/>
            <w:tcPrChange w:id="1942" w:author="Vo Cuong" w:date="2020-04-01T21:00:00Z">
              <w:tcPr>
                <w:tcW w:w="4532" w:type="dxa"/>
                <w:gridSpan w:val="2"/>
              </w:tcPr>
            </w:tcPrChange>
          </w:tcPr>
          <w:p w:rsidR="00155FFF" w:rsidRPr="00D435B6" w:rsidDel="00F71D59" w:rsidRDefault="00155FFF" w:rsidP="00823C87">
            <w:pPr>
              <w:spacing w:line="360" w:lineRule="auto"/>
              <w:jc w:val="both"/>
              <w:rPr>
                <w:del w:id="1943" w:author="Vo Cuong" w:date="2020-04-01T21:00:00Z"/>
                <w:rFonts w:ascii="Times New Roman" w:hAnsi="Times New Roman" w:cs="Times New Roman"/>
                <w:color w:val="000000" w:themeColor="text1"/>
                <w:sz w:val="26"/>
                <w:szCs w:val="26"/>
              </w:rPr>
            </w:pPr>
            <w:del w:id="1944" w:author="Vo Cuong" w:date="2020-04-01T20:59:00Z">
              <w:r w:rsidRPr="00D435B6" w:rsidDel="00F71D59">
                <w:rPr>
                  <w:rFonts w:ascii="Times New Roman" w:hAnsi="Times New Roman" w:cs="Times New Roman"/>
                  <w:color w:val="000000" w:themeColor="text1"/>
                  <w:sz w:val="26"/>
                  <w:szCs w:val="26"/>
                </w:rPr>
                <w:delText>Tên Use – Case</w:delText>
              </w:r>
            </w:del>
          </w:p>
        </w:tc>
        <w:tc>
          <w:tcPr>
            <w:tcW w:w="4532" w:type="dxa"/>
            <w:tcPrChange w:id="1945" w:author="Vo Cuong" w:date="2020-04-01T21:00:00Z">
              <w:tcPr>
                <w:tcW w:w="4532" w:type="dxa"/>
                <w:gridSpan w:val="2"/>
              </w:tcPr>
            </w:tcPrChange>
          </w:tcPr>
          <w:p w:rsidR="00155FFF" w:rsidRPr="00D435B6" w:rsidDel="00F71D59" w:rsidRDefault="00155FFF" w:rsidP="00823C87">
            <w:pPr>
              <w:spacing w:line="360" w:lineRule="auto"/>
              <w:jc w:val="both"/>
              <w:rPr>
                <w:del w:id="1946" w:author="Vo Cuong" w:date="2020-04-01T21:00:00Z"/>
                <w:rFonts w:ascii="Times New Roman" w:hAnsi="Times New Roman" w:cs="Times New Roman"/>
                <w:color w:val="000000" w:themeColor="text1"/>
                <w:sz w:val="26"/>
                <w:szCs w:val="26"/>
              </w:rPr>
            </w:pPr>
            <w:del w:id="1947" w:author="Vo Cuong" w:date="2020-04-01T20:59:00Z">
              <w:r w:rsidDel="00F71D59">
                <w:rPr>
                  <w:rFonts w:ascii="Times New Roman" w:hAnsi="Times New Roman" w:cs="Times New Roman"/>
                  <w:color w:val="000000" w:themeColor="text1"/>
                  <w:sz w:val="26"/>
                  <w:szCs w:val="26"/>
                </w:rPr>
                <w:delText>Chi tiết nhiệm vụ</w:delText>
              </w:r>
            </w:del>
          </w:p>
        </w:tc>
      </w:tr>
      <w:tr w:rsidR="00155FFF" w:rsidRPr="00D435B6" w:rsidDel="00F71D59" w:rsidTr="00F71D59">
        <w:trPr>
          <w:jc w:val="center"/>
          <w:del w:id="1948" w:author="Vo Cuong" w:date="2020-04-01T21:00:00Z"/>
          <w:trPrChange w:id="1949" w:author="Vo Cuong" w:date="2020-04-01T21:00:00Z">
            <w:trPr>
              <w:gridAfter w:val="0"/>
              <w:wAfter w:w="113" w:type="dxa"/>
            </w:trPr>
          </w:trPrChange>
        </w:trPr>
        <w:tc>
          <w:tcPr>
            <w:tcW w:w="4532" w:type="dxa"/>
            <w:tcPrChange w:id="1950" w:author="Vo Cuong" w:date="2020-04-01T21:00:00Z">
              <w:tcPr>
                <w:tcW w:w="4532" w:type="dxa"/>
                <w:gridSpan w:val="2"/>
              </w:tcPr>
            </w:tcPrChange>
          </w:tcPr>
          <w:p w:rsidR="00155FFF" w:rsidRPr="00D435B6" w:rsidDel="00F71D59" w:rsidRDefault="00155FFF" w:rsidP="00823C87">
            <w:pPr>
              <w:spacing w:line="360" w:lineRule="auto"/>
              <w:jc w:val="both"/>
              <w:rPr>
                <w:del w:id="1951" w:author="Vo Cuong" w:date="2020-04-01T21:00:00Z"/>
                <w:rFonts w:ascii="Times New Roman" w:hAnsi="Times New Roman" w:cs="Times New Roman"/>
                <w:color w:val="000000" w:themeColor="text1"/>
                <w:sz w:val="26"/>
                <w:szCs w:val="26"/>
              </w:rPr>
            </w:pPr>
            <w:del w:id="1952" w:author="Vo Cuong" w:date="2020-04-01T20:59:00Z">
              <w:r w:rsidRPr="00D435B6" w:rsidDel="00F71D59">
                <w:rPr>
                  <w:rFonts w:ascii="Times New Roman" w:hAnsi="Times New Roman" w:cs="Times New Roman"/>
                  <w:color w:val="000000" w:themeColor="text1"/>
                  <w:sz w:val="26"/>
                  <w:szCs w:val="26"/>
                </w:rPr>
                <w:delText>Mô tả</w:delText>
              </w:r>
            </w:del>
          </w:p>
        </w:tc>
        <w:tc>
          <w:tcPr>
            <w:tcW w:w="4532" w:type="dxa"/>
            <w:tcPrChange w:id="1953" w:author="Vo Cuong" w:date="2020-04-01T21:00:00Z">
              <w:tcPr>
                <w:tcW w:w="4532" w:type="dxa"/>
                <w:gridSpan w:val="2"/>
              </w:tcPr>
            </w:tcPrChange>
          </w:tcPr>
          <w:p w:rsidR="00155FFF" w:rsidRPr="00D435B6" w:rsidDel="00F71D59" w:rsidRDefault="00155FFF" w:rsidP="00823C87">
            <w:pPr>
              <w:spacing w:line="360" w:lineRule="auto"/>
              <w:jc w:val="both"/>
              <w:rPr>
                <w:del w:id="1954" w:author="Vo Cuong" w:date="2020-04-01T21:00:00Z"/>
                <w:rFonts w:ascii="Times New Roman" w:hAnsi="Times New Roman" w:cs="Times New Roman"/>
                <w:color w:val="000000" w:themeColor="text1"/>
                <w:sz w:val="26"/>
                <w:szCs w:val="26"/>
              </w:rPr>
            </w:pPr>
            <w:del w:id="1955" w:author="Vo Cuong" w:date="2020-04-01T20:59:00Z">
              <w:r w:rsidRPr="00D435B6" w:rsidDel="00F71D59">
                <w:rPr>
                  <w:rFonts w:ascii="Times New Roman" w:hAnsi="Times New Roman" w:cs="Times New Roman"/>
                  <w:color w:val="000000" w:themeColor="text1"/>
                  <w:sz w:val="26"/>
                  <w:szCs w:val="26"/>
                </w:rPr>
                <w:delText xml:space="preserve">Use – case cho phép nhân viên </w:delText>
              </w:r>
              <w:r w:rsidDel="00F71D59">
                <w:rPr>
                  <w:rFonts w:ascii="Times New Roman" w:hAnsi="Times New Roman" w:cs="Times New Roman"/>
                  <w:color w:val="000000" w:themeColor="text1"/>
                  <w:sz w:val="26"/>
                  <w:szCs w:val="26"/>
                </w:rPr>
                <w:delText>xem thông tin chi tiết</w:delText>
              </w:r>
              <w:r w:rsidR="00991D0A" w:rsidDel="00F71D59">
                <w:rPr>
                  <w:rFonts w:ascii="Times New Roman" w:hAnsi="Times New Roman" w:cs="Times New Roman"/>
                  <w:color w:val="000000" w:themeColor="text1"/>
                  <w:sz w:val="26"/>
                  <w:szCs w:val="26"/>
                </w:rPr>
                <w:delText xml:space="preserve"> </w:delText>
              </w:r>
              <w:r w:rsidDel="00F71D59">
                <w:rPr>
                  <w:rFonts w:ascii="Times New Roman" w:hAnsi="Times New Roman" w:cs="Times New Roman"/>
                  <w:color w:val="000000" w:themeColor="text1"/>
                  <w:sz w:val="26"/>
                  <w:szCs w:val="26"/>
                </w:rPr>
                <w:delText>(tên, ngày phát hành, ngày kết thúc, mô tả</w:delText>
              </w:r>
              <w:r w:rsidR="00991D0A" w:rsidDel="00F71D59">
                <w:rPr>
                  <w:rFonts w:ascii="Times New Roman" w:hAnsi="Times New Roman" w:cs="Times New Roman"/>
                  <w:color w:val="000000" w:themeColor="text1"/>
                  <w:sz w:val="26"/>
                  <w:szCs w:val="26"/>
                </w:rPr>
                <w:delText>, điểm, người tạo, số lượng còn</w:delText>
              </w:r>
              <w:r w:rsidDel="00F71D59">
                <w:rPr>
                  <w:rFonts w:ascii="Times New Roman" w:hAnsi="Times New Roman" w:cs="Times New Roman"/>
                  <w:color w:val="000000" w:themeColor="text1"/>
                  <w:sz w:val="26"/>
                  <w:szCs w:val="26"/>
                </w:rPr>
                <w:delText xml:space="preserve">) của 1 nhiệm vụ </w:delText>
              </w:r>
            </w:del>
          </w:p>
        </w:tc>
      </w:tr>
      <w:tr w:rsidR="00155FFF" w:rsidRPr="00D435B6" w:rsidDel="00F71D59" w:rsidTr="00F71D59">
        <w:trPr>
          <w:jc w:val="center"/>
          <w:del w:id="1956" w:author="Vo Cuong" w:date="2020-04-01T21:00:00Z"/>
          <w:trPrChange w:id="1957" w:author="Vo Cuong" w:date="2020-04-01T21:00:00Z">
            <w:trPr>
              <w:gridAfter w:val="0"/>
              <w:wAfter w:w="113" w:type="dxa"/>
            </w:trPr>
          </w:trPrChange>
        </w:trPr>
        <w:tc>
          <w:tcPr>
            <w:tcW w:w="4532" w:type="dxa"/>
            <w:tcPrChange w:id="1958" w:author="Vo Cuong" w:date="2020-04-01T21:00:00Z">
              <w:tcPr>
                <w:tcW w:w="4532" w:type="dxa"/>
                <w:gridSpan w:val="2"/>
              </w:tcPr>
            </w:tcPrChange>
          </w:tcPr>
          <w:p w:rsidR="00155FFF" w:rsidRPr="00D435B6" w:rsidDel="00F71D59" w:rsidRDefault="00155FFF" w:rsidP="00823C87">
            <w:pPr>
              <w:spacing w:line="360" w:lineRule="auto"/>
              <w:jc w:val="both"/>
              <w:rPr>
                <w:del w:id="1959" w:author="Vo Cuong" w:date="2020-04-01T21:00:00Z"/>
                <w:rFonts w:ascii="Times New Roman" w:hAnsi="Times New Roman" w:cs="Times New Roman"/>
                <w:color w:val="000000" w:themeColor="text1"/>
                <w:sz w:val="26"/>
                <w:szCs w:val="26"/>
              </w:rPr>
            </w:pPr>
            <w:del w:id="1960" w:author="Vo Cuong" w:date="2020-04-01T20:59:00Z">
              <w:r w:rsidRPr="00D435B6" w:rsidDel="00F71D59">
                <w:rPr>
                  <w:rFonts w:ascii="Times New Roman" w:hAnsi="Times New Roman" w:cs="Times New Roman"/>
                  <w:color w:val="000000" w:themeColor="text1"/>
                  <w:sz w:val="26"/>
                  <w:szCs w:val="26"/>
                </w:rPr>
                <w:delText xml:space="preserve">Actor </w:delText>
              </w:r>
            </w:del>
          </w:p>
        </w:tc>
        <w:tc>
          <w:tcPr>
            <w:tcW w:w="4532" w:type="dxa"/>
            <w:tcPrChange w:id="1961" w:author="Vo Cuong" w:date="2020-04-01T21:00:00Z">
              <w:tcPr>
                <w:tcW w:w="4532" w:type="dxa"/>
                <w:gridSpan w:val="2"/>
              </w:tcPr>
            </w:tcPrChange>
          </w:tcPr>
          <w:p w:rsidR="00155FFF" w:rsidRPr="00D435B6" w:rsidDel="00F71D59" w:rsidRDefault="00155FFF" w:rsidP="00823C87">
            <w:pPr>
              <w:spacing w:line="360" w:lineRule="auto"/>
              <w:jc w:val="both"/>
              <w:rPr>
                <w:del w:id="1962" w:author="Vo Cuong" w:date="2020-04-01T21:00:00Z"/>
                <w:rFonts w:ascii="Times New Roman" w:hAnsi="Times New Roman" w:cs="Times New Roman"/>
                <w:color w:val="000000" w:themeColor="text1"/>
                <w:sz w:val="26"/>
                <w:szCs w:val="26"/>
              </w:rPr>
            </w:pPr>
            <w:del w:id="1963" w:author="Vo Cuong" w:date="2020-04-01T20:59:00Z">
              <w:r w:rsidRPr="00D435B6" w:rsidDel="00F71D59">
                <w:rPr>
                  <w:rFonts w:ascii="Times New Roman" w:hAnsi="Times New Roman" w:cs="Times New Roman"/>
                  <w:color w:val="000000" w:themeColor="text1"/>
                  <w:sz w:val="26"/>
                  <w:szCs w:val="26"/>
                </w:rPr>
                <w:delText>Nhân viên</w:delText>
              </w:r>
            </w:del>
          </w:p>
        </w:tc>
      </w:tr>
      <w:tr w:rsidR="00155FFF" w:rsidRPr="00D435B6" w:rsidDel="00F71D59" w:rsidTr="00F71D59">
        <w:trPr>
          <w:jc w:val="center"/>
          <w:del w:id="1964" w:author="Vo Cuong" w:date="2020-04-01T21:00:00Z"/>
          <w:trPrChange w:id="1965" w:author="Vo Cuong" w:date="2020-04-01T21:00:00Z">
            <w:trPr>
              <w:gridAfter w:val="0"/>
              <w:wAfter w:w="113" w:type="dxa"/>
            </w:trPr>
          </w:trPrChange>
        </w:trPr>
        <w:tc>
          <w:tcPr>
            <w:tcW w:w="4532" w:type="dxa"/>
            <w:tcPrChange w:id="1966" w:author="Vo Cuong" w:date="2020-04-01T21:00:00Z">
              <w:tcPr>
                <w:tcW w:w="4532" w:type="dxa"/>
                <w:gridSpan w:val="2"/>
              </w:tcPr>
            </w:tcPrChange>
          </w:tcPr>
          <w:p w:rsidR="00155FFF" w:rsidRPr="00D435B6" w:rsidDel="00F71D59" w:rsidRDefault="00155FFF" w:rsidP="00823C87">
            <w:pPr>
              <w:spacing w:line="360" w:lineRule="auto"/>
              <w:jc w:val="both"/>
              <w:rPr>
                <w:del w:id="1967" w:author="Vo Cuong" w:date="2020-04-01T21:00:00Z"/>
                <w:rFonts w:ascii="Times New Roman" w:hAnsi="Times New Roman" w:cs="Times New Roman"/>
                <w:color w:val="000000" w:themeColor="text1"/>
                <w:sz w:val="26"/>
                <w:szCs w:val="26"/>
              </w:rPr>
            </w:pPr>
            <w:del w:id="1968" w:author="Vo Cuong" w:date="2020-04-01T20:59:00Z">
              <w:r w:rsidRPr="00D435B6" w:rsidDel="00F71D59">
                <w:rPr>
                  <w:rFonts w:ascii="Times New Roman" w:hAnsi="Times New Roman" w:cs="Times New Roman"/>
                  <w:color w:val="000000" w:themeColor="text1"/>
                  <w:sz w:val="26"/>
                  <w:szCs w:val="26"/>
                </w:rPr>
                <w:delText xml:space="preserve">Điều kiện kích hoạt </w:delText>
              </w:r>
            </w:del>
          </w:p>
        </w:tc>
        <w:tc>
          <w:tcPr>
            <w:tcW w:w="4532" w:type="dxa"/>
            <w:tcPrChange w:id="1969" w:author="Vo Cuong" w:date="2020-04-01T21:00:00Z">
              <w:tcPr>
                <w:tcW w:w="4532" w:type="dxa"/>
                <w:gridSpan w:val="2"/>
              </w:tcPr>
            </w:tcPrChange>
          </w:tcPr>
          <w:p w:rsidR="00155FFF" w:rsidRPr="00D435B6" w:rsidDel="00F71D59" w:rsidRDefault="00155FFF" w:rsidP="00823C87">
            <w:pPr>
              <w:spacing w:line="360" w:lineRule="auto"/>
              <w:jc w:val="both"/>
              <w:rPr>
                <w:del w:id="1970" w:author="Vo Cuong" w:date="2020-04-01T21:00:00Z"/>
                <w:rFonts w:ascii="Times New Roman" w:hAnsi="Times New Roman" w:cs="Times New Roman"/>
                <w:color w:val="000000" w:themeColor="text1"/>
                <w:sz w:val="26"/>
                <w:szCs w:val="26"/>
              </w:rPr>
            </w:pPr>
            <w:del w:id="1971" w:author="Vo Cuong" w:date="2020-04-01T20:59:00Z">
              <w:r w:rsidDel="00F71D59">
                <w:rPr>
                  <w:rFonts w:ascii="Times New Roman" w:hAnsi="Times New Roman" w:cs="Times New Roman"/>
                  <w:color w:val="000000" w:themeColor="text1"/>
                  <w:sz w:val="26"/>
                  <w:szCs w:val="26"/>
                </w:rPr>
                <w:delText>N</w:delText>
              </w:r>
              <w:r w:rsidRPr="00D435B6" w:rsidDel="00F71D59">
                <w:rPr>
                  <w:rFonts w:ascii="Times New Roman" w:hAnsi="Times New Roman" w:cs="Times New Roman"/>
                  <w:color w:val="000000" w:themeColor="text1"/>
                  <w:sz w:val="26"/>
                  <w:szCs w:val="26"/>
                </w:rPr>
                <w:delText xml:space="preserve">hân viên chọn chức năng </w:delText>
              </w:r>
              <w:r w:rsidDel="00F71D59">
                <w:rPr>
                  <w:rFonts w:ascii="Times New Roman" w:hAnsi="Times New Roman" w:cs="Times New Roman"/>
                  <w:color w:val="000000" w:themeColor="text1"/>
                  <w:sz w:val="26"/>
                  <w:szCs w:val="26"/>
                </w:rPr>
                <w:delText>xem nhiệm vụ</w:delText>
              </w:r>
            </w:del>
          </w:p>
        </w:tc>
      </w:tr>
      <w:tr w:rsidR="00155FFF" w:rsidRPr="00D435B6" w:rsidDel="00F71D59" w:rsidTr="00F71D59">
        <w:trPr>
          <w:jc w:val="center"/>
          <w:del w:id="1972" w:author="Vo Cuong" w:date="2020-04-01T21:00:00Z"/>
          <w:trPrChange w:id="1973" w:author="Vo Cuong" w:date="2020-04-01T21:00:00Z">
            <w:trPr>
              <w:gridAfter w:val="0"/>
              <w:wAfter w:w="113" w:type="dxa"/>
            </w:trPr>
          </w:trPrChange>
        </w:trPr>
        <w:tc>
          <w:tcPr>
            <w:tcW w:w="4532" w:type="dxa"/>
            <w:tcPrChange w:id="1974" w:author="Vo Cuong" w:date="2020-04-01T21:00:00Z">
              <w:tcPr>
                <w:tcW w:w="4532" w:type="dxa"/>
                <w:gridSpan w:val="2"/>
              </w:tcPr>
            </w:tcPrChange>
          </w:tcPr>
          <w:p w:rsidR="00155FFF" w:rsidRPr="00D435B6" w:rsidDel="00F71D59" w:rsidRDefault="00155FFF" w:rsidP="00823C87">
            <w:pPr>
              <w:spacing w:line="360" w:lineRule="auto"/>
              <w:jc w:val="both"/>
              <w:rPr>
                <w:del w:id="1975" w:author="Vo Cuong" w:date="2020-04-01T21:00:00Z"/>
                <w:rFonts w:ascii="Times New Roman" w:hAnsi="Times New Roman" w:cs="Times New Roman"/>
                <w:color w:val="000000" w:themeColor="text1"/>
                <w:sz w:val="26"/>
                <w:szCs w:val="26"/>
              </w:rPr>
            </w:pPr>
            <w:del w:id="1976" w:author="Vo Cuong" w:date="2020-04-01T20:59:00Z">
              <w:r w:rsidRPr="00D435B6" w:rsidDel="00F71D59">
                <w:rPr>
                  <w:rFonts w:ascii="Times New Roman" w:hAnsi="Times New Roman" w:cs="Times New Roman"/>
                  <w:color w:val="000000" w:themeColor="text1"/>
                  <w:sz w:val="26"/>
                  <w:szCs w:val="26"/>
                </w:rPr>
                <w:delText xml:space="preserve">Tiền điều kiện </w:delText>
              </w:r>
            </w:del>
          </w:p>
        </w:tc>
        <w:tc>
          <w:tcPr>
            <w:tcW w:w="4532" w:type="dxa"/>
            <w:tcPrChange w:id="1977" w:author="Vo Cuong" w:date="2020-04-01T21:00:00Z">
              <w:tcPr>
                <w:tcW w:w="4532" w:type="dxa"/>
                <w:gridSpan w:val="2"/>
              </w:tcPr>
            </w:tcPrChange>
          </w:tcPr>
          <w:p w:rsidR="00155FFF" w:rsidRPr="00D435B6" w:rsidDel="00F71D59" w:rsidRDefault="00155FFF" w:rsidP="00823C87">
            <w:pPr>
              <w:spacing w:line="360" w:lineRule="auto"/>
              <w:jc w:val="both"/>
              <w:rPr>
                <w:del w:id="1978" w:author="Vo Cuong" w:date="2020-04-01T21:00:00Z"/>
                <w:rFonts w:ascii="Times New Roman" w:hAnsi="Times New Roman" w:cs="Times New Roman"/>
                <w:color w:val="000000" w:themeColor="text1"/>
                <w:sz w:val="26"/>
                <w:szCs w:val="26"/>
              </w:rPr>
            </w:pPr>
            <w:del w:id="1979" w:author="Vo Cuong" w:date="2020-04-01T20:59:00Z">
              <w:r w:rsidRPr="00D435B6" w:rsidDel="00F71D59">
                <w:rPr>
                  <w:rFonts w:ascii="Times New Roman" w:hAnsi="Times New Roman" w:cs="Times New Roman"/>
                  <w:color w:val="000000" w:themeColor="text1"/>
                  <w:sz w:val="26"/>
                  <w:szCs w:val="26"/>
                </w:rPr>
                <w:delText xml:space="preserve">Nhân viên phải có tài khoản trên hệ thống </w:delText>
              </w:r>
            </w:del>
          </w:p>
        </w:tc>
      </w:tr>
      <w:tr w:rsidR="00155FFF" w:rsidRPr="00D435B6" w:rsidDel="00F71D59" w:rsidTr="00F71D59">
        <w:trPr>
          <w:jc w:val="center"/>
          <w:del w:id="1980" w:author="Vo Cuong" w:date="2020-04-01T21:00:00Z"/>
          <w:trPrChange w:id="1981" w:author="Vo Cuong" w:date="2020-04-01T21:00:00Z">
            <w:trPr>
              <w:gridAfter w:val="0"/>
              <w:wAfter w:w="113" w:type="dxa"/>
            </w:trPr>
          </w:trPrChange>
        </w:trPr>
        <w:tc>
          <w:tcPr>
            <w:tcW w:w="4532" w:type="dxa"/>
            <w:tcPrChange w:id="1982" w:author="Vo Cuong" w:date="2020-04-01T21:00:00Z">
              <w:tcPr>
                <w:tcW w:w="4532" w:type="dxa"/>
                <w:gridSpan w:val="2"/>
              </w:tcPr>
            </w:tcPrChange>
          </w:tcPr>
          <w:p w:rsidR="00155FFF" w:rsidRPr="00D435B6" w:rsidDel="00F71D59" w:rsidRDefault="00155FFF" w:rsidP="00823C87">
            <w:pPr>
              <w:spacing w:line="360" w:lineRule="auto"/>
              <w:jc w:val="both"/>
              <w:rPr>
                <w:del w:id="1983" w:author="Vo Cuong" w:date="2020-04-01T21:00:00Z"/>
                <w:rFonts w:ascii="Times New Roman" w:hAnsi="Times New Roman" w:cs="Times New Roman"/>
                <w:color w:val="000000" w:themeColor="text1"/>
                <w:sz w:val="26"/>
                <w:szCs w:val="26"/>
              </w:rPr>
            </w:pPr>
            <w:del w:id="1984" w:author="Vo Cuong" w:date="2020-04-01T20:59:00Z">
              <w:r w:rsidRPr="00D435B6" w:rsidDel="00F71D59">
                <w:rPr>
                  <w:rFonts w:ascii="Times New Roman" w:hAnsi="Times New Roman" w:cs="Times New Roman"/>
                  <w:color w:val="000000" w:themeColor="text1"/>
                  <w:sz w:val="26"/>
                  <w:szCs w:val="26"/>
                </w:rPr>
                <w:delText xml:space="preserve">Hậu điều kiện </w:delText>
              </w:r>
            </w:del>
          </w:p>
        </w:tc>
        <w:tc>
          <w:tcPr>
            <w:tcW w:w="4532" w:type="dxa"/>
            <w:tcPrChange w:id="1985" w:author="Vo Cuong" w:date="2020-04-01T21:00:00Z">
              <w:tcPr>
                <w:tcW w:w="4532" w:type="dxa"/>
                <w:gridSpan w:val="2"/>
              </w:tcPr>
            </w:tcPrChange>
          </w:tcPr>
          <w:p w:rsidR="00155FFF" w:rsidRPr="00D435B6" w:rsidDel="00F71D59" w:rsidRDefault="00155FFF" w:rsidP="00823C87">
            <w:pPr>
              <w:spacing w:line="360" w:lineRule="auto"/>
              <w:jc w:val="both"/>
              <w:rPr>
                <w:del w:id="1986" w:author="Vo Cuong" w:date="2020-04-01T21:00:00Z"/>
                <w:rFonts w:ascii="Times New Roman" w:hAnsi="Times New Roman" w:cs="Times New Roman"/>
                <w:color w:val="000000" w:themeColor="text1"/>
                <w:sz w:val="26"/>
                <w:szCs w:val="26"/>
              </w:rPr>
            </w:pPr>
            <w:del w:id="1987" w:author="Vo Cuong" w:date="2020-04-01T20:59:00Z">
              <w:r w:rsidDel="00F71D59">
                <w:rPr>
                  <w:rFonts w:ascii="Times New Roman" w:hAnsi="Times New Roman" w:cs="Times New Roman"/>
                  <w:color w:val="000000" w:themeColor="text1"/>
                  <w:sz w:val="26"/>
                  <w:szCs w:val="26"/>
                </w:rPr>
                <w:delText>Nhân viên xem được thông tin chi tiết (</w:delText>
              </w:r>
              <w:r w:rsidR="00991D0A" w:rsidDel="00F71D59">
                <w:rPr>
                  <w:rFonts w:ascii="Times New Roman" w:hAnsi="Times New Roman" w:cs="Times New Roman"/>
                  <w:color w:val="000000" w:themeColor="text1"/>
                  <w:sz w:val="26"/>
                  <w:szCs w:val="26"/>
                </w:rPr>
                <w:delText>tên, ngày phát hành, ngày kết thúc, mô tả, điểm, người tạo, số lượng còn</w:delText>
              </w:r>
              <w:r w:rsidDel="00F71D59">
                <w:rPr>
                  <w:rFonts w:ascii="Times New Roman" w:hAnsi="Times New Roman" w:cs="Times New Roman"/>
                  <w:color w:val="000000" w:themeColor="text1"/>
                  <w:sz w:val="26"/>
                  <w:szCs w:val="26"/>
                </w:rPr>
                <w:delText>) của 1 nhiệm vụ</w:delText>
              </w:r>
            </w:del>
          </w:p>
        </w:tc>
      </w:tr>
      <w:tr w:rsidR="00155FFF" w:rsidRPr="00D435B6" w:rsidDel="00F71D59" w:rsidTr="00F71D59">
        <w:trPr>
          <w:jc w:val="center"/>
          <w:del w:id="1988" w:author="Vo Cuong" w:date="2020-04-01T21:00:00Z"/>
          <w:trPrChange w:id="1989" w:author="Vo Cuong" w:date="2020-04-01T21:00:00Z">
            <w:trPr>
              <w:gridAfter w:val="0"/>
              <w:wAfter w:w="113" w:type="dxa"/>
            </w:trPr>
          </w:trPrChange>
        </w:trPr>
        <w:tc>
          <w:tcPr>
            <w:tcW w:w="4532" w:type="dxa"/>
            <w:tcPrChange w:id="1990" w:author="Vo Cuong" w:date="2020-04-01T21:00:00Z">
              <w:tcPr>
                <w:tcW w:w="4532" w:type="dxa"/>
                <w:gridSpan w:val="2"/>
              </w:tcPr>
            </w:tcPrChange>
          </w:tcPr>
          <w:p w:rsidR="00155FFF" w:rsidRPr="00D435B6" w:rsidDel="00F71D59" w:rsidRDefault="00155FFF" w:rsidP="00823C87">
            <w:pPr>
              <w:spacing w:line="360" w:lineRule="auto"/>
              <w:jc w:val="both"/>
              <w:rPr>
                <w:del w:id="1991" w:author="Vo Cuong" w:date="2020-04-01T21:00:00Z"/>
                <w:rFonts w:ascii="Times New Roman" w:hAnsi="Times New Roman" w:cs="Times New Roman"/>
                <w:color w:val="000000" w:themeColor="text1"/>
                <w:sz w:val="26"/>
                <w:szCs w:val="26"/>
              </w:rPr>
            </w:pPr>
            <w:del w:id="1992" w:author="Vo Cuong" w:date="2020-04-01T20:59:00Z">
              <w:r w:rsidRPr="00D435B6" w:rsidDel="00F71D59">
                <w:rPr>
                  <w:rFonts w:ascii="Times New Roman" w:hAnsi="Times New Roman" w:cs="Times New Roman"/>
                  <w:color w:val="000000" w:themeColor="text1"/>
                  <w:sz w:val="26"/>
                  <w:szCs w:val="26"/>
                </w:rPr>
                <w:delText xml:space="preserve">Luồng sự kiện chính </w:delText>
              </w:r>
            </w:del>
          </w:p>
        </w:tc>
        <w:tc>
          <w:tcPr>
            <w:tcW w:w="4532" w:type="dxa"/>
            <w:tcPrChange w:id="1993" w:author="Vo Cuong" w:date="2020-04-01T21:00:00Z">
              <w:tcPr>
                <w:tcW w:w="4532" w:type="dxa"/>
                <w:gridSpan w:val="2"/>
              </w:tcPr>
            </w:tcPrChange>
          </w:tcPr>
          <w:p w:rsidR="00155FFF" w:rsidRPr="00E113B0" w:rsidDel="00F71D59" w:rsidRDefault="00155FFF">
            <w:pPr>
              <w:pStyle w:val="ListParagraph"/>
              <w:numPr>
                <w:ilvl w:val="0"/>
                <w:numId w:val="40"/>
              </w:numPr>
              <w:spacing w:line="360" w:lineRule="auto"/>
              <w:ind w:left="313" w:hanging="313"/>
              <w:jc w:val="both"/>
              <w:rPr>
                <w:del w:id="1994" w:author="Vo Cuong" w:date="2020-04-01T20:59:00Z"/>
                <w:rFonts w:ascii="Times New Roman" w:hAnsi="Times New Roman" w:cs="Times New Roman"/>
                <w:color w:val="000000" w:themeColor="text1"/>
                <w:sz w:val="26"/>
                <w:szCs w:val="26"/>
              </w:rPr>
              <w:pPrChange w:id="1995" w:author="Vo Cuong" w:date="2020-03-23T16:14:00Z">
                <w:pPr>
                  <w:pStyle w:val="ListParagraph"/>
                  <w:numPr>
                    <w:numId w:val="45"/>
                  </w:numPr>
                  <w:spacing w:line="360" w:lineRule="auto"/>
                  <w:ind w:left="313" w:hanging="313"/>
                  <w:jc w:val="both"/>
                </w:pPr>
              </w:pPrChange>
            </w:pPr>
            <w:del w:id="1996" w:author="Vo Cuong" w:date="2020-04-01T20:59:00Z">
              <w:r w:rsidRPr="00E113B0" w:rsidDel="00F71D59">
                <w:rPr>
                  <w:rFonts w:ascii="Times New Roman" w:hAnsi="Times New Roman" w:cs="Times New Roman"/>
                  <w:color w:val="000000" w:themeColor="text1"/>
                  <w:sz w:val="26"/>
                  <w:szCs w:val="26"/>
                </w:rPr>
                <w:delText>Hệ thống hiển thị màn hình trang chủ khi đã đăng nhập thành công</w:delText>
              </w:r>
            </w:del>
          </w:p>
          <w:p w:rsidR="00155FFF" w:rsidRPr="00E113B0" w:rsidDel="00F71D59" w:rsidRDefault="00155FFF">
            <w:pPr>
              <w:pStyle w:val="ListParagraph"/>
              <w:numPr>
                <w:ilvl w:val="0"/>
                <w:numId w:val="40"/>
              </w:numPr>
              <w:spacing w:line="360" w:lineRule="auto"/>
              <w:ind w:left="313" w:hanging="313"/>
              <w:jc w:val="both"/>
              <w:rPr>
                <w:del w:id="1997" w:author="Vo Cuong" w:date="2020-04-01T20:59:00Z"/>
                <w:rFonts w:ascii="Times New Roman" w:hAnsi="Times New Roman" w:cs="Times New Roman"/>
                <w:color w:val="000000" w:themeColor="text1"/>
                <w:sz w:val="26"/>
                <w:szCs w:val="26"/>
              </w:rPr>
              <w:pPrChange w:id="1998" w:author="Vo Cuong" w:date="2020-03-23T16:14:00Z">
                <w:pPr>
                  <w:pStyle w:val="ListParagraph"/>
                  <w:numPr>
                    <w:numId w:val="45"/>
                  </w:numPr>
                  <w:spacing w:line="360" w:lineRule="auto"/>
                  <w:ind w:left="313" w:hanging="313"/>
                  <w:jc w:val="both"/>
                </w:pPr>
              </w:pPrChange>
            </w:pPr>
            <w:del w:id="1999" w:author="Vo Cuong" w:date="2020-04-01T20:59:00Z">
              <w:r w:rsidRPr="00E113B0" w:rsidDel="00F71D59">
                <w:rPr>
                  <w:rFonts w:ascii="Times New Roman" w:hAnsi="Times New Roman" w:cs="Times New Roman"/>
                  <w:color w:val="000000" w:themeColor="text1"/>
                  <w:sz w:val="26"/>
                  <w:szCs w:val="26"/>
                </w:rPr>
                <w:delText xml:space="preserve">Nhân viên chọn chức năng </w:delText>
              </w:r>
              <w:r w:rsidDel="00F71D59">
                <w:rPr>
                  <w:rFonts w:ascii="Times New Roman" w:hAnsi="Times New Roman" w:cs="Times New Roman"/>
                  <w:color w:val="000000" w:themeColor="text1"/>
                  <w:sz w:val="26"/>
                  <w:szCs w:val="26"/>
                </w:rPr>
                <w:delText xml:space="preserve">xem nhiệm vụ </w:delText>
              </w:r>
            </w:del>
          </w:p>
          <w:p w:rsidR="00155FFF" w:rsidRPr="00E113B0" w:rsidDel="00F71D59" w:rsidRDefault="00155FFF">
            <w:pPr>
              <w:pStyle w:val="ListParagraph"/>
              <w:numPr>
                <w:ilvl w:val="0"/>
                <w:numId w:val="40"/>
              </w:numPr>
              <w:spacing w:line="360" w:lineRule="auto"/>
              <w:ind w:left="313" w:hanging="313"/>
              <w:jc w:val="both"/>
              <w:rPr>
                <w:del w:id="2000" w:author="Vo Cuong" w:date="2020-04-01T20:59:00Z"/>
                <w:rFonts w:ascii="Times New Roman" w:hAnsi="Times New Roman" w:cs="Times New Roman"/>
                <w:color w:val="000000" w:themeColor="text1"/>
                <w:sz w:val="26"/>
                <w:szCs w:val="26"/>
              </w:rPr>
              <w:pPrChange w:id="2001" w:author="Vo Cuong" w:date="2020-03-23T16:14:00Z">
                <w:pPr>
                  <w:pStyle w:val="ListParagraph"/>
                  <w:numPr>
                    <w:numId w:val="45"/>
                  </w:numPr>
                  <w:spacing w:line="360" w:lineRule="auto"/>
                  <w:ind w:left="313" w:hanging="313"/>
                  <w:jc w:val="both"/>
                </w:pPr>
              </w:pPrChange>
            </w:pPr>
            <w:del w:id="2002" w:author="Vo Cuong" w:date="2020-04-01T20:59:00Z">
              <w:r w:rsidRPr="00E113B0" w:rsidDel="00F71D59">
                <w:rPr>
                  <w:rFonts w:ascii="Times New Roman" w:hAnsi="Times New Roman" w:cs="Times New Roman"/>
                  <w:color w:val="000000" w:themeColor="text1"/>
                  <w:sz w:val="26"/>
                  <w:szCs w:val="26"/>
                </w:rPr>
                <w:delText xml:space="preserve">Hệ thống hiển thị ra </w:delText>
              </w:r>
              <w:r w:rsidDel="00F71D59">
                <w:rPr>
                  <w:rFonts w:ascii="Times New Roman" w:hAnsi="Times New Roman" w:cs="Times New Roman"/>
                  <w:color w:val="000000" w:themeColor="text1"/>
                  <w:sz w:val="26"/>
                  <w:szCs w:val="26"/>
                </w:rPr>
                <w:delText>thông tin chi tiết (</w:delText>
              </w:r>
              <w:r w:rsidR="00991D0A" w:rsidDel="00F71D59">
                <w:rPr>
                  <w:rFonts w:ascii="Times New Roman" w:hAnsi="Times New Roman" w:cs="Times New Roman"/>
                  <w:color w:val="000000" w:themeColor="text1"/>
                  <w:sz w:val="26"/>
                  <w:szCs w:val="26"/>
                </w:rPr>
                <w:delText>tên, ngày phát hành, ngày kết thúc, mô tả, điểm, người tạo, số lượng còn</w:delText>
              </w:r>
              <w:r w:rsidDel="00F71D59">
                <w:rPr>
                  <w:rFonts w:ascii="Times New Roman" w:hAnsi="Times New Roman" w:cs="Times New Roman"/>
                  <w:color w:val="000000" w:themeColor="text1"/>
                  <w:sz w:val="26"/>
                  <w:szCs w:val="26"/>
                </w:rPr>
                <w:delText>) nhiệm vụ và nút nhận nhiệm vụ</w:delText>
              </w:r>
            </w:del>
          </w:p>
          <w:p w:rsidR="00155FFF" w:rsidRPr="00E113B0" w:rsidDel="00F71D59" w:rsidRDefault="00155FFF">
            <w:pPr>
              <w:pStyle w:val="ListParagraph"/>
              <w:numPr>
                <w:ilvl w:val="0"/>
                <w:numId w:val="40"/>
              </w:numPr>
              <w:spacing w:line="360" w:lineRule="auto"/>
              <w:ind w:left="313" w:hanging="313"/>
              <w:jc w:val="both"/>
              <w:rPr>
                <w:del w:id="2003" w:author="Vo Cuong" w:date="2020-04-01T21:00:00Z"/>
                <w:rFonts w:ascii="Times New Roman" w:hAnsi="Times New Roman" w:cs="Times New Roman"/>
                <w:color w:val="000000" w:themeColor="text1"/>
                <w:sz w:val="26"/>
                <w:szCs w:val="26"/>
              </w:rPr>
              <w:pPrChange w:id="2004" w:author="Vo Cuong" w:date="2020-03-23T16:14:00Z">
                <w:pPr>
                  <w:pStyle w:val="ListParagraph"/>
                  <w:numPr>
                    <w:numId w:val="45"/>
                  </w:numPr>
                  <w:spacing w:line="360" w:lineRule="auto"/>
                  <w:ind w:left="313" w:hanging="313"/>
                  <w:jc w:val="both"/>
                </w:pPr>
              </w:pPrChange>
            </w:pPr>
            <w:del w:id="2005" w:author="Vo Cuong" w:date="2020-04-01T20:59:00Z">
              <w:r w:rsidRPr="00E113B0" w:rsidDel="00F71D59">
                <w:rPr>
                  <w:rFonts w:ascii="Times New Roman" w:hAnsi="Times New Roman" w:cs="Times New Roman"/>
                  <w:color w:val="000000" w:themeColor="text1"/>
                  <w:sz w:val="26"/>
                  <w:szCs w:val="26"/>
                </w:rPr>
                <w:delText>Kết thúc Use – Case</w:delText>
              </w:r>
            </w:del>
          </w:p>
        </w:tc>
      </w:tr>
      <w:tr w:rsidR="00155FFF" w:rsidRPr="00D435B6" w:rsidDel="00F71D59" w:rsidTr="00F71D59">
        <w:trPr>
          <w:jc w:val="center"/>
          <w:del w:id="2006" w:author="Vo Cuong" w:date="2020-04-01T21:00:00Z"/>
          <w:trPrChange w:id="2007" w:author="Vo Cuong" w:date="2020-04-01T21:00:00Z">
            <w:trPr>
              <w:gridAfter w:val="0"/>
              <w:wAfter w:w="113" w:type="dxa"/>
            </w:trPr>
          </w:trPrChange>
        </w:trPr>
        <w:tc>
          <w:tcPr>
            <w:tcW w:w="4532" w:type="dxa"/>
            <w:tcPrChange w:id="2008" w:author="Vo Cuong" w:date="2020-04-01T21:00:00Z">
              <w:tcPr>
                <w:tcW w:w="4532" w:type="dxa"/>
                <w:gridSpan w:val="2"/>
              </w:tcPr>
            </w:tcPrChange>
          </w:tcPr>
          <w:p w:rsidR="00155FFF" w:rsidRPr="00D435B6" w:rsidDel="00F71D59" w:rsidRDefault="00155FFF" w:rsidP="00823C87">
            <w:pPr>
              <w:spacing w:line="360" w:lineRule="auto"/>
              <w:jc w:val="both"/>
              <w:rPr>
                <w:del w:id="2009" w:author="Vo Cuong" w:date="2020-04-01T21:00:00Z"/>
                <w:rFonts w:ascii="Times New Roman" w:hAnsi="Times New Roman" w:cs="Times New Roman"/>
                <w:color w:val="000000" w:themeColor="text1"/>
                <w:sz w:val="26"/>
                <w:szCs w:val="26"/>
              </w:rPr>
            </w:pPr>
            <w:del w:id="2010" w:author="Vo Cuong" w:date="2020-04-01T20:59:00Z">
              <w:r w:rsidRPr="00D435B6" w:rsidDel="00F71D59">
                <w:rPr>
                  <w:rFonts w:ascii="Times New Roman" w:hAnsi="Times New Roman" w:cs="Times New Roman"/>
                  <w:color w:val="000000" w:themeColor="text1"/>
                  <w:sz w:val="26"/>
                  <w:szCs w:val="26"/>
                </w:rPr>
                <w:delText xml:space="preserve">Luồng sự kiện phụ </w:delText>
              </w:r>
            </w:del>
          </w:p>
        </w:tc>
        <w:tc>
          <w:tcPr>
            <w:tcW w:w="4532" w:type="dxa"/>
            <w:tcPrChange w:id="2011" w:author="Vo Cuong" w:date="2020-04-01T21:00:00Z">
              <w:tcPr>
                <w:tcW w:w="4532" w:type="dxa"/>
                <w:gridSpan w:val="2"/>
              </w:tcPr>
            </w:tcPrChange>
          </w:tcPr>
          <w:p w:rsidR="00155FFF" w:rsidRPr="00D435B6" w:rsidDel="00F71D59" w:rsidRDefault="00155FFF" w:rsidP="00823C87">
            <w:pPr>
              <w:pStyle w:val="ListParagraph"/>
              <w:spacing w:line="360" w:lineRule="auto"/>
              <w:ind w:left="323"/>
              <w:jc w:val="both"/>
              <w:rPr>
                <w:del w:id="2012" w:author="Vo Cuong" w:date="2020-04-01T21:00:00Z"/>
                <w:rFonts w:ascii="Times New Roman" w:hAnsi="Times New Roman" w:cs="Times New Roman"/>
                <w:color w:val="000000" w:themeColor="text1"/>
                <w:sz w:val="26"/>
                <w:szCs w:val="26"/>
              </w:rPr>
            </w:pPr>
          </w:p>
        </w:tc>
      </w:tr>
    </w:tbl>
    <w:p w:rsidR="00BD0E47" w:rsidRPr="00861548" w:rsidRDefault="00BD0E47" w:rsidP="00823C87">
      <w:pPr>
        <w:pStyle w:val="ListParagraph"/>
        <w:spacing w:after="200" w:line="360" w:lineRule="auto"/>
        <w:ind w:left="1494"/>
        <w:jc w:val="both"/>
        <w:rPr>
          <w:rFonts w:ascii="Times New Roman" w:hAnsi="Times New Roman" w:cs="Times New Roman"/>
          <w:b/>
          <w:sz w:val="26"/>
          <w:szCs w:val="26"/>
        </w:rPr>
      </w:pPr>
    </w:p>
    <w:p w:rsidR="00161BD6" w:rsidRDefault="0000023C" w:rsidP="00823C87">
      <w:pPr>
        <w:pStyle w:val="ListParagraph"/>
        <w:numPr>
          <w:ilvl w:val="1"/>
          <w:numId w:val="22"/>
        </w:numPr>
        <w:spacing w:after="200" w:line="360" w:lineRule="auto"/>
        <w:jc w:val="both"/>
        <w:outlineLvl w:val="2"/>
        <w:rPr>
          <w:rFonts w:ascii="Times New Roman" w:hAnsi="Times New Roman" w:cs="Times New Roman"/>
          <w:b/>
          <w:sz w:val="26"/>
          <w:szCs w:val="26"/>
        </w:rPr>
      </w:pPr>
      <w:bookmarkStart w:id="2013" w:name="_Toc36669225"/>
      <w:r w:rsidRPr="00161BD6">
        <w:rPr>
          <w:rFonts w:ascii="Times New Roman" w:hAnsi="Times New Roman" w:cs="Times New Roman"/>
          <w:b/>
          <w:sz w:val="26"/>
          <w:szCs w:val="26"/>
        </w:rPr>
        <w:t>Giao diện nhiệm vụ đang làm</w:t>
      </w:r>
      <w:bookmarkEnd w:id="2013"/>
    </w:p>
    <w:p w:rsidR="00161BD6" w:rsidRPr="00D435B6" w:rsidRDefault="00161BD6">
      <w:pPr>
        <w:pStyle w:val="ListParagraph"/>
        <w:numPr>
          <w:ilvl w:val="0"/>
          <w:numId w:val="27"/>
        </w:numPr>
        <w:spacing w:after="200" w:line="360" w:lineRule="auto"/>
        <w:jc w:val="both"/>
        <w:rPr>
          <w:rFonts w:ascii="Times New Roman" w:hAnsi="Times New Roman" w:cs="Times New Roman"/>
          <w:sz w:val="26"/>
          <w:szCs w:val="26"/>
        </w:rPr>
        <w:pPrChange w:id="2014" w:author="Vo Cuong" w:date="2020-03-23T16:14:00Z">
          <w:pPr>
            <w:pStyle w:val="ListParagraph"/>
            <w:numPr>
              <w:numId w:val="28"/>
            </w:numPr>
            <w:spacing w:after="200" w:line="360" w:lineRule="auto"/>
            <w:ind w:left="1800" w:hanging="360"/>
            <w:jc w:val="both"/>
          </w:pPr>
        </w:pPrChange>
      </w:pPr>
      <w:r>
        <w:rPr>
          <w:rFonts w:ascii="Times New Roman" w:hAnsi="Times New Roman" w:cs="Times New Roman"/>
          <w:sz w:val="26"/>
          <w:szCs w:val="26"/>
        </w:rPr>
        <w:t>Đặc tả màn hình nhiệm vụ đang làm</w:t>
      </w:r>
    </w:p>
    <w:p w:rsidR="00161BD6" w:rsidRPr="00D435B6" w:rsidRDefault="00623520">
      <w:pPr>
        <w:pStyle w:val="ListParagraph"/>
        <w:spacing w:line="360" w:lineRule="auto"/>
        <w:ind w:left="992" w:hanging="992"/>
        <w:jc w:val="center"/>
        <w:rPr>
          <w:rFonts w:ascii="Times New Roman" w:hAnsi="Times New Roman" w:cs="Times New Roman"/>
          <w:sz w:val="26"/>
          <w:szCs w:val="26"/>
        </w:rPr>
        <w:pPrChange w:id="2015" w:author="Vo Cuong" w:date="2020-04-01T21:29:00Z">
          <w:pPr>
            <w:pStyle w:val="ListParagraph"/>
            <w:spacing w:line="360" w:lineRule="auto"/>
            <w:ind w:left="1134" w:hanging="992"/>
            <w:jc w:val="both"/>
          </w:pPr>
        </w:pPrChange>
      </w:pPr>
      <w:ins w:id="2016" w:author="Vo Cuong" w:date="2020-04-01T21:28:00Z">
        <w:r>
          <w:rPr>
            <w:noProof/>
          </w:rPr>
          <w:drawing>
            <wp:inline distT="0" distB="0" distL="0" distR="0" wp14:anchorId="3C2EA80A" wp14:editId="15327D9F">
              <wp:extent cx="5761990" cy="3420745"/>
              <wp:effectExtent l="0" t="0" r="0"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1990" cy="3420745"/>
                      </a:xfrm>
                      <a:prstGeom prst="rect">
                        <a:avLst/>
                      </a:prstGeom>
                    </pic:spPr>
                  </pic:pic>
                </a:graphicData>
              </a:graphic>
            </wp:inline>
          </w:drawing>
        </w:r>
      </w:ins>
      <w:del w:id="2017" w:author="Vo Cuong" w:date="2020-03-23T21:03:00Z">
        <w:r w:rsidR="00CD2B88" w:rsidDel="00002FBA">
          <w:rPr>
            <w:noProof/>
          </w:rPr>
          <w:drawing>
            <wp:inline distT="0" distB="0" distL="0" distR="0" wp14:anchorId="6BB344EF" wp14:editId="576862A3">
              <wp:extent cx="5761990" cy="30276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1990" cy="3027680"/>
                      </a:xfrm>
                      <a:prstGeom prst="rect">
                        <a:avLst/>
                      </a:prstGeom>
                    </pic:spPr>
                  </pic:pic>
                </a:graphicData>
              </a:graphic>
            </wp:inline>
          </w:drawing>
        </w:r>
      </w:del>
    </w:p>
    <w:p w:rsidR="00161BD6" w:rsidRPr="00D435B6" w:rsidRDefault="00161BD6" w:rsidP="00823C87">
      <w:pPr>
        <w:pStyle w:val="ListParagraph"/>
        <w:spacing w:line="360" w:lineRule="auto"/>
        <w:ind w:left="1080"/>
        <w:jc w:val="center"/>
        <w:rPr>
          <w:rFonts w:ascii="Times New Roman" w:hAnsi="Times New Roman" w:cs="Times New Roman"/>
          <w:sz w:val="26"/>
          <w:szCs w:val="26"/>
        </w:rPr>
      </w:pPr>
      <w:r>
        <w:rPr>
          <w:rFonts w:ascii="Times New Roman" w:hAnsi="Times New Roman" w:cs="Times New Roman"/>
          <w:sz w:val="26"/>
          <w:szCs w:val="26"/>
        </w:rPr>
        <w:t>Hình 1.5</w:t>
      </w:r>
      <w:r w:rsidRPr="00D435B6">
        <w:rPr>
          <w:rFonts w:ascii="Times New Roman" w:hAnsi="Times New Roman" w:cs="Times New Roman"/>
          <w:sz w:val="26"/>
          <w:szCs w:val="26"/>
        </w:rPr>
        <w:t xml:space="preserve"> Màn hình nhiệm vụ đang làm.</w:t>
      </w:r>
    </w:p>
    <w:p w:rsidR="00161BD6" w:rsidRPr="00D435B6" w:rsidRDefault="00161BD6" w:rsidP="00823C87">
      <w:pPr>
        <w:pStyle w:val="ListParagraph"/>
        <w:numPr>
          <w:ilvl w:val="0"/>
          <w:numId w:val="16"/>
        </w:numPr>
        <w:spacing w:after="200" w:line="360" w:lineRule="auto"/>
        <w:jc w:val="both"/>
        <w:rPr>
          <w:rFonts w:ascii="Times New Roman" w:hAnsi="Times New Roman" w:cs="Times New Roman"/>
          <w:sz w:val="26"/>
          <w:szCs w:val="26"/>
        </w:rPr>
      </w:pPr>
      <w:r w:rsidRPr="00D435B6">
        <w:rPr>
          <w:rFonts w:ascii="Times New Roman" w:hAnsi="Times New Roman" w:cs="Times New Roman"/>
          <w:sz w:val="26"/>
          <w:szCs w:val="26"/>
        </w:rPr>
        <w:t xml:space="preserve">Nhân viên sẽ thấy danh sách các nhiệm vụ (bao gồm </w:t>
      </w:r>
      <w:ins w:id="2018" w:author="Vo Cuong" w:date="2020-04-01T21:01:00Z">
        <w:r w:rsidR="00F5052A">
          <w:rPr>
            <w:rFonts w:ascii="Times New Roman" w:hAnsi="Times New Roman" w:cs="Times New Roman"/>
            <w:sz w:val="26"/>
            <w:szCs w:val="26"/>
          </w:rPr>
          <w:t>t</w:t>
        </w:r>
      </w:ins>
      <w:del w:id="2019" w:author="Vo Cuong" w:date="2020-04-01T21:01:00Z">
        <w:r w:rsidRPr="00D435B6" w:rsidDel="00F5052A">
          <w:rPr>
            <w:rFonts w:ascii="Times New Roman" w:hAnsi="Times New Roman" w:cs="Times New Roman"/>
            <w:sz w:val="26"/>
            <w:szCs w:val="26"/>
          </w:rPr>
          <w:delText>T</w:delText>
        </w:r>
      </w:del>
      <w:r w:rsidRPr="00D435B6">
        <w:rPr>
          <w:rFonts w:ascii="Times New Roman" w:hAnsi="Times New Roman" w:cs="Times New Roman"/>
          <w:sz w:val="26"/>
          <w:szCs w:val="26"/>
        </w:rPr>
        <w:t>ên nhiệm vụ, thời gian còn lại của nhiệm vụ, loại nhiệm vụ, điểm của nhiệm vụ khi đạt đượ</w:t>
      </w:r>
      <w:r>
        <w:rPr>
          <w:rFonts w:ascii="Times New Roman" w:hAnsi="Times New Roman" w:cs="Times New Roman"/>
          <w:sz w:val="26"/>
          <w:szCs w:val="26"/>
        </w:rPr>
        <w:t>c và chứ</w:t>
      </w:r>
      <w:r w:rsidRPr="00D435B6">
        <w:rPr>
          <w:rFonts w:ascii="Times New Roman" w:hAnsi="Times New Roman" w:cs="Times New Roman"/>
          <w:sz w:val="26"/>
          <w:szCs w:val="26"/>
        </w:rPr>
        <w:t>c năng hoàn thành nhiệm vụ (khi nhân viên đã hoàn thành</w:t>
      </w:r>
      <w:del w:id="2020" w:author="Vo Cuong" w:date="2020-04-01T21:01:00Z">
        <w:r w:rsidRPr="00D435B6" w:rsidDel="00AA383D">
          <w:rPr>
            <w:rFonts w:ascii="Times New Roman" w:hAnsi="Times New Roman" w:cs="Times New Roman"/>
            <w:sz w:val="26"/>
            <w:szCs w:val="26"/>
          </w:rPr>
          <w:delText>)</w:delText>
        </w:r>
      </w:del>
      <w:r w:rsidRPr="00D435B6">
        <w:rPr>
          <w:rFonts w:ascii="Times New Roman" w:hAnsi="Times New Roman" w:cs="Times New Roman"/>
          <w:sz w:val="26"/>
          <w:szCs w:val="26"/>
        </w:rPr>
        <w:t>).</w:t>
      </w:r>
    </w:p>
    <w:p w:rsidR="00161BD6" w:rsidDel="00C8572F" w:rsidRDefault="00161BD6" w:rsidP="00823C87">
      <w:pPr>
        <w:pStyle w:val="ListParagraph"/>
        <w:numPr>
          <w:ilvl w:val="0"/>
          <w:numId w:val="16"/>
        </w:numPr>
        <w:spacing w:after="200" w:line="360" w:lineRule="auto"/>
        <w:jc w:val="both"/>
        <w:rPr>
          <w:del w:id="2021" w:author="Vo Cuong" w:date="2020-04-01T21:02:00Z"/>
          <w:rFonts w:ascii="Times New Roman" w:hAnsi="Times New Roman" w:cs="Times New Roman"/>
          <w:sz w:val="26"/>
          <w:szCs w:val="26"/>
        </w:rPr>
      </w:pPr>
      <w:del w:id="2022" w:author="Vo Cuong" w:date="2020-04-01T21:02:00Z">
        <w:r w:rsidRPr="00D435B6" w:rsidDel="00C8572F">
          <w:rPr>
            <w:rFonts w:ascii="Times New Roman" w:hAnsi="Times New Roman" w:cs="Times New Roman"/>
            <w:sz w:val="26"/>
            <w:szCs w:val="26"/>
          </w:rPr>
          <w:lastRenderedPageBreak/>
          <w:delText>Nhân viên thực hiện chức năng hiển thị theo loại nhiệm vụ</w:delText>
        </w:r>
        <w:r w:rsidDel="00C8572F">
          <w:rPr>
            <w:rFonts w:ascii="Times New Roman" w:hAnsi="Times New Roman" w:cs="Times New Roman"/>
            <w:sz w:val="26"/>
            <w:szCs w:val="26"/>
          </w:rPr>
          <w:delText xml:space="preserve"> hoặc tên nhiệm vụ</w:delText>
        </w:r>
        <w:r w:rsidRPr="00D435B6" w:rsidDel="00C8572F">
          <w:rPr>
            <w:rFonts w:ascii="Times New Roman" w:hAnsi="Times New Roman" w:cs="Times New Roman"/>
            <w:sz w:val="26"/>
            <w:szCs w:val="26"/>
          </w:rPr>
          <w:delText xml:space="preserve"> mình muốn ở dưới giao diện phía tay bên trái</w:delText>
        </w:r>
        <w:r w:rsidDel="00C8572F">
          <w:rPr>
            <w:rFonts w:ascii="Times New Roman" w:hAnsi="Times New Roman" w:cs="Times New Roman"/>
            <w:sz w:val="26"/>
            <w:szCs w:val="26"/>
          </w:rPr>
          <w:delText>.</w:delText>
        </w:r>
        <w:r w:rsidRPr="00D435B6" w:rsidDel="00C8572F">
          <w:rPr>
            <w:rFonts w:ascii="Times New Roman" w:hAnsi="Times New Roman" w:cs="Times New Roman"/>
            <w:sz w:val="26"/>
            <w:szCs w:val="26"/>
          </w:rPr>
          <w:delText xml:space="preserve"> </w:delText>
        </w:r>
      </w:del>
    </w:p>
    <w:p w:rsidR="00161BD6" w:rsidRDefault="00161BD6">
      <w:pPr>
        <w:pStyle w:val="ListParagraph"/>
        <w:numPr>
          <w:ilvl w:val="0"/>
          <w:numId w:val="27"/>
        </w:numPr>
        <w:spacing w:after="200" w:line="360" w:lineRule="auto"/>
        <w:jc w:val="both"/>
        <w:rPr>
          <w:rFonts w:ascii="Times New Roman" w:hAnsi="Times New Roman" w:cs="Times New Roman"/>
          <w:sz w:val="26"/>
          <w:szCs w:val="26"/>
        </w:rPr>
        <w:pPrChange w:id="2023" w:author="Vo Cuong" w:date="2020-03-23T16:14:00Z">
          <w:pPr>
            <w:pStyle w:val="ListParagraph"/>
            <w:numPr>
              <w:numId w:val="28"/>
            </w:numPr>
            <w:spacing w:after="200" w:line="360" w:lineRule="auto"/>
            <w:ind w:left="1800" w:hanging="360"/>
            <w:jc w:val="both"/>
          </w:pPr>
        </w:pPrChange>
      </w:pPr>
      <w:r>
        <w:rPr>
          <w:rFonts w:ascii="Times New Roman" w:hAnsi="Times New Roman" w:cs="Times New Roman"/>
          <w:sz w:val="26"/>
          <w:szCs w:val="26"/>
        </w:rPr>
        <w:t>Use – case nhiệm vụ đang làm</w:t>
      </w:r>
    </w:p>
    <w:p w:rsidR="00161BD6" w:rsidRDefault="00916450" w:rsidP="00823C87">
      <w:pPr>
        <w:pStyle w:val="ListParagraph"/>
        <w:spacing w:after="200" w:line="360" w:lineRule="auto"/>
        <w:ind w:left="1494" w:hanging="1494"/>
        <w:jc w:val="both"/>
        <w:rPr>
          <w:rFonts w:ascii="Times New Roman" w:hAnsi="Times New Roman" w:cs="Times New Roman"/>
          <w:sz w:val="26"/>
          <w:szCs w:val="26"/>
        </w:rPr>
      </w:pPr>
      <w:r>
        <w:rPr>
          <w:noProof/>
        </w:rPr>
        <w:drawing>
          <wp:inline distT="0" distB="0" distL="0" distR="0" wp14:anchorId="719A733C" wp14:editId="4D43C1DA">
            <wp:extent cx="5761990" cy="25139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1990" cy="2513965"/>
                    </a:xfrm>
                    <a:prstGeom prst="rect">
                      <a:avLst/>
                    </a:prstGeom>
                  </pic:spPr>
                </pic:pic>
              </a:graphicData>
            </a:graphic>
          </wp:inline>
        </w:drawing>
      </w:r>
    </w:p>
    <w:p w:rsidR="00161BD6" w:rsidRDefault="00161BD6">
      <w:pPr>
        <w:pStyle w:val="ListParagraph"/>
        <w:numPr>
          <w:ilvl w:val="0"/>
          <w:numId w:val="27"/>
        </w:numPr>
        <w:spacing w:after="200" w:line="360" w:lineRule="auto"/>
        <w:jc w:val="both"/>
        <w:rPr>
          <w:rFonts w:ascii="Times New Roman" w:hAnsi="Times New Roman" w:cs="Times New Roman"/>
          <w:sz w:val="26"/>
          <w:szCs w:val="26"/>
        </w:rPr>
        <w:pPrChange w:id="2024" w:author="Vo Cuong" w:date="2020-03-23T16:14:00Z">
          <w:pPr>
            <w:pStyle w:val="ListParagraph"/>
            <w:numPr>
              <w:numId w:val="28"/>
            </w:numPr>
            <w:spacing w:after="200" w:line="360" w:lineRule="auto"/>
            <w:ind w:left="1800" w:hanging="360"/>
            <w:jc w:val="both"/>
          </w:pPr>
        </w:pPrChange>
      </w:pPr>
      <w:r>
        <w:rPr>
          <w:rFonts w:ascii="Times New Roman" w:hAnsi="Times New Roman" w:cs="Times New Roman"/>
          <w:sz w:val="26"/>
          <w:szCs w:val="26"/>
        </w:rPr>
        <w:t>Đặc tả nhiệm vụ đang làm</w:t>
      </w:r>
    </w:p>
    <w:p w:rsidR="00161BD6" w:rsidRPr="0086163D" w:rsidRDefault="00161BD6" w:rsidP="00823C87">
      <w:pPr>
        <w:pStyle w:val="ListParagraph"/>
        <w:spacing w:line="360" w:lineRule="auto"/>
        <w:jc w:val="both"/>
        <w:rPr>
          <w:rFonts w:ascii="Times New Roman" w:hAnsi="Times New Roman" w:cs="Times New Roman"/>
          <w:sz w:val="26"/>
          <w:szCs w:val="26"/>
        </w:rPr>
      </w:pPr>
    </w:p>
    <w:tbl>
      <w:tblPr>
        <w:tblStyle w:val="TableGrid"/>
        <w:tblW w:w="0" w:type="auto"/>
        <w:tblInd w:w="113" w:type="dxa"/>
        <w:tblLook w:val="04A0" w:firstRow="1" w:lastRow="0" w:firstColumn="1" w:lastColumn="0" w:noHBand="0" w:noVBand="1"/>
        <w:tblPrChange w:id="2025" w:author="Vo Cuong" w:date="2020-04-01T21:03:00Z">
          <w:tblPr>
            <w:tblStyle w:val="TableGrid"/>
            <w:tblW w:w="0" w:type="auto"/>
            <w:tblLook w:val="04A0" w:firstRow="1" w:lastRow="0" w:firstColumn="1" w:lastColumn="0" w:noHBand="0" w:noVBand="1"/>
          </w:tblPr>
        </w:tblPrChange>
      </w:tblPr>
      <w:tblGrid>
        <w:gridCol w:w="4532"/>
        <w:gridCol w:w="4532"/>
        <w:tblGridChange w:id="2026">
          <w:tblGrid>
            <w:gridCol w:w="113"/>
            <w:gridCol w:w="4419"/>
            <w:gridCol w:w="113"/>
            <w:gridCol w:w="4419"/>
            <w:gridCol w:w="113"/>
          </w:tblGrid>
        </w:tblGridChange>
      </w:tblGrid>
      <w:tr w:rsidR="00C8572F" w:rsidRPr="00D435B6" w:rsidTr="00C8572F">
        <w:trPr>
          <w:ins w:id="2027" w:author="Vo Cuong" w:date="2020-04-01T21:03:00Z"/>
          <w:trPrChange w:id="2028" w:author="Vo Cuong" w:date="2020-04-01T21:03:00Z">
            <w:trPr>
              <w:gridBefore w:val="1"/>
              <w:wBefore w:w="113" w:type="dxa"/>
            </w:trPr>
          </w:trPrChange>
        </w:trPr>
        <w:tc>
          <w:tcPr>
            <w:tcW w:w="4532" w:type="dxa"/>
            <w:tcPrChange w:id="2029" w:author="Vo Cuong" w:date="2020-04-01T21:03:00Z">
              <w:tcPr>
                <w:tcW w:w="4532" w:type="dxa"/>
                <w:gridSpan w:val="2"/>
              </w:tcPr>
            </w:tcPrChange>
          </w:tcPr>
          <w:p w:rsidR="00C8572F" w:rsidRPr="00D435B6" w:rsidRDefault="00C8572F" w:rsidP="002674E9">
            <w:pPr>
              <w:spacing w:line="360" w:lineRule="auto"/>
              <w:jc w:val="both"/>
              <w:rPr>
                <w:ins w:id="2030" w:author="Vo Cuong" w:date="2020-04-01T21:03:00Z"/>
                <w:rFonts w:ascii="Times New Roman" w:hAnsi="Times New Roman" w:cs="Times New Roman"/>
                <w:color w:val="000000" w:themeColor="text1"/>
                <w:sz w:val="26"/>
                <w:szCs w:val="26"/>
              </w:rPr>
            </w:pPr>
            <w:ins w:id="2031" w:author="Vo Cuong" w:date="2020-04-01T21:03:00Z">
              <w:r w:rsidRPr="00D435B6">
                <w:rPr>
                  <w:rFonts w:ascii="Times New Roman" w:hAnsi="Times New Roman" w:cs="Times New Roman"/>
                  <w:color w:val="000000" w:themeColor="text1"/>
                  <w:sz w:val="26"/>
                  <w:szCs w:val="26"/>
                </w:rPr>
                <w:t>Use – Case</w:t>
              </w:r>
            </w:ins>
          </w:p>
        </w:tc>
        <w:tc>
          <w:tcPr>
            <w:tcW w:w="4532" w:type="dxa"/>
            <w:tcPrChange w:id="2032" w:author="Vo Cuong" w:date="2020-04-01T21:03:00Z">
              <w:tcPr>
                <w:tcW w:w="4532" w:type="dxa"/>
                <w:gridSpan w:val="2"/>
              </w:tcPr>
            </w:tcPrChange>
          </w:tcPr>
          <w:p w:rsidR="00C8572F" w:rsidRPr="00D435B6" w:rsidRDefault="00C8572F" w:rsidP="002674E9">
            <w:pPr>
              <w:spacing w:line="360" w:lineRule="auto"/>
              <w:jc w:val="both"/>
              <w:rPr>
                <w:ins w:id="2033" w:author="Vo Cuong" w:date="2020-04-01T21:03:00Z"/>
                <w:rFonts w:ascii="Times New Roman" w:hAnsi="Times New Roman" w:cs="Times New Roman"/>
                <w:color w:val="000000" w:themeColor="text1"/>
                <w:sz w:val="26"/>
                <w:szCs w:val="26"/>
              </w:rPr>
            </w:pPr>
            <w:ins w:id="2034" w:author="Vo Cuong" w:date="2020-04-01T21:03:00Z">
              <w:r w:rsidRPr="00D435B6">
                <w:rPr>
                  <w:rFonts w:ascii="Times New Roman" w:hAnsi="Times New Roman" w:cs="Times New Roman"/>
                  <w:color w:val="000000" w:themeColor="text1"/>
                  <w:sz w:val="26"/>
                  <w:szCs w:val="26"/>
                </w:rPr>
                <w:t>Nội dung</w:t>
              </w:r>
            </w:ins>
          </w:p>
        </w:tc>
      </w:tr>
      <w:tr w:rsidR="00C8572F" w:rsidRPr="00D435B6" w:rsidTr="00C8572F">
        <w:trPr>
          <w:ins w:id="2035" w:author="Vo Cuong" w:date="2020-04-01T21:03:00Z"/>
          <w:trPrChange w:id="2036" w:author="Vo Cuong" w:date="2020-04-01T21:03:00Z">
            <w:trPr>
              <w:gridBefore w:val="1"/>
              <w:wBefore w:w="113" w:type="dxa"/>
            </w:trPr>
          </w:trPrChange>
        </w:trPr>
        <w:tc>
          <w:tcPr>
            <w:tcW w:w="4532" w:type="dxa"/>
            <w:tcPrChange w:id="2037" w:author="Vo Cuong" w:date="2020-04-01T21:03:00Z">
              <w:tcPr>
                <w:tcW w:w="4532" w:type="dxa"/>
                <w:gridSpan w:val="2"/>
              </w:tcPr>
            </w:tcPrChange>
          </w:tcPr>
          <w:p w:rsidR="00C8572F" w:rsidRPr="00D435B6" w:rsidRDefault="00C8572F" w:rsidP="002674E9">
            <w:pPr>
              <w:spacing w:line="360" w:lineRule="auto"/>
              <w:jc w:val="both"/>
              <w:rPr>
                <w:ins w:id="2038" w:author="Vo Cuong" w:date="2020-04-01T21:03:00Z"/>
                <w:rFonts w:ascii="Times New Roman" w:hAnsi="Times New Roman" w:cs="Times New Roman"/>
                <w:color w:val="000000" w:themeColor="text1"/>
                <w:sz w:val="26"/>
                <w:szCs w:val="26"/>
              </w:rPr>
            </w:pPr>
            <w:ins w:id="2039" w:author="Vo Cuong" w:date="2020-04-01T21:03:00Z">
              <w:r w:rsidRPr="00D435B6">
                <w:rPr>
                  <w:rFonts w:ascii="Times New Roman" w:hAnsi="Times New Roman" w:cs="Times New Roman"/>
                  <w:color w:val="000000" w:themeColor="text1"/>
                  <w:sz w:val="26"/>
                  <w:szCs w:val="26"/>
                </w:rPr>
                <w:t>Mã Use - Case</w:t>
              </w:r>
            </w:ins>
          </w:p>
        </w:tc>
        <w:tc>
          <w:tcPr>
            <w:tcW w:w="4532" w:type="dxa"/>
            <w:tcPrChange w:id="2040" w:author="Vo Cuong" w:date="2020-04-01T21:03:00Z">
              <w:tcPr>
                <w:tcW w:w="4532" w:type="dxa"/>
                <w:gridSpan w:val="2"/>
              </w:tcPr>
            </w:tcPrChange>
          </w:tcPr>
          <w:p w:rsidR="00C8572F" w:rsidRPr="00D435B6" w:rsidRDefault="00844E6F" w:rsidP="002674E9">
            <w:pPr>
              <w:spacing w:line="360" w:lineRule="auto"/>
              <w:jc w:val="both"/>
              <w:rPr>
                <w:ins w:id="2041" w:author="Vo Cuong" w:date="2020-04-01T21:03:00Z"/>
                <w:rFonts w:ascii="Times New Roman" w:hAnsi="Times New Roman" w:cs="Times New Roman"/>
                <w:color w:val="000000" w:themeColor="text1"/>
                <w:sz w:val="26"/>
                <w:szCs w:val="26"/>
              </w:rPr>
            </w:pPr>
            <w:ins w:id="2042" w:author="Vo Cuong" w:date="2020-04-01T21:03:00Z">
              <w:r>
                <w:rPr>
                  <w:rFonts w:ascii="Times New Roman" w:hAnsi="Times New Roman" w:cs="Times New Roman"/>
                  <w:color w:val="000000" w:themeColor="text1"/>
                  <w:sz w:val="26"/>
                  <w:szCs w:val="26"/>
                </w:rPr>
                <w:t>UC-10</w:t>
              </w:r>
            </w:ins>
          </w:p>
        </w:tc>
      </w:tr>
      <w:tr w:rsidR="00C8572F" w:rsidRPr="00D435B6" w:rsidTr="00C8572F">
        <w:trPr>
          <w:ins w:id="2043" w:author="Vo Cuong" w:date="2020-04-01T21:03:00Z"/>
          <w:trPrChange w:id="2044" w:author="Vo Cuong" w:date="2020-04-01T21:03:00Z">
            <w:trPr>
              <w:gridBefore w:val="1"/>
              <w:wBefore w:w="113" w:type="dxa"/>
            </w:trPr>
          </w:trPrChange>
        </w:trPr>
        <w:tc>
          <w:tcPr>
            <w:tcW w:w="4532" w:type="dxa"/>
            <w:tcPrChange w:id="2045" w:author="Vo Cuong" w:date="2020-04-01T21:03:00Z">
              <w:tcPr>
                <w:tcW w:w="4532" w:type="dxa"/>
                <w:gridSpan w:val="2"/>
              </w:tcPr>
            </w:tcPrChange>
          </w:tcPr>
          <w:p w:rsidR="00C8572F" w:rsidRPr="00D435B6" w:rsidRDefault="00C8572F" w:rsidP="002674E9">
            <w:pPr>
              <w:spacing w:line="360" w:lineRule="auto"/>
              <w:jc w:val="both"/>
              <w:rPr>
                <w:ins w:id="2046" w:author="Vo Cuong" w:date="2020-04-01T21:03:00Z"/>
                <w:rFonts w:ascii="Times New Roman" w:hAnsi="Times New Roman" w:cs="Times New Roman"/>
                <w:color w:val="000000" w:themeColor="text1"/>
                <w:sz w:val="26"/>
                <w:szCs w:val="26"/>
              </w:rPr>
            </w:pPr>
            <w:ins w:id="2047" w:author="Vo Cuong" w:date="2020-04-01T21:03:00Z">
              <w:r w:rsidRPr="00D435B6">
                <w:rPr>
                  <w:rFonts w:ascii="Times New Roman" w:hAnsi="Times New Roman" w:cs="Times New Roman"/>
                  <w:color w:val="000000" w:themeColor="text1"/>
                  <w:sz w:val="26"/>
                  <w:szCs w:val="26"/>
                </w:rPr>
                <w:t>Tên Use – Case</w:t>
              </w:r>
            </w:ins>
          </w:p>
        </w:tc>
        <w:tc>
          <w:tcPr>
            <w:tcW w:w="4532" w:type="dxa"/>
            <w:tcPrChange w:id="2048" w:author="Vo Cuong" w:date="2020-04-01T21:03:00Z">
              <w:tcPr>
                <w:tcW w:w="4532" w:type="dxa"/>
                <w:gridSpan w:val="2"/>
              </w:tcPr>
            </w:tcPrChange>
          </w:tcPr>
          <w:p w:rsidR="00C8572F" w:rsidRPr="00D435B6" w:rsidRDefault="00C8572F" w:rsidP="002674E9">
            <w:pPr>
              <w:spacing w:line="360" w:lineRule="auto"/>
              <w:jc w:val="both"/>
              <w:rPr>
                <w:ins w:id="2049" w:author="Vo Cuong" w:date="2020-04-01T21:03:00Z"/>
                <w:rFonts w:ascii="Times New Roman" w:hAnsi="Times New Roman" w:cs="Times New Roman"/>
                <w:color w:val="000000" w:themeColor="text1"/>
                <w:sz w:val="26"/>
                <w:szCs w:val="26"/>
              </w:rPr>
            </w:pPr>
            <w:ins w:id="2050" w:author="Vo Cuong" w:date="2020-04-01T21:03:00Z">
              <w:r>
                <w:rPr>
                  <w:rFonts w:ascii="Times New Roman" w:hAnsi="Times New Roman" w:cs="Times New Roman"/>
                  <w:color w:val="000000" w:themeColor="text1"/>
                  <w:sz w:val="26"/>
                  <w:szCs w:val="26"/>
                </w:rPr>
                <w:t>Nhiệm vụ đang làm</w:t>
              </w:r>
            </w:ins>
            <w:ins w:id="2051" w:author="Vo Cuong" w:date="2020-04-01T21:14:00Z">
              <w:r w:rsidR="000A6465">
                <w:rPr>
                  <w:rFonts w:ascii="Times New Roman" w:hAnsi="Times New Roman" w:cs="Times New Roman"/>
                  <w:color w:val="000000" w:themeColor="text1"/>
                  <w:sz w:val="26"/>
                  <w:szCs w:val="26"/>
                </w:rPr>
                <w:t>.</w:t>
              </w:r>
            </w:ins>
          </w:p>
        </w:tc>
      </w:tr>
      <w:tr w:rsidR="00C8572F" w:rsidRPr="00D435B6" w:rsidTr="00C8572F">
        <w:trPr>
          <w:ins w:id="2052" w:author="Vo Cuong" w:date="2020-04-01T21:03:00Z"/>
          <w:trPrChange w:id="2053" w:author="Vo Cuong" w:date="2020-04-01T21:03:00Z">
            <w:trPr>
              <w:gridBefore w:val="1"/>
              <w:wBefore w:w="113" w:type="dxa"/>
            </w:trPr>
          </w:trPrChange>
        </w:trPr>
        <w:tc>
          <w:tcPr>
            <w:tcW w:w="4532" w:type="dxa"/>
            <w:tcPrChange w:id="2054" w:author="Vo Cuong" w:date="2020-04-01T21:03:00Z">
              <w:tcPr>
                <w:tcW w:w="4532" w:type="dxa"/>
                <w:gridSpan w:val="2"/>
              </w:tcPr>
            </w:tcPrChange>
          </w:tcPr>
          <w:p w:rsidR="00C8572F" w:rsidRPr="00D435B6" w:rsidRDefault="00C8572F" w:rsidP="002674E9">
            <w:pPr>
              <w:spacing w:line="360" w:lineRule="auto"/>
              <w:jc w:val="both"/>
              <w:rPr>
                <w:ins w:id="2055" w:author="Vo Cuong" w:date="2020-04-01T21:03:00Z"/>
                <w:rFonts w:ascii="Times New Roman" w:hAnsi="Times New Roman" w:cs="Times New Roman"/>
                <w:color w:val="000000" w:themeColor="text1"/>
                <w:sz w:val="26"/>
                <w:szCs w:val="26"/>
              </w:rPr>
            </w:pPr>
            <w:ins w:id="2056" w:author="Vo Cuong" w:date="2020-04-01T21:03:00Z">
              <w:r w:rsidRPr="00D435B6">
                <w:rPr>
                  <w:rFonts w:ascii="Times New Roman" w:hAnsi="Times New Roman" w:cs="Times New Roman"/>
                  <w:color w:val="000000" w:themeColor="text1"/>
                  <w:sz w:val="26"/>
                  <w:szCs w:val="26"/>
                </w:rPr>
                <w:t>Mô tả</w:t>
              </w:r>
            </w:ins>
          </w:p>
        </w:tc>
        <w:tc>
          <w:tcPr>
            <w:tcW w:w="4532" w:type="dxa"/>
            <w:tcPrChange w:id="2057" w:author="Vo Cuong" w:date="2020-04-01T21:03:00Z">
              <w:tcPr>
                <w:tcW w:w="4532" w:type="dxa"/>
                <w:gridSpan w:val="2"/>
              </w:tcPr>
            </w:tcPrChange>
          </w:tcPr>
          <w:p w:rsidR="00C8572F" w:rsidRPr="00D435B6" w:rsidRDefault="00C8572F" w:rsidP="002674E9">
            <w:pPr>
              <w:spacing w:line="360" w:lineRule="auto"/>
              <w:jc w:val="both"/>
              <w:rPr>
                <w:ins w:id="2058" w:author="Vo Cuong" w:date="2020-04-01T21:03:00Z"/>
                <w:rFonts w:ascii="Times New Roman" w:hAnsi="Times New Roman" w:cs="Times New Roman"/>
                <w:color w:val="000000" w:themeColor="text1"/>
                <w:sz w:val="26"/>
                <w:szCs w:val="26"/>
              </w:rPr>
            </w:pPr>
            <w:ins w:id="2059" w:author="Vo Cuong" w:date="2020-04-01T21:03:00Z">
              <w:r w:rsidRPr="00D435B6">
                <w:rPr>
                  <w:rFonts w:ascii="Times New Roman" w:hAnsi="Times New Roman" w:cs="Times New Roman"/>
                  <w:color w:val="000000" w:themeColor="text1"/>
                  <w:sz w:val="26"/>
                  <w:szCs w:val="26"/>
                </w:rPr>
                <w:t xml:space="preserve">Use – case cho phép nhân viên </w:t>
              </w:r>
              <w:r>
                <w:rPr>
                  <w:rFonts w:ascii="Times New Roman" w:hAnsi="Times New Roman" w:cs="Times New Roman"/>
                  <w:color w:val="000000" w:themeColor="text1"/>
                  <w:sz w:val="26"/>
                  <w:szCs w:val="26"/>
                </w:rPr>
                <w:t>xem những nhiệm vụ mà mình đã nhận và thực hiện thao tác hoàn thành nhiệm vụ mà mình muốn hoàn thành.</w:t>
              </w:r>
            </w:ins>
          </w:p>
        </w:tc>
      </w:tr>
      <w:tr w:rsidR="00C8572F" w:rsidRPr="00D435B6" w:rsidTr="00C8572F">
        <w:trPr>
          <w:ins w:id="2060" w:author="Vo Cuong" w:date="2020-04-01T21:03:00Z"/>
          <w:trPrChange w:id="2061" w:author="Vo Cuong" w:date="2020-04-01T21:03:00Z">
            <w:trPr>
              <w:gridBefore w:val="1"/>
              <w:wBefore w:w="113" w:type="dxa"/>
            </w:trPr>
          </w:trPrChange>
        </w:trPr>
        <w:tc>
          <w:tcPr>
            <w:tcW w:w="4532" w:type="dxa"/>
            <w:tcPrChange w:id="2062" w:author="Vo Cuong" w:date="2020-04-01T21:03:00Z">
              <w:tcPr>
                <w:tcW w:w="4532" w:type="dxa"/>
                <w:gridSpan w:val="2"/>
              </w:tcPr>
            </w:tcPrChange>
          </w:tcPr>
          <w:p w:rsidR="00C8572F" w:rsidRPr="00D435B6" w:rsidRDefault="00C8572F" w:rsidP="002674E9">
            <w:pPr>
              <w:spacing w:line="360" w:lineRule="auto"/>
              <w:jc w:val="both"/>
              <w:rPr>
                <w:ins w:id="2063" w:author="Vo Cuong" w:date="2020-04-01T21:03:00Z"/>
                <w:rFonts w:ascii="Times New Roman" w:hAnsi="Times New Roman" w:cs="Times New Roman"/>
                <w:color w:val="000000" w:themeColor="text1"/>
                <w:sz w:val="26"/>
                <w:szCs w:val="26"/>
              </w:rPr>
            </w:pPr>
            <w:ins w:id="2064" w:author="Vo Cuong" w:date="2020-04-01T21:03:00Z">
              <w:r w:rsidRPr="00D435B6">
                <w:rPr>
                  <w:rFonts w:ascii="Times New Roman" w:hAnsi="Times New Roman" w:cs="Times New Roman"/>
                  <w:color w:val="000000" w:themeColor="text1"/>
                  <w:sz w:val="26"/>
                  <w:szCs w:val="26"/>
                </w:rPr>
                <w:t xml:space="preserve">Actor </w:t>
              </w:r>
            </w:ins>
          </w:p>
        </w:tc>
        <w:tc>
          <w:tcPr>
            <w:tcW w:w="4532" w:type="dxa"/>
            <w:tcPrChange w:id="2065" w:author="Vo Cuong" w:date="2020-04-01T21:03:00Z">
              <w:tcPr>
                <w:tcW w:w="4532" w:type="dxa"/>
                <w:gridSpan w:val="2"/>
              </w:tcPr>
            </w:tcPrChange>
          </w:tcPr>
          <w:p w:rsidR="00C8572F" w:rsidRPr="00D435B6" w:rsidRDefault="00C8572F" w:rsidP="002674E9">
            <w:pPr>
              <w:spacing w:line="360" w:lineRule="auto"/>
              <w:jc w:val="both"/>
              <w:rPr>
                <w:ins w:id="2066" w:author="Vo Cuong" w:date="2020-04-01T21:03:00Z"/>
                <w:rFonts w:ascii="Times New Roman" w:hAnsi="Times New Roman" w:cs="Times New Roman"/>
                <w:color w:val="000000" w:themeColor="text1"/>
                <w:sz w:val="26"/>
                <w:szCs w:val="26"/>
              </w:rPr>
            </w:pPr>
            <w:ins w:id="2067" w:author="Vo Cuong" w:date="2020-04-01T21:03:00Z">
              <w:r w:rsidRPr="00D435B6">
                <w:rPr>
                  <w:rFonts w:ascii="Times New Roman" w:hAnsi="Times New Roman" w:cs="Times New Roman"/>
                  <w:color w:val="000000" w:themeColor="text1"/>
                  <w:sz w:val="26"/>
                  <w:szCs w:val="26"/>
                </w:rPr>
                <w:t>Nhân viên</w:t>
              </w:r>
              <w:r>
                <w:rPr>
                  <w:rFonts w:ascii="Times New Roman" w:hAnsi="Times New Roman" w:cs="Times New Roman"/>
                  <w:color w:val="000000" w:themeColor="text1"/>
                  <w:sz w:val="26"/>
                  <w:szCs w:val="26"/>
                </w:rPr>
                <w:t>.</w:t>
              </w:r>
            </w:ins>
          </w:p>
        </w:tc>
      </w:tr>
      <w:tr w:rsidR="00C8572F" w:rsidRPr="00D435B6" w:rsidTr="00C8572F">
        <w:trPr>
          <w:ins w:id="2068" w:author="Vo Cuong" w:date="2020-04-01T21:03:00Z"/>
          <w:trPrChange w:id="2069" w:author="Vo Cuong" w:date="2020-04-01T21:03:00Z">
            <w:trPr>
              <w:gridBefore w:val="1"/>
              <w:wBefore w:w="113" w:type="dxa"/>
            </w:trPr>
          </w:trPrChange>
        </w:trPr>
        <w:tc>
          <w:tcPr>
            <w:tcW w:w="4532" w:type="dxa"/>
            <w:tcPrChange w:id="2070" w:author="Vo Cuong" w:date="2020-04-01T21:03:00Z">
              <w:tcPr>
                <w:tcW w:w="4532" w:type="dxa"/>
                <w:gridSpan w:val="2"/>
              </w:tcPr>
            </w:tcPrChange>
          </w:tcPr>
          <w:p w:rsidR="00C8572F" w:rsidRPr="00D435B6" w:rsidRDefault="00C8572F" w:rsidP="002674E9">
            <w:pPr>
              <w:spacing w:line="360" w:lineRule="auto"/>
              <w:jc w:val="both"/>
              <w:rPr>
                <w:ins w:id="2071" w:author="Vo Cuong" w:date="2020-04-01T21:03:00Z"/>
                <w:rFonts w:ascii="Times New Roman" w:hAnsi="Times New Roman" w:cs="Times New Roman"/>
                <w:color w:val="000000" w:themeColor="text1"/>
                <w:sz w:val="26"/>
                <w:szCs w:val="26"/>
              </w:rPr>
            </w:pPr>
            <w:ins w:id="2072" w:author="Vo Cuong" w:date="2020-04-01T21:03:00Z">
              <w:r w:rsidRPr="00D435B6">
                <w:rPr>
                  <w:rFonts w:ascii="Times New Roman" w:hAnsi="Times New Roman" w:cs="Times New Roman"/>
                  <w:color w:val="000000" w:themeColor="text1"/>
                  <w:sz w:val="26"/>
                  <w:szCs w:val="26"/>
                </w:rPr>
                <w:t xml:space="preserve">Điều kiện kích hoạt </w:t>
              </w:r>
            </w:ins>
          </w:p>
        </w:tc>
        <w:tc>
          <w:tcPr>
            <w:tcW w:w="4532" w:type="dxa"/>
            <w:tcPrChange w:id="2073" w:author="Vo Cuong" w:date="2020-04-01T21:03:00Z">
              <w:tcPr>
                <w:tcW w:w="4532" w:type="dxa"/>
                <w:gridSpan w:val="2"/>
              </w:tcPr>
            </w:tcPrChange>
          </w:tcPr>
          <w:p w:rsidR="00C8572F" w:rsidRPr="00D435B6" w:rsidRDefault="00C8572F" w:rsidP="002674E9">
            <w:pPr>
              <w:spacing w:line="360" w:lineRule="auto"/>
              <w:jc w:val="both"/>
              <w:rPr>
                <w:ins w:id="2074" w:author="Vo Cuong" w:date="2020-04-01T21:03:00Z"/>
                <w:rFonts w:ascii="Times New Roman" w:hAnsi="Times New Roman" w:cs="Times New Roman"/>
                <w:color w:val="000000" w:themeColor="text1"/>
                <w:sz w:val="26"/>
                <w:szCs w:val="26"/>
              </w:rPr>
            </w:pPr>
            <w:ins w:id="2075" w:author="Vo Cuong" w:date="2020-04-01T21:03:00Z">
              <w:r>
                <w:rPr>
                  <w:rFonts w:ascii="Times New Roman" w:hAnsi="Times New Roman" w:cs="Times New Roman"/>
                  <w:color w:val="000000" w:themeColor="text1"/>
                  <w:sz w:val="26"/>
                  <w:szCs w:val="26"/>
                </w:rPr>
                <w:t>N</w:t>
              </w:r>
              <w:r w:rsidRPr="00D435B6">
                <w:rPr>
                  <w:rFonts w:ascii="Times New Roman" w:hAnsi="Times New Roman" w:cs="Times New Roman"/>
                  <w:color w:val="000000" w:themeColor="text1"/>
                  <w:sz w:val="26"/>
                  <w:szCs w:val="26"/>
                </w:rPr>
                <w:t xml:space="preserve">hân viên chọn </w:t>
              </w:r>
              <w:r>
                <w:rPr>
                  <w:rFonts w:ascii="Times New Roman" w:hAnsi="Times New Roman" w:cs="Times New Roman"/>
                  <w:color w:val="000000" w:themeColor="text1"/>
                  <w:sz w:val="26"/>
                  <w:szCs w:val="26"/>
                </w:rPr>
                <w:t>mục danh sách nhiệm vụ đang làm, khi tài khoản nhân viên đã đăng nhập vào hệ thống.</w:t>
              </w:r>
            </w:ins>
          </w:p>
        </w:tc>
      </w:tr>
      <w:tr w:rsidR="00C8572F" w:rsidRPr="00D435B6" w:rsidTr="00C8572F">
        <w:trPr>
          <w:ins w:id="2076" w:author="Vo Cuong" w:date="2020-04-01T21:03:00Z"/>
          <w:trPrChange w:id="2077" w:author="Vo Cuong" w:date="2020-04-01T21:03:00Z">
            <w:trPr>
              <w:gridBefore w:val="1"/>
              <w:wBefore w:w="113" w:type="dxa"/>
            </w:trPr>
          </w:trPrChange>
        </w:trPr>
        <w:tc>
          <w:tcPr>
            <w:tcW w:w="4532" w:type="dxa"/>
            <w:tcPrChange w:id="2078" w:author="Vo Cuong" w:date="2020-04-01T21:03:00Z">
              <w:tcPr>
                <w:tcW w:w="4532" w:type="dxa"/>
                <w:gridSpan w:val="2"/>
              </w:tcPr>
            </w:tcPrChange>
          </w:tcPr>
          <w:p w:rsidR="00C8572F" w:rsidRPr="00D435B6" w:rsidRDefault="00C8572F" w:rsidP="002674E9">
            <w:pPr>
              <w:spacing w:line="360" w:lineRule="auto"/>
              <w:jc w:val="both"/>
              <w:rPr>
                <w:ins w:id="2079" w:author="Vo Cuong" w:date="2020-04-01T21:03:00Z"/>
                <w:rFonts w:ascii="Times New Roman" w:hAnsi="Times New Roman" w:cs="Times New Roman"/>
                <w:color w:val="000000" w:themeColor="text1"/>
                <w:sz w:val="26"/>
                <w:szCs w:val="26"/>
              </w:rPr>
            </w:pPr>
            <w:ins w:id="2080" w:author="Vo Cuong" w:date="2020-04-01T21:03:00Z">
              <w:r w:rsidRPr="00D435B6">
                <w:rPr>
                  <w:rFonts w:ascii="Times New Roman" w:hAnsi="Times New Roman" w:cs="Times New Roman"/>
                  <w:color w:val="000000" w:themeColor="text1"/>
                  <w:sz w:val="26"/>
                  <w:szCs w:val="26"/>
                </w:rPr>
                <w:t xml:space="preserve">Tiền điều kiện </w:t>
              </w:r>
            </w:ins>
          </w:p>
        </w:tc>
        <w:tc>
          <w:tcPr>
            <w:tcW w:w="4532" w:type="dxa"/>
            <w:tcPrChange w:id="2081" w:author="Vo Cuong" w:date="2020-04-01T21:03:00Z">
              <w:tcPr>
                <w:tcW w:w="4532" w:type="dxa"/>
                <w:gridSpan w:val="2"/>
              </w:tcPr>
            </w:tcPrChange>
          </w:tcPr>
          <w:p w:rsidR="00C8572F" w:rsidRPr="00D435B6" w:rsidRDefault="00C8572F" w:rsidP="002674E9">
            <w:pPr>
              <w:spacing w:line="360" w:lineRule="auto"/>
              <w:jc w:val="both"/>
              <w:rPr>
                <w:ins w:id="2082" w:author="Vo Cuong" w:date="2020-04-01T21:03:00Z"/>
                <w:rFonts w:ascii="Times New Roman" w:hAnsi="Times New Roman" w:cs="Times New Roman"/>
                <w:color w:val="000000" w:themeColor="text1"/>
                <w:sz w:val="26"/>
                <w:szCs w:val="26"/>
              </w:rPr>
            </w:pPr>
            <w:ins w:id="2083" w:author="Vo Cuong" w:date="2020-04-01T21:03:00Z">
              <w:r w:rsidRPr="00D435B6">
                <w:rPr>
                  <w:rFonts w:ascii="Times New Roman" w:hAnsi="Times New Roman" w:cs="Times New Roman"/>
                  <w:color w:val="000000" w:themeColor="text1"/>
                  <w:sz w:val="26"/>
                  <w:szCs w:val="26"/>
                </w:rPr>
                <w:t>Nhân viên phải có tài khoản trên hệ thống</w:t>
              </w:r>
              <w:r>
                <w:rPr>
                  <w:rFonts w:ascii="Times New Roman" w:hAnsi="Times New Roman" w:cs="Times New Roman"/>
                  <w:color w:val="000000" w:themeColor="text1"/>
                  <w:sz w:val="26"/>
                  <w:szCs w:val="26"/>
                </w:rPr>
                <w:t>.</w:t>
              </w:r>
            </w:ins>
          </w:p>
        </w:tc>
      </w:tr>
      <w:tr w:rsidR="00C8572F" w:rsidRPr="00D435B6" w:rsidTr="00C8572F">
        <w:trPr>
          <w:ins w:id="2084" w:author="Vo Cuong" w:date="2020-04-01T21:03:00Z"/>
          <w:trPrChange w:id="2085" w:author="Vo Cuong" w:date="2020-04-01T21:03:00Z">
            <w:trPr>
              <w:gridBefore w:val="1"/>
              <w:wBefore w:w="113" w:type="dxa"/>
            </w:trPr>
          </w:trPrChange>
        </w:trPr>
        <w:tc>
          <w:tcPr>
            <w:tcW w:w="4532" w:type="dxa"/>
            <w:tcPrChange w:id="2086" w:author="Vo Cuong" w:date="2020-04-01T21:03:00Z">
              <w:tcPr>
                <w:tcW w:w="4532" w:type="dxa"/>
                <w:gridSpan w:val="2"/>
              </w:tcPr>
            </w:tcPrChange>
          </w:tcPr>
          <w:p w:rsidR="00C8572F" w:rsidRPr="00D435B6" w:rsidRDefault="00C8572F" w:rsidP="002674E9">
            <w:pPr>
              <w:spacing w:line="360" w:lineRule="auto"/>
              <w:jc w:val="both"/>
              <w:rPr>
                <w:ins w:id="2087" w:author="Vo Cuong" w:date="2020-04-01T21:03:00Z"/>
                <w:rFonts w:ascii="Times New Roman" w:hAnsi="Times New Roman" w:cs="Times New Roman"/>
                <w:color w:val="000000" w:themeColor="text1"/>
                <w:sz w:val="26"/>
                <w:szCs w:val="26"/>
              </w:rPr>
            </w:pPr>
            <w:ins w:id="2088" w:author="Vo Cuong" w:date="2020-04-01T21:03:00Z">
              <w:r w:rsidRPr="00D435B6">
                <w:rPr>
                  <w:rFonts w:ascii="Times New Roman" w:hAnsi="Times New Roman" w:cs="Times New Roman"/>
                  <w:color w:val="000000" w:themeColor="text1"/>
                  <w:sz w:val="26"/>
                  <w:szCs w:val="26"/>
                </w:rPr>
                <w:t xml:space="preserve">Hậu điều kiện </w:t>
              </w:r>
            </w:ins>
          </w:p>
        </w:tc>
        <w:tc>
          <w:tcPr>
            <w:tcW w:w="4532" w:type="dxa"/>
            <w:tcPrChange w:id="2089" w:author="Vo Cuong" w:date="2020-04-01T21:03:00Z">
              <w:tcPr>
                <w:tcW w:w="4532" w:type="dxa"/>
                <w:gridSpan w:val="2"/>
              </w:tcPr>
            </w:tcPrChange>
          </w:tcPr>
          <w:p w:rsidR="00C8572F" w:rsidRPr="00D435B6" w:rsidRDefault="00C8572F" w:rsidP="002674E9">
            <w:pPr>
              <w:spacing w:line="360" w:lineRule="auto"/>
              <w:jc w:val="both"/>
              <w:rPr>
                <w:ins w:id="2090" w:author="Vo Cuong" w:date="2020-04-01T21:03:00Z"/>
                <w:rFonts w:ascii="Times New Roman" w:hAnsi="Times New Roman" w:cs="Times New Roman"/>
                <w:color w:val="000000" w:themeColor="text1"/>
                <w:sz w:val="26"/>
                <w:szCs w:val="26"/>
              </w:rPr>
            </w:pPr>
            <w:ins w:id="2091" w:author="Vo Cuong" w:date="2020-04-01T21:03:00Z">
              <w:r>
                <w:rPr>
                  <w:rFonts w:ascii="Times New Roman" w:hAnsi="Times New Roman" w:cs="Times New Roman"/>
                  <w:color w:val="000000" w:themeColor="text1"/>
                  <w:sz w:val="26"/>
                  <w:szCs w:val="26"/>
                </w:rPr>
                <w:t>Nhân viên xem được những nhiệm vụ đã nhận vào thực hiện thành công chức năng hoàn thành nhiệm vụ.</w:t>
              </w:r>
            </w:ins>
          </w:p>
        </w:tc>
      </w:tr>
      <w:tr w:rsidR="00C8572F" w:rsidRPr="00D435B6" w:rsidTr="00C8572F">
        <w:trPr>
          <w:ins w:id="2092" w:author="Vo Cuong" w:date="2020-04-01T21:03:00Z"/>
          <w:trPrChange w:id="2093" w:author="Vo Cuong" w:date="2020-04-01T21:03:00Z">
            <w:trPr>
              <w:gridBefore w:val="1"/>
              <w:wBefore w:w="113" w:type="dxa"/>
            </w:trPr>
          </w:trPrChange>
        </w:trPr>
        <w:tc>
          <w:tcPr>
            <w:tcW w:w="4532" w:type="dxa"/>
            <w:tcPrChange w:id="2094" w:author="Vo Cuong" w:date="2020-04-01T21:03:00Z">
              <w:tcPr>
                <w:tcW w:w="4532" w:type="dxa"/>
                <w:gridSpan w:val="2"/>
              </w:tcPr>
            </w:tcPrChange>
          </w:tcPr>
          <w:p w:rsidR="00C8572F" w:rsidRPr="00D435B6" w:rsidRDefault="00C8572F" w:rsidP="002674E9">
            <w:pPr>
              <w:spacing w:line="360" w:lineRule="auto"/>
              <w:jc w:val="both"/>
              <w:rPr>
                <w:ins w:id="2095" w:author="Vo Cuong" w:date="2020-04-01T21:03:00Z"/>
                <w:rFonts w:ascii="Times New Roman" w:hAnsi="Times New Roman" w:cs="Times New Roman"/>
                <w:color w:val="000000" w:themeColor="text1"/>
                <w:sz w:val="26"/>
                <w:szCs w:val="26"/>
              </w:rPr>
            </w:pPr>
            <w:ins w:id="2096" w:author="Vo Cuong" w:date="2020-04-01T21:03:00Z">
              <w:r w:rsidRPr="00D435B6">
                <w:rPr>
                  <w:rFonts w:ascii="Times New Roman" w:hAnsi="Times New Roman" w:cs="Times New Roman"/>
                  <w:color w:val="000000" w:themeColor="text1"/>
                  <w:sz w:val="26"/>
                  <w:szCs w:val="26"/>
                </w:rPr>
                <w:t xml:space="preserve">Luồng sự kiện chính </w:t>
              </w:r>
            </w:ins>
          </w:p>
        </w:tc>
        <w:tc>
          <w:tcPr>
            <w:tcW w:w="4532" w:type="dxa"/>
            <w:tcPrChange w:id="2097" w:author="Vo Cuong" w:date="2020-04-01T21:03:00Z">
              <w:tcPr>
                <w:tcW w:w="4532" w:type="dxa"/>
                <w:gridSpan w:val="2"/>
              </w:tcPr>
            </w:tcPrChange>
          </w:tcPr>
          <w:p w:rsidR="00C8572F" w:rsidRPr="001F6617" w:rsidRDefault="00C8572F" w:rsidP="00C8572F">
            <w:pPr>
              <w:pStyle w:val="ListParagraph"/>
              <w:numPr>
                <w:ilvl w:val="0"/>
                <w:numId w:val="88"/>
              </w:numPr>
              <w:spacing w:line="360" w:lineRule="auto"/>
              <w:ind w:left="565" w:hanging="567"/>
              <w:jc w:val="both"/>
              <w:rPr>
                <w:ins w:id="2098" w:author="Vo Cuong" w:date="2020-04-01T21:03:00Z"/>
                <w:rFonts w:ascii="Times New Roman" w:hAnsi="Times New Roman" w:cs="Times New Roman"/>
                <w:color w:val="000000" w:themeColor="text1"/>
                <w:sz w:val="26"/>
                <w:szCs w:val="26"/>
              </w:rPr>
            </w:pPr>
            <w:ins w:id="2099" w:author="Vo Cuong" w:date="2020-04-01T21:03:00Z">
              <w:r w:rsidRPr="001F6617">
                <w:rPr>
                  <w:rFonts w:ascii="Times New Roman" w:hAnsi="Times New Roman" w:cs="Times New Roman"/>
                  <w:color w:val="000000" w:themeColor="text1"/>
                  <w:sz w:val="26"/>
                  <w:szCs w:val="26"/>
                </w:rPr>
                <w:t xml:space="preserve">Hệ thống hiển thị màn hình </w:t>
              </w:r>
              <w:r>
                <w:rPr>
                  <w:rFonts w:ascii="Times New Roman" w:hAnsi="Times New Roman" w:cs="Times New Roman"/>
                  <w:color w:val="000000" w:themeColor="text1"/>
                  <w:sz w:val="26"/>
                  <w:szCs w:val="26"/>
                </w:rPr>
                <w:t>danh sách nhiệm vụ đang có</w:t>
              </w:r>
              <w:r w:rsidRPr="001F6617">
                <w:rPr>
                  <w:rFonts w:ascii="Times New Roman" w:hAnsi="Times New Roman" w:cs="Times New Roman"/>
                  <w:color w:val="000000" w:themeColor="text1"/>
                  <w:sz w:val="26"/>
                  <w:szCs w:val="26"/>
                </w:rPr>
                <w:t xml:space="preserve"> khi đã đăng nhập thành công</w:t>
              </w:r>
              <w:r>
                <w:rPr>
                  <w:rFonts w:ascii="Times New Roman" w:hAnsi="Times New Roman" w:cs="Times New Roman"/>
                  <w:color w:val="000000" w:themeColor="text1"/>
                  <w:sz w:val="26"/>
                  <w:szCs w:val="26"/>
                </w:rPr>
                <w:t>.</w:t>
              </w:r>
            </w:ins>
          </w:p>
          <w:p w:rsidR="00C8572F" w:rsidRPr="001F6617" w:rsidRDefault="00C8572F" w:rsidP="00C8572F">
            <w:pPr>
              <w:pStyle w:val="ListParagraph"/>
              <w:numPr>
                <w:ilvl w:val="0"/>
                <w:numId w:val="88"/>
              </w:numPr>
              <w:spacing w:line="360" w:lineRule="auto"/>
              <w:ind w:left="565" w:hanging="567"/>
              <w:jc w:val="both"/>
              <w:rPr>
                <w:ins w:id="2100" w:author="Vo Cuong" w:date="2020-04-01T21:03:00Z"/>
                <w:rFonts w:ascii="Times New Roman" w:hAnsi="Times New Roman" w:cs="Times New Roman"/>
                <w:color w:val="000000" w:themeColor="text1"/>
                <w:sz w:val="26"/>
                <w:szCs w:val="26"/>
              </w:rPr>
            </w:pPr>
            <w:ins w:id="2101" w:author="Vo Cuong" w:date="2020-04-01T21:03:00Z">
              <w:r w:rsidRPr="001F6617">
                <w:rPr>
                  <w:rFonts w:ascii="Times New Roman" w:hAnsi="Times New Roman" w:cs="Times New Roman"/>
                  <w:color w:val="000000" w:themeColor="text1"/>
                  <w:sz w:val="26"/>
                  <w:szCs w:val="26"/>
                </w:rPr>
                <w:lastRenderedPageBreak/>
                <w:t xml:space="preserve">Nhân viên chọn </w:t>
              </w:r>
              <w:r>
                <w:rPr>
                  <w:rFonts w:ascii="Times New Roman" w:hAnsi="Times New Roman" w:cs="Times New Roman"/>
                  <w:color w:val="000000" w:themeColor="text1"/>
                  <w:sz w:val="26"/>
                  <w:szCs w:val="26"/>
                </w:rPr>
                <w:t>mục</w:t>
              </w:r>
              <w:r w:rsidRPr="001F6617">
                <w:rPr>
                  <w:rFonts w:ascii="Times New Roman" w:hAnsi="Times New Roman" w:cs="Times New Roman"/>
                  <w:color w:val="000000" w:themeColor="text1"/>
                  <w:sz w:val="26"/>
                  <w:szCs w:val="26"/>
                </w:rPr>
                <w:t xml:space="preserve"> danh sách nhiệm vụ đang làm</w:t>
              </w:r>
              <w:r>
                <w:rPr>
                  <w:rFonts w:ascii="Times New Roman" w:hAnsi="Times New Roman" w:cs="Times New Roman"/>
                  <w:color w:val="000000" w:themeColor="text1"/>
                  <w:sz w:val="26"/>
                  <w:szCs w:val="26"/>
                </w:rPr>
                <w:t>.</w:t>
              </w:r>
            </w:ins>
          </w:p>
          <w:p w:rsidR="00C8572F" w:rsidRPr="001F6617" w:rsidRDefault="00C8572F" w:rsidP="00C8572F">
            <w:pPr>
              <w:pStyle w:val="ListParagraph"/>
              <w:numPr>
                <w:ilvl w:val="0"/>
                <w:numId w:val="88"/>
              </w:numPr>
              <w:spacing w:line="360" w:lineRule="auto"/>
              <w:ind w:left="565" w:hanging="567"/>
              <w:jc w:val="both"/>
              <w:rPr>
                <w:ins w:id="2102" w:author="Vo Cuong" w:date="2020-04-01T21:03:00Z"/>
                <w:rFonts w:ascii="Times New Roman" w:hAnsi="Times New Roman" w:cs="Times New Roman"/>
                <w:color w:val="000000" w:themeColor="text1"/>
                <w:sz w:val="26"/>
                <w:szCs w:val="26"/>
              </w:rPr>
            </w:pPr>
            <w:ins w:id="2103" w:author="Vo Cuong" w:date="2020-04-01T21:03:00Z">
              <w:r w:rsidRPr="001F6617">
                <w:rPr>
                  <w:rFonts w:ascii="Times New Roman" w:hAnsi="Times New Roman" w:cs="Times New Roman"/>
                  <w:color w:val="000000" w:themeColor="text1"/>
                  <w:sz w:val="26"/>
                  <w:szCs w:val="26"/>
                </w:rPr>
                <w:t xml:space="preserve">Hệ thống hiển thị ra danh sách nhiệm vụ mà nhân viên đã nhận và </w:t>
              </w:r>
              <w:r>
                <w:rPr>
                  <w:rFonts w:ascii="Times New Roman" w:hAnsi="Times New Roman" w:cs="Times New Roman"/>
                  <w:color w:val="000000" w:themeColor="text1"/>
                  <w:sz w:val="26"/>
                  <w:szCs w:val="26"/>
                </w:rPr>
                <w:t>nút</w:t>
              </w:r>
              <w:r w:rsidRPr="001F6617">
                <w:rPr>
                  <w:rFonts w:ascii="Times New Roman" w:hAnsi="Times New Roman" w:cs="Times New Roman"/>
                  <w:color w:val="000000" w:themeColor="text1"/>
                  <w:sz w:val="26"/>
                  <w:szCs w:val="26"/>
                </w:rPr>
                <w:t xml:space="preserve"> hoàn thành</w:t>
              </w:r>
              <w:r>
                <w:rPr>
                  <w:rFonts w:ascii="Times New Roman" w:hAnsi="Times New Roman" w:cs="Times New Roman"/>
                  <w:color w:val="000000" w:themeColor="text1"/>
                  <w:sz w:val="26"/>
                  <w:szCs w:val="26"/>
                </w:rPr>
                <w:t>.</w:t>
              </w:r>
            </w:ins>
          </w:p>
          <w:p w:rsidR="00C8572F" w:rsidRDefault="00C8572F" w:rsidP="00C8572F">
            <w:pPr>
              <w:pStyle w:val="ListParagraph"/>
              <w:numPr>
                <w:ilvl w:val="0"/>
                <w:numId w:val="88"/>
              </w:numPr>
              <w:spacing w:line="360" w:lineRule="auto"/>
              <w:ind w:left="565" w:hanging="567"/>
              <w:jc w:val="both"/>
              <w:rPr>
                <w:ins w:id="2104" w:author="Vo Cuong" w:date="2020-04-01T21:03:00Z"/>
                <w:rFonts w:ascii="Times New Roman" w:hAnsi="Times New Roman" w:cs="Times New Roman"/>
                <w:color w:val="000000" w:themeColor="text1"/>
                <w:sz w:val="26"/>
                <w:szCs w:val="26"/>
              </w:rPr>
            </w:pPr>
            <w:ins w:id="2105" w:author="Vo Cuong" w:date="2020-04-01T21:03:00Z">
              <w:r w:rsidRPr="001F6617">
                <w:rPr>
                  <w:rFonts w:ascii="Times New Roman" w:hAnsi="Times New Roman" w:cs="Times New Roman"/>
                  <w:color w:val="000000" w:themeColor="text1"/>
                  <w:sz w:val="26"/>
                  <w:szCs w:val="26"/>
                </w:rPr>
                <w:t xml:space="preserve">Khi nhân viên hoàn thành xong 1 nhiệm vụ và nhấn vào </w:t>
              </w:r>
              <w:r>
                <w:rPr>
                  <w:rFonts w:ascii="Times New Roman" w:hAnsi="Times New Roman" w:cs="Times New Roman"/>
                  <w:color w:val="000000" w:themeColor="text1"/>
                  <w:sz w:val="26"/>
                  <w:szCs w:val="26"/>
                </w:rPr>
                <w:t>nút</w:t>
              </w:r>
              <w:r w:rsidRPr="001F6617">
                <w:rPr>
                  <w:rFonts w:ascii="Times New Roman" w:hAnsi="Times New Roman" w:cs="Times New Roman"/>
                  <w:color w:val="000000" w:themeColor="text1"/>
                  <w:sz w:val="26"/>
                  <w:szCs w:val="26"/>
                </w:rPr>
                <w:t xml:space="preserve"> hoàn thành </w:t>
              </w:r>
              <w:r>
                <w:rPr>
                  <w:rFonts w:ascii="Times New Roman" w:hAnsi="Times New Roman" w:cs="Times New Roman"/>
                  <w:color w:val="000000" w:themeColor="text1"/>
                  <w:sz w:val="26"/>
                  <w:szCs w:val="26"/>
                </w:rPr>
                <w:t xml:space="preserve">thì nhiệm vụ thì sẽ hiện thị ra thông </w:t>
              </w:r>
              <w:r w:rsidRPr="006A49F7">
                <w:rPr>
                  <w:rFonts w:ascii="Times New Roman" w:hAnsi="Times New Roman" w:cs="Times New Roman"/>
                  <w:color w:val="000000" w:themeColor="text1"/>
                  <w:sz w:val="26"/>
                  <w:szCs w:val="26"/>
                </w:rPr>
                <w:t xml:space="preserve">báo “Bạn có </w:t>
              </w:r>
              <w:r>
                <w:rPr>
                  <w:rFonts w:ascii="Times New Roman" w:hAnsi="Times New Roman" w:cs="Times New Roman"/>
                  <w:color w:val="000000" w:themeColor="text1"/>
                  <w:sz w:val="26"/>
                  <w:szCs w:val="26"/>
                </w:rPr>
                <w:t>chắc chắn muốn hoàn thành hay không</w:t>
              </w:r>
              <w:r w:rsidRPr="006A49F7">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w:t>
              </w:r>
            </w:ins>
          </w:p>
          <w:p w:rsidR="00C8572F" w:rsidRDefault="00C8572F" w:rsidP="00C8572F">
            <w:pPr>
              <w:pStyle w:val="ListParagraph"/>
              <w:numPr>
                <w:ilvl w:val="0"/>
                <w:numId w:val="88"/>
              </w:numPr>
              <w:spacing w:line="360" w:lineRule="auto"/>
              <w:ind w:left="565" w:hanging="567"/>
              <w:jc w:val="both"/>
              <w:rPr>
                <w:ins w:id="2106" w:author="Vo Cuong" w:date="2020-04-01T21:03:00Z"/>
                <w:rFonts w:ascii="Times New Roman" w:hAnsi="Times New Roman" w:cs="Times New Roman"/>
                <w:color w:val="000000" w:themeColor="text1"/>
                <w:sz w:val="26"/>
                <w:szCs w:val="26"/>
              </w:rPr>
            </w:pPr>
            <w:ins w:id="2107" w:author="Vo Cuong" w:date="2020-04-01T21:03:00Z">
              <w:r>
                <w:rPr>
                  <w:rFonts w:ascii="Times New Roman" w:hAnsi="Times New Roman" w:cs="Times New Roman"/>
                  <w:color w:val="000000" w:themeColor="text1"/>
                  <w:sz w:val="26"/>
                  <w:szCs w:val="26"/>
                </w:rPr>
                <w:t>Nhấn vào nút YES nhiệm vụ</w:t>
              </w:r>
              <w:r w:rsidRPr="006A49F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đó thông báo “ Xác nhận nhiệm vụ thành công !!” sẽ biến mất trong danh sách nhiệm vụ đang làm và sẽ hiển thị trong dach sách nhiệm vụ hoàn thành.</w:t>
              </w:r>
            </w:ins>
          </w:p>
          <w:p w:rsidR="00C8572F" w:rsidRPr="001F6617" w:rsidRDefault="00C8572F" w:rsidP="00C8572F">
            <w:pPr>
              <w:pStyle w:val="ListParagraph"/>
              <w:numPr>
                <w:ilvl w:val="0"/>
                <w:numId w:val="88"/>
              </w:numPr>
              <w:spacing w:line="360" w:lineRule="auto"/>
              <w:ind w:left="565" w:hanging="567"/>
              <w:jc w:val="both"/>
              <w:rPr>
                <w:ins w:id="2108" w:author="Vo Cuong" w:date="2020-04-01T21:03:00Z"/>
                <w:rFonts w:ascii="Times New Roman" w:hAnsi="Times New Roman" w:cs="Times New Roman"/>
                <w:color w:val="000000" w:themeColor="text1"/>
                <w:sz w:val="26"/>
                <w:szCs w:val="26"/>
              </w:rPr>
            </w:pPr>
            <w:ins w:id="2109" w:author="Vo Cuong" w:date="2020-04-01T21:03:00Z">
              <w:r>
                <w:rPr>
                  <w:rFonts w:ascii="Times New Roman" w:hAnsi="Times New Roman" w:cs="Times New Roman"/>
                  <w:color w:val="000000" w:themeColor="text1"/>
                  <w:sz w:val="26"/>
                  <w:szCs w:val="26"/>
                </w:rPr>
                <w:t>Ngược lại nhấn vào nút NO để hủy bỏ thông báo.</w:t>
              </w:r>
            </w:ins>
          </w:p>
          <w:p w:rsidR="00C8572F" w:rsidRPr="001F6617" w:rsidRDefault="00C8572F" w:rsidP="00C8572F">
            <w:pPr>
              <w:pStyle w:val="ListParagraph"/>
              <w:numPr>
                <w:ilvl w:val="0"/>
                <w:numId w:val="88"/>
              </w:numPr>
              <w:spacing w:line="360" w:lineRule="auto"/>
              <w:ind w:left="565" w:hanging="567"/>
              <w:jc w:val="both"/>
              <w:rPr>
                <w:ins w:id="2110" w:author="Vo Cuong" w:date="2020-04-01T21:03:00Z"/>
                <w:rFonts w:ascii="Times New Roman" w:hAnsi="Times New Roman" w:cs="Times New Roman"/>
                <w:color w:val="000000" w:themeColor="text1"/>
                <w:sz w:val="26"/>
                <w:szCs w:val="26"/>
              </w:rPr>
            </w:pPr>
            <w:ins w:id="2111" w:author="Vo Cuong" w:date="2020-04-01T21:03:00Z">
              <w:r w:rsidRPr="001F6617">
                <w:rPr>
                  <w:rFonts w:ascii="Times New Roman" w:hAnsi="Times New Roman" w:cs="Times New Roman"/>
                  <w:color w:val="000000" w:themeColor="text1"/>
                  <w:sz w:val="26"/>
                  <w:szCs w:val="26"/>
                </w:rPr>
                <w:t>Kết thúc Use – Case</w:t>
              </w:r>
              <w:r>
                <w:rPr>
                  <w:rFonts w:ascii="Times New Roman" w:hAnsi="Times New Roman" w:cs="Times New Roman"/>
                  <w:color w:val="000000" w:themeColor="text1"/>
                  <w:sz w:val="26"/>
                  <w:szCs w:val="26"/>
                </w:rPr>
                <w:t>.</w:t>
              </w:r>
            </w:ins>
          </w:p>
        </w:tc>
      </w:tr>
      <w:tr w:rsidR="00C8572F" w:rsidRPr="00D435B6" w:rsidTr="00C8572F">
        <w:trPr>
          <w:ins w:id="2112" w:author="Vo Cuong" w:date="2020-04-01T21:03:00Z"/>
          <w:trPrChange w:id="2113" w:author="Vo Cuong" w:date="2020-04-01T21:03:00Z">
            <w:trPr>
              <w:gridBefore w:val="1"/>
              <w:wBefore w:w="113" w:type="dxa"/>
            </w:trPr>
          </w:trPrChange>
        </w:trPr>
        <w:tc>
          <w:tcPr>
            <w:tcW w:w="4532" w:type="dxa"/>
            <w:tcPrChange w:id="2114" w:author="Vo Cuong" w:date="2020-04-01T21:03:00Z">
              <w:tcPr>
                <w:tcW w:w="4532" w:type="dxa"/>
                <w:gridSpan w:val="2"/>
              </w:tcPr>
            </w:tcPrChange>
          </w:tcPr>
          <w:p w:rsidR="00C8572F" w:rsidRPr="00D435B6" w:rsidRDefault="00C8572F" w:rsidP="002674E9">
            <w:pPr>
              <w:spacing w:line="360" w:lineRule="auto"/>
              <w:jc w:val="both"/>
              <w:rPr>
                <w:ins w:id="2115" w:author="Vo Cuong" w:date="2020-04-01T21:03:00Z"/>
                <w:rFonts w:ascii="Times New Roman" w:hAnsi="Times New Roman" w:cs="Times New Roman"/>
                <w:color w:val="000000" w:themeColor="text1"/>
                <w:sz w:val="26"/>
                <w:szCs w:val="26"/>
              </w:rPr>
            </w:pPr>
            <w:ins w:id="2116" w:author="Vo Cuong" w:date="2020-04-01T21:03:00Z">
              <w:r w:rsidRPr="00D435B6">
                <w:rPr>
                  <w:rFonts w:ascii="Times New Roman" w:hAnsi="Times New Roman" w:cs="Times New Roman"/>
                  <w:color w:val="000000" w:themeColor="text1"/>
                  <w:sz w:val="26"/>
                  <w:szCs w:val="26"/>
                </w:rPr>
                <w:lastRenderedPageBreak/>
                <w:t xml:space="preserve">Luồng sự kiện phụ </w:t>
              </w:r>
            </w:ins>
          </w:p>
        </w:tc>
        <w:tc>
          <w:tcPr>
            <w:tcW w:w="4532" w:type="dxa"/>
            <w:tcPrChange w:id="2117" w:author="Vo Cuong" w:date="2020-04-01T21:03:00Z">
              <w:tcPr>
                <w:tcW w:w="4532" w:type="dxa"/>
                <w:gridSpan w:val="2"/>
              </w:tcPr>
            </w:tcPrChange>
          </w:tcPr>
          <w:p w:rsidR="00C8572F" w:rsidRPr="00D435B6" w:rsidRDefault="00C8572F" w:rsidP="002674E9">
            <w:pPr>
              <w:pStyle w:val="ListParagraph"/>
              <w:spacing w:line="360" w:lineRule="auto"/>
              <w:ind w:left="29"/>
              <w:jc w:val="both"/>
              <w:rPr>
                <w:ins w:id="2118" w:author="Vo Cuong" w:date="2020-04-01T21:03:00Z"/>
                <w:rFonts w:ascii="Times New Roman" w:hAnsi="Times New Roman" w:cs="Times New Roman"/>
                <w:color w:val="000000" w:themeColor="text1"/>
                <w:sz w:val="26"/>
                <w:szCs w:val="26"/>
              </w:rPr>
            </w:pPr>
            <w:ins w:id="2119" w:author="Vo Cuong" w:date="2020-04-01T21:03:00Z">
              <w:r>
                <w:rPr>
                  <w:rFonts w:ascii="Times New Roman" w:hAnsi="Times New Roman" w:cs="Times New Roman"/>
                  <w:noProof/>
                  <w:color w:val="0070C0"/>
                  <w:sz w:val="26"/>
                  <w:szCs w:val="26"/>
                </w:rPr>
                <w:drawing>
                  <wp:anchor distT="0" distB="0" distL="114300" distR="114300" simplePos="0" relativeHeight="251661312" behindDoc="1" locked="0" layoutInCell="1" allowOverlap="1" wp14:anchorId="49AC7E30" wp14:editId="7971E4E8">
                    <wp:simplePos x="0" y="0"/>
                    <wp:positionH relativeFrom="column">
                      <wp:posOffset>2432050</wp:posOffset>
                    </wp:positionH>
                    <wp:positionV relativeFrom="paragraph">
                      <wp:posOffset>4445</wp:posOffset>
                    </wp:positionV>
                    <wp:extent cx="273050" cy="230505"/>
                    <wp:effectExtent l="0" t="0" r="0" b="0"/>
                    <wp:wrapThrough wrapText="bothSides">
                      <wp:wrapPolygon edited="0">
                        <wp:start x="0" y="0"/>
                        <wp:lineTo x="0" y="19636"/>
                        <wp:lineTo x="19591" y="19636"/>
                        <wp:lineTo x="19591" y="0"/>
                        <wp:lineTo x="0" y="0"/>
                      </wp:wrapPolygon>
                    </wp:wrapThrough>
                    <wp:docPr id="81"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ad.PNG"/>
                            <pic:cNvPicPr/>
                          </pic:nvPicPr>
                          <pic:blipFill>
                            <a:blip r:embed="rId17">
                              <a:extLst>
                                <a:ext uri="{28A0092B-C50C-407E-A947-70E740481C1C}">
                                  <a14:useLocalDpi xmlns:a14="http://schemas.microsoft.com/office/drawing/2010/main" val="0"/>
                                </a:ext>
                              </a:extLst>
                            </a:blip>
                            <a:stretch>
                              <a:fillRect/>
                            </a:stretch>
                          </pic:blipFill>
                          <pic:spPr>
                            <a:xfrm flipH="1">
                              <a:off x="0" y="0"/>
                              <a:ext cx="273050" cy="230505"/>
                            </a:xfrm>
                            <a:prstGeom prst="rect">
                              <a:avLst/>
                            </a:prstGeom>
                          </pic:spPr>
                        </pic:pic>
                      </a:graphicData>
                    </a:graphic>
                    <wp14:sizeRelV relativeFrom="margin">
                      <wp14:pctHeight>0</wp14:pctHeight>
                    </wp14:sizeRelV>
                  </wp:anchor>
                </w:drawing>
              </w:r>
              <w:r w:rsidRPr="00D435B6">
                <w:rPr>
                  <w:rFonts w:ascii="Times New Roman" w:hAnsi="Times New Roman" w:cs="Times New Roman"/>
                  <w:color w:val="0070C0"/>
                  <w:sz w:val="26"/>
                  <w:szCs w:val="26"/>
                </w:rPr>
                <w:t xml:space="preserve">A1 – </w:t>
              </w:r>
              <w:r>
                <w:rPr>
                  <w:rFonts w:ascii="Times New Roman" w:hAnsi="Times New Roman" w:cs="Times New Roman"/>
                  <w:color w:val="0070C0"/>
                  <w:sz w:val="26"/>
                  <w:szCs w:val="26"/>
                </w:rPr>
                <w:t>Nhân viên nhấn vào nút load ở bên tay trái</w:t>
              </w:r>
              <w:r w:rsidRPr="00D435B6">
                <w:rPr>
                  <w:rFonts w:ascii="Times New Roman" w:hAnsi="Times New Roman" w:cs="Times New Roman"/>
                  <w:color w:val="0070C0"/>
                  <w:sz w:val="26"/>
                  <w:szCs w:val="26"/>
                </w:rPr>
                <w:t>:</w:t>
              </w:r>
              <w:r>
                <w:rPr>
                  <w:rFonts w:ascii="Times New Roman" w:hAnsi="Times New Roman" w:cs="Times New Roman"/>
                  <w:color w:val="000000" w:themeColor="text1"/>
                  <w:sz w:val="26"/>
                  <w:szCs w:val="26"/>
                </w:rPr>
                <w:t>Nhân viên nhấn vào nút load khi đã nhận nhiệm vụ bên mục danh sách nhiệm vụ</w:t>
              </w:r>
              <w:r w:rsidR="000A6465">
                <w:rPr>
                  <w:rFonts w:ascii="Times New Roman" w:hAnsi="Times New Roman" w:cs="Times New Roman"/>
                  <w:color w:val="000000" w:themeColor="text1"/>
                  <w:sz w:val="26"/>
                  <w:szCs w:val="26"/>
                </w:rPr>
                <w:t xml:space="preserve"> đang có</w:t>
              </w:r>
            </w:ins>
          </w:p>
          <w:p w:rsidR="00C8572F" w:rsidRDefault="00C8572F">
            <w:pPr>
              <w:pStyle w:val="ListParagraph"/>
              <w:numPr>
                <w:ilvl w:val="0"/>
                <w:numId w:val="92"/>
              </w:numPr>
              <w:spacing w:line="360" w:lineRule="auto"/>
              <w:jc w:val="both"/>
              <w:rPr>
                <w:ins w:id="2120" w:author="Vo Cuong" w:date="2020-04-01T21:03:00Z"/>
                <w:rFonts w:ascii="Times New Roman" w:hAnsi="Times New Roman" w:cs="Times New Roman"/>
                <w:color w:val="000000" w:themeColor="text1"/>
                <w:sz w:val="26"/>
                <w:szCs w:val="26"/>
              </w:rPr>
              <w:pPrChange w:id="2121" w:author="Vo Cuong" w:date="2020-04-01T21:15:00Z">
                <w:pPr>
                  <w:pStyle w:val="ListParagraph"/>
                  <w:numPr>
                    <w:numId w:val="86"/>
                  </w:numPr>
                  <w:spacing w:line="360" w:lineRule="auto"/>
                  <w:ind w:left="749" w:hanging="360"/>
                  <w:jc w:val="both"/>
                </w:pPr>
              </w:pPrChange>
            </w:pPr>
            <w:ins w:id="2122" w:author="Vo Cuong" w:date="2020-04-01T21:03:00Z">
              <w:r w:rsidRPr="00393879">
                <w:rPr>
                  <w:rFonts w:ascii="Times New Roman" w:hAnsi="Times New Roman" w:cs="Times New Roman"/>
                  <w:color w:val="000000" w:themeColor="text1"/>
                  <w:sz w:val="26"/>
                  <w:szCs w:val="26"/>
                </w:rPr>
                <w:t xml:space="preserve">Hệ thống hiển thị </w:t>
              </w:r>
              <w:r>
                <w:rPr>
                  <w:rFonts w:ascii="Times New Roman" w:hAnsi="Times New Roman" w:cs="Times New Roman"/>
                  <w:color w:val="000000" w:themeColor="text1"/>
                  <w:sz w:val="26"/>
                  <w:szCs w:val="26"/>
                </w:rPr>
                <w:t>tất cả nhiệm vụ mà nhân viên đã nhận.</w:t>
              </w:r>
            </w:ins>
          </w:p>
          <w:p w:rsidR="00C8572F" w:rsidRPr="00D435B6" w:rsidRDefault="00C8572F" w:rsidP="002674E9">
            <w:pPr>
              <w:pStyle w:val="ListParagraph"/>
              <w:spacing w:line="360" w:lineRule="auto"/>
              <w:ind w:left="29"/>
              <w:jc w:val="both"/>
              <w:rPr>
                <w:ins w:id="2123" w:author="Vo Cuong" w:date="2020-04-01T21:03:00Z"/>
                <w:rFonts w:ascii="Times New Roman" w:hAnsi="Times New Roman" w:cs="Times New Roman"/>
                <w:color w:val="000000" w:themeColor="text1"/>
                <w:sz w:val="26"/>
                <w:szCs w:val="26"/>
              </w:rPr>
            </w:pPr>
            <w:ins w:id="2124" w:author="Vo Cuong" w:date="2020-04-01T21:03:00Z">
              <w:r w:rsidRPr="00D435B6">
                <w:rPr>
                  <w:rFonts w:ascii="Times New Roman" w:hAnsi="Times New Roman" w:cs="Times New Roman"/>
                  <w:color w:val="0070C0"/>
                  <w:sz w:val="26"/>
                  <w:szCs w:val="26"/>
                </w:rPr>
                <w:t>A</w:t>
              </w:r>
              <w:r>
                <w:rPr>
                  <w:rFonts w:ascii="Times New Roman" w:hAnsi="Times New Roman" w:cs="Times New Roman"/>
                  <w:color w:val="0070C0"/>
                  <w:sz w:val="26"/>
                  <w:szCs w:val="26"/>
                </w:rPr>
                <w:t>2</w:t>
              </w:r>
              <w:r w:rsidRPr="00D435B6">
                <w:rPr>
                  <w:rFonts w:ascii="Times New Roman" w:hAnsi="Times New Roman" w:cs="Times New Roman"/>
                  <w:color w:val="0070C0"/>
                  <w:sz w:val="26"/>
                  <w:szCs w:val="26"/>
                </w:rPr>
                <w:t xml:space="preserve"> – </w:t>
              </w:r>
              <w:r>
                <w:rPr>
                  <w:rFonts w:ascii="Times New Roman" w:hAnsi="Times New Roman" w:cs="Times New Roman"/>
                  <w:color w:val="0070C0"/>
                  <w:sz w:val="26"/>
                  <w:szCs w:val="26"/>
                </w:rPr>
                <w:t xml:space="preserve">Nhân viên nhấn vào nút tìm kiếm ở góc phía trên bên phải màn hình </w:t>
              </w:r>
              <w:r w:rsidRPr="00D435B6">
                <w:rPr>
                  <w:rFonts w:ascii="Times New Roman" w:hAnsi="Times New Roman" w:cs="Times New Roman"/>
                  <w:color w:val="0070C0"/>
                  <w:sz w:val="26"/>
                  <w:szCs w:val="26"/>
                </w:rPr>
                <w:t>:</w:t>
              </w:r>
              <w:r>
                <w:rPr>
                  <w:rFonts w:ascii="Times New Roman" w:hAnsi="Times New Roman" w:cs="Times New Roman"/>
                  <w:color w:val="000000" w:themeColor="text1"/>
                  <w:sz w:val="26"/>
                  <w:szCs w:val="26"/>
                </w:rPr>
                <w:t>Nhân viên chưa nhập thông tin và nhấn nút tìm kiế</w:t>
              </w:r>
              <w:r w:rsidR="000A6465">
                <w:rPr>
                  <w:rFonts w:ascii="Times New Roman" w:hAnsi="Times New Roman" w:cs="Times New Roman"/>
                  <w:color w:val="000000" w:themeColor="text1"/>
                  <w:sz w:val="26"/>
                  <w:szCs w:val="26"/>
                </w:rPr>
                <w:t>m</w:t>
              </w:r>
            </w:ins>
          </w:p>
          <w:p w:rsidR="00C8572F" w:rsidRPr="000A6465" w:rsidRDefault="00C8572F">
            <w:pPr>
              <w:pStyle w:val="ListParagraph"/>
              <w:numPr>
                <w:ilvl w:val="0"/>
                <w:numId w:val="91"/>
              </w:numPr>
              <w:spacing w:line="360" w:lineRule="auto"/>
              <w:jc w:val="both"/>
              <w:rPr>
                <w:ins w:id="2125" w:author="Vo Cuong" w:date="2020-04-01T21:03:00Z"/>
                <w:rFonts w:ascii="Times New Roman" w:hAnsi="Times New Roman" w:cs="Times New Roman"/>
                <w:color w:val="000000" w:themeColor="text1"/>
                <w:sz w:val="26"/>
                <w:szCs w:val="26"/>
                <w:rPrChange w:id="2126" w:author="Vo Cuong" w:date="2020-04-01T21:15:00Z">
                  <w:rPr>
                    <w:ins w:id="2127" w:author="Vo Cuong" w:date="2020-04-01T21:03:00Z"/>
                  </w:rPr>
                </w:rPrChange>
              </w:rPr>
              <w:pPrChange w:id="2128" w:author="Vo Cuong" w:date="2020-04-01T21:15:00Z">
                <w:pPr>
                  <w:spacing w:line="360" w:lineRule="auto"/>
                  <w:ind w:left="-45"/>
                  <w:jc w:val="both"/>
                </w:pPr>
              </w:pPrChange>
            </w:pPr>
            <w:ins w:id="2129" w:author="Vo Cuong" w:date="2020-04-01T21:03:00Z">
              <w:r w:rsidRPr="000A6465">
                <w:rPr>
                  <w:rFonts w:ascii="Times New Roman" w:hAnsi="Times New Roman" w:cs="Times New Roman"/>
                  <w:color w:val="000000" w:themeColor="text1"/>
                  <w:sz w:val="26"/>
                  <w:szCs w:val="26"/>
                  <w:rPrChange w:id="2130" w:author="Vo Cuong" w:date="2020-04-01T21:15:00Z">
                    <w:rPr/>
                  </w:rPrChange>
                </w:rPr>
                <w:t>Hệ thống hiển thị thông báo” Bạn cần nhập tên hoặc mô tả vào !!”.</w:t>
              </w:r>
            </w:ins>
          </w:p>
        </w:tc>
      </w:tr>
      <w:tr w:rsidR="00161BD6" w:rsidRPr="00D435B6" w:rsidDel="00C8572F" w:rsidTr="00C8572F">
        <w:trPr>
          <w:del w:id="2131" w:author="Vo Cuong" w:date="2020-04-01T21:03:00Z"/>
          <w:trPrChange w:id="2132" w:author="Vo Cuong" w:date="2020-04-01T21:03:00Z">
            <w:trPr>
              <w:gridAfter w:val="0"/>
              <w:wAfter w:w="113" w:type="dxa"/>
            </w:trPr>
          </w:trPrChange>
        </w:trPr>
        <w:tc>
          <w:tcPr>
            <w:tcW w:w="4532" w:type="dxa"/>
            <w:tcPrChange w:id="2133" w:author="Vo Cuong" w:date="2020-04-01T21:03:00Z">
              <w:tcPr>
                <w:tcW w:w="4532" w:type="dxa"/>
                <w:gridSpan w:val="2"/>
              </w:tcPr>
            </w:tcPrChange>
          </w:tcPr>
          <w:p w:rsidR="00161BD6" w:rsidRPr="00D435B6" w:rsidDel="00C8572F" w:rsidRDefault="00161BD6" w:rsidP="00823C87">
            <w:pPr>
              <w:spacing w:line="360" w:lineRule="auto"/>
              <w:jc w:val="both"/>
              <w:rPr>
                <w:del w:id="2134" w:author="Vo Cuong" w:date="2020-04-01T21:03:00Z"/>
                <w:rFonts w:ascii="Times New Roman" w:hAnsi="Times New Roman" w:cs="Times New Roman"/>
                <w:color w:val="000000" w:themeColor="text1"/>
                <w:sz w:val="26"/>
                <w:szCs w:val="26"/>
              </w:rPr>
            </w:pPr>
            <w:del w:id="2135" w:author="Vo Cuong" w:date="2020-04-01T21:02:00Z">
              <w:r w:rsidRPr="00D435B6" w:rsidDel="00C8572F">
                <w:rPr>
                  <w:rFonts w:ascii="Times New Roman" w:hAnsi="Times New Roman" w:cs="Times New Roman"/>
                  <w:color w:val="000000" w:themeColor="text1"/>
                  <w:sz w:val="26"/>
                  <w:szCs w:val="26"/>
                </w:rPr>
                <w:delText>Use – Case</w:delText>
              </w:r>
            </w:del>
            <w:bookmarkStart w:id="2136" w:name="_Toc36669226"/>
            <w:bookmarkEnd w:id="2136"/>
          </w:p>
        </w:tc>
        <w:tc>
          <w:tcPr>
            <w:tcW w:w="4532" w:type="dxa"/>
            <w:tcPrChange w:id="2137" w:author="Vo Cuong" w:date="2020-04-01T21:03:00Z">
              <w:tcPr>
                <w:tcW w:w="4532" w:type="dxa"/>
                <w:gridSpan w:val="2"/>
              </w:tcPr>
            </w:tcPrChange>
          </w:tcPr>
          <w:p w:rsidR="00161BD6" w:rsidRPr="00D435B6" w:rsidDel="00C8572F" w:rsidRDefault="00161BD6" w:rsidP="00823C87">
            <w:pPr>
              <w:spacing w:line="360" w:lineRule="auto"/>
              <w:jc w:val="both"/>
              <w:rPr>
                <w:del w:id="2138" w:author="Vo Cuong" w:date="2020-04-01T21:03:00Z"/>
                <w:rFonts w:ascii="Times New Roman" w:hAnsi="Times New Roman" w:cs="Times New Roman"/>
                <w:color w:val="000000" w:themeColor="text1"/>
                <w:sz w:val="26"/>
                <w:szCs w:val="26"/>
              </w:rPr>
            </w:pPr>
            <w:del w:id="2139" w:author="Vo Cuong" w:date="2020-04-01T21:02:00Z">
              <w:r w:rsidRPr="00D435B6" w:rsidDel="00C8572F">
                <w:rPr>
                  <w:rFonts w:ascii="Times New Roman" w:hAnsi="Times New Roman" w:cs="Times New Roman"/>
                  <w:color w:val="000000" w:themeColor="text1"/>
                  <w:sz w:val="26"/>
                  <w:szCs w:val="26"/>
                </w:rPr>
                <w:delText>Nội dung</w:delText>
              </w:r>
            </w:del>
            <w:bookmarkStart w:id="2140" w:name="_Toc36669227"/>
            <w:bookmarkEnd w:id="2140"/>
          </w:p>
        </w:tc>
        <w:bookmarkStart w:id="2141" w:name="_Toc36669228"/>
        <w:bookmarkEnd w:id="2141"/>
      </w:tr>
      <w:tr w:rsidR="00161BD6" w:rsidRPr="00D435B6" w:rsidDel="00C8572F" w:rsidTr="00C8572F">
        <w:trPr>
          <w:del w:id="2142" w:author="Vo Cuong" w:date="2020-04-01T21:03:00Z"/>
          <w:trPrChange w:id="2143" w:author="Vo Cuong" w:date="2020-04-01T21:03:00Z">
            <w:trPr>
              <w:gridAfter w:val="0"/>
              <w:wAfter w:w="113" w:type="dxa"/>
            </w:trPr>
          </w:trPrChange>
        </w:trPr>
        <w:tc>
          <w:tcPr>
            <w:tcW w:w="4532" w:type="dxa"/>
            <w:tcPrChange w:id="2144" w:author="Vo Cuong" w:date="2020-04-01T21:03:00Z">
              <w:tcPr>
                <w:tcW w:w="4532" w:type="dxa"/>
                <w:gridSpan w:val="2"/>
              </w:tcPr>
            </w:tcPrChange>
          </w:tcPr>
          <w:p w:rsidR="00161BD6" w:rsidRPr="00D435B6" w:rsidDel="00C8572F" w:rsidRDefault="00161BD6" w:rsidP="00823C87">
            <w:pPr>
              <w:spacing w:line="360" w:lineRule="auto"/>
              <w:jc w:val="both"/>
              <w:rPr>
                <w:del w:id="2145" w:author="Vo Cuong" w:date="2020-04-01T21:03:00Z"/>
                <w:rFonts w:ascii="Times New Roman" w:hAnsi="Times New Roman" w:cs="Times New Roman"/>
                <w:color w:val="000000" w:themeColor="text1"/>
                <w:sz w:val="26"/>
                <w:szCs w:val="26"/>
              </w:rPr>
            </w:pPr>
            <w:del w:id="2146" w:author="Vo Cuong" w:date="2020-04-01T21:02:00Z">
              <w:r w:rsidRPr="00D435B6" w:rsidDel="00C8572F">
                <w:rPr>
                  <w:rFonts w:ascii="Times New Roman" w:hAnsi="Times New Roman" w:cs="Times New Roman"/>
                  <w:color w:val="000000" w:themeColor="text1"/>
                  <w:sz w:val="26"/>
                  <w:szCs w:val="26"/>
                </w:rPr>
                <w:delText>Mã Use - Case</w:delText>
              </w:r>
            </w:del>
            <w:bookmarkStart w:id="2147" w:name="_Toc36669229"/>
            <w:bookmarkEnd w:id="2147"/>
          </w:p>
        </w:tc>
        <w:tc>
          <w:tcPr>
            <w:tcW w:w="4532" w:type="dxa"/>
            <w:tcPrChange w:id="2148" w:author="Vo Cuong" w:date="2020-04-01T21:03:00Z">
              <w:tcPr>
                <w:tcW w:w="4532" w:type="dxa"/>
                <w:gridSpan w:val="2"/>
              </w:tcPr>
            </w:tcPrChange>
          </w:tcPr>
          <w:p w:rsidR="00161BD6" w:rsidRPr="00D435B6" w:rsidDel="00C8572F" w:rsidRDefault="00161BD6" w:rsidP="00823C87">
            <w:pPr>
              <w:spacing w:line="360" w:lineRule="auto"/>
              <w:jc w:val="both"/>
              <w:rPr>
                <w:del w:id="2149" w:author="Vo Cuong" w:date="2020-04-01T21:03:00Z"/>
                <w:rFonts w:ascii="Times New Roman" w:hAnsi="Times New Roman" w:cs="Times New Roman"/>
                <w:color w:val="000000" w:themeColor="text1"/>
                <w:sz w:val="26"/>
                <w:szCs w:val="26"/>
              </w:rPr>
            </w:pPr>
            <w:del w:id="2150" w:author="Vo Cuong" w:date="2020-04-01T21:02:00Z">
              <w:r w:rsidDel="00C8572F">
                <w:rPr>
                  <w:rFonts w:ascii="Times New Roman" w:hAnsi="Times New Roman" w:cs="Times New Roman"/>
                  <w:color w:val="000000" w:themeColor="text1"/>
                  <w:sz w:val="26"/>
                  <w:szCs w:val="26"/>
                </w:rPr>
                <w:delText>UC-09</w:delText>
              </w:r>
            </w:del>
            <w:bookmarkStart w:id="2151" w:name="_Toc36669230"/>
            <w:bookmarkEnd w:id="2151"/>
          </w:p>
        </w:tc>
        <w:bookmarkStart w:id="2152" w:name="_Toc36669231"/>
        <w:bookmarkEnd w:id="2152"/>
      </w:tr>
      <w:tr w:rsidR="00161BD6" w:rsidRPr="00D435B6" w:rsidDel="00C8572F" w:rsidTr="00C8572F">
        <w:trPr>
          <w:del w:id="2153" w:author="Vo Cuong" w:date="2020-04-01T21:03:00Z"/>
          <w:trPrChange w:id="2154" w:author="Vo Cuong" w:date="2020-04-01T21:03:00Z">
            <w:trPr>
              <w:gridAfter w:val="0"/>
              <w:wAfter w:w="113" w:type="dxa"/>
            </w:trPr>
          </w:trPrChange>
        </w:trPr>
        <w:tc>
          <w:tcPr>
            <w:tcW w:w="4532" w:type="dxa"/>
            <w:tcPrChange w:id="2155" w:author="Vo Cuong" w:date="2020-04-01T21:03:00Z">
              <w:tcPr>
                <w:tcW w:w="4532" w:type="dxa"/>
                <w:gridSpan w:val="2"/>
              </w:tcPr>
            </w:tcPrChange>
          </w:tcPr>
          <w:p w:rsidR="00161BD6" w:rsidRPr="00D435B6" w:rsidDel="00C8572F" w:rsidRDefault="00161BD6" w:rsidP="00823C87">
            <w:pPr>
              <w:spacing w:line="360" w:lineRule="auto"/>
              <w:jc w:val="both"/>
              <w:rPr>
                <w:del w:id="2156" w:author="Vo Cuong" w:date="2020-04-01T21:03:00Z"/>
                <w:rFonts w:ascii="Times New Roman" w:hAnsi="Times New Roman" w:cs="Times New Roman"/>
                <w:color w:val="000000" w:themeColor="text1"/>
                <w:sz w:val="26"/>
                <w:szCs w:val="26"/>
              </w:rPr>
            </w:pPr>
            <w:del w:id="2157" w:author="Vo Cuong" w:date="2020-04-01T21:02:00Z">
              <w:r w:rsidRPr="00D435B6" w:rsidDel="00C8572F">
                <w:rPr>
                  <w:rFonts w:ascii="Times New Roman" w:hAnsi="Times New Roman" w:cs="Times New Roman"/>
                  <w:color w:val="000000" w:themeColor="text1"/>
                  <w:sz w:val="26"/>
                  <w:szCs w:val="26"/>
                </w:rPr>
                <w:delText>Tên Use – Case</w:delText>
              </w:r>
            </w:del>
            <w:bookmarkStart w:id="2158" w:name="_Toc36669232"/>
            <w:bookmarkEnd w:id="2158"/>
          </w:p>
        </w:tc>
        <w:tc>
          <w:tcPr>
            <w:tcW w:w="4532" w:type="dxa"/>
            <w:tcPrChange w:id="2159" w:author="Vo Cuong" w:date="2020-04-01T21:03:00Z">
              <w:tcPr>
                <w:tcW w:w="4532" w:type="dxa"/>
                <w:gridSpan w:val="2"/>
              </w:tcPr>
            </w:tcPrChange>
          </w:tcPr>
          <w:p w:rsidR="00161BD6" w:rsidRPr="00D435B6" w:rsidDel="00C8572F" w:rsidRDefault="00161BD6" w:rsidP="00823C87">
            <w:pPr>
              <w:spacing w:line="360" w:lineRule="auto"/>
              <w:jc w:val="both"/>
              <w:rPr>
                <w:del w:id="2160" w:author="Vo Cuong" w:date="2020-04-01T21:03:00Z"/>
                <w:rFonts w:ascii="Times New Roman" w:hAnsi="Times New Roman" w:cs="Times New Roman"/>
                <w:color w:val="000000" w:themeColor="text1"/>
                <w:sz w:val="26"/>
                <w:szCs w:val="26"/>
              </w:rPr>
            </w:pPr>
            <w:del w:id="2161" w:author="Vo Cuong" w:date="2020-04-01T21:02:00Z">
              <w:r w:rsidDel="00C8572F">
                <w:rPr>
                  <w:rFonts w:ascii="Times New Roman" w:hAnsi="Times New Roman" w:cs="Times New Roman"/>
                  <w:color w:val="000000" w:themeColor="text1"/>
                  <w:sz w:val="26"/>
                  <w:szCs w:val="26"/>
                </w:rPr>
                <w:delText>Nhiệm vụ đang làm</w:delText>
              </w:r>
            </w:del>
            <w:bookmarkStart w:id="2162" w:name="_Toc36669233"/>
            <w:bookmarkEnd w:id="2162"/>
          </w:p>
        </w:tc>
        <w:bookmarkStart w:id="2163" w:name="_Toc36669234"/>
        <w:bookmarkEnd w:id="2163"/>
      </w:tr>
      <w:tr w:rsidR="00161BD6" w:rsidRPr="00D435B6" w:rsidDel="00C8572F" w:rsidTr="00C8572F">
        <w:trPr>
          <w:del w:id="2164" w:author="Vo Cuong" w:date="2020-04-01T21:03:00Z"/>
          <w:trPrChange w:id="2165" w:author="Vo Cuong" w:date="2020-04-01T21:03:00Z">
            <w:trPr>
              <w:gridAfter w:val="0"/>
              <w:wAfter w:w="113" w:type="dxa"/>
            </w:trPr>
          </w:trPrChange>
        </w:trPr>
        <w:tc>
          <w:tcPr>
            <w:tcW w:w="4532" w:type="dxa"/>
            <w:tcPrChange w:id="2166" w:author="Vo Cuong" w:date="2020-04-01T21:03:00Z">
              <w:tcPr>
                <w:tcW w:w="4532" w:type="dxa"/>
                <w:gridSpan w:val="2"/>
              </w:tcPr>
            </w:tcPrChange>
          </w:tcPr>
          <w:p w:rsidR="00161BD6" w:rsidRPr="00D435B6" w:rsidDel="00C8572F" w:rsidRDefault="00161BD6" w:rsidP="00823C87">
            <w:pPr>
              <w:spacing w:line="360" w:lineRule="auto"/>
              <w:jc w:val="both"/>
              <w:rPr>
                <w:del w:id="2167" w:author="Vo Cuong" w:date="2020-04-01T21:03:00Z"/>
                <w:rFonts w:ascii="Times New Roman" w:hAnsi="Times New Roman" w:cs="Times New Roman"/>
                <w:color w:val="000000" w:themeColor="text1"/>
                <w:sz w:val="26"/>
                <w:szCs w:val="26"/>
              </w:rPr>
            </w:pPr>
            <w:del w:id="2168" w:author="Vo Cuong" w:date="2020-04-01T21:02:00Z">
              <w:r w:rsidRPr="00D435B6" w:rsidDel="00C8572F">
                <w:rPr>
                  <w:rFonts w:ascii="Times New Roman" w:hAnsi="Times New Roman" w:cs="Times New Roman"/>
                  <w:color w:val="000000" w:themeColor="text1"/>
                  <w:sz w:val="26"/>
                  <w:szCs w:val="26"/>
                </w:rPr>
                <w:delText>Mô tả</w:delText>
              </w:r>
            </w:del>
            <w:bookmarkStart w:id="2169" w:name="_Toc36669235"/>
            <w:bookmarkEnd w:id="2169"/>
          </w:p>
        </w:tc>
        <w:tc>
          <w:tcPr>
            <w:tcW w:w="4532" w:type="dxa"/>
            <w:tcPrChange w:id="2170" w:author="Vo Cuong" w:date="2020-04-01T21:03:00Z">
              <w:tcPr>
                <w:tcW w:w="4532" w:type="dxa"/>
                <w:gridSpan w:val="2"/>
              </w:tcPr>
            </w:tcPrChange>
          </w:tcPr>
          <w:p w:rsidR="00161BD6" w:rsidRPr="00D435B6" w:rsidDel="00C8572F" w:rsidRDefault="00161BD6" w:rsidP="00823C87">
            <w:pPr>
              <w:spacing w:line="360" w:lineRule="auto"/>
              <w:jc w:val="both"/>
              <w:rPr>
                <w:del w:id="2171" w:author="Vo Cuong" w:date="2020-04-01T21:03:00Z"/>
                <w:rFonts w:ascii="Times New Roman" w:hAnsi="Times New Roman" w:cs="Times New Roman"/>
                <w:color w:val="000000" w:themeColor="text1"/>
                <w:sz w:val="26"/>
                <w:szCs w:val="26"/>
              </w:rPr>
            </w:pPr>
            <w:del w:id="2172" w:author="Vo Cuong" w:date="2020-04-01T21:02:00Z">
              <w:r w:rsidRPr="00D435B6" w:rsidDel="00C8572F">
                <w:rPr>
                  <w:rFonts w:ascii="Times New Roman" w:hAnsi="Times New Roman" w:cs="Times New Roman"/>
                  <w:color w:val="000000" w:themeColor="text1"/>
                  <w:sz w:val="26"/>
                  <w:szCs w:val="26"/>
                </w:rPr>
                <w:delText xml:space="preserve">Use – case cho phép nhân viên </w:delText>
              </w:r>
              <w:r w:rsidDel="00C8572F">
                <w:rPr>
                  <w:rFonts w:ascii="Times New Roman" w:hAnsi="Times New Roman" w:cs="Times New Roman"/>
                  <w:color w:val="000000" w:themeColor="text1"/>
                  <w:sz w:val="26"/>
                  <w:szCs w:val="26"/>
                </w:rPr>
                <w:delText>xem những nhiệm vụ mà mình đã nhận và thực hiện thao tác hoàn thành nhiệm vụ của mình</w:delText>
              </w:r>
            </w:del>
            <w:bookmarkStart w:id="2173" w:name="_Toc36669236"/>
            <w:bookmarkEnd w:id="2173"/>
          </w:p>
        </w:tc>
        <w:bookmarkStart w:id="2174" w:name="_Toc36669237"/>
        <w:bookmarkEnd w:id="2174"/>
      </w:tr>
      <w:tr w:rsidR="00161BD6" w:rsidRPr="00D435B6" w:rsidDel="00C8572F" w:rsidTr="00C8572F">
        <w:trPr>
          <w:del w:id="2175" w:author="Vo Cuong" w:date="2020-04-01T21:03:00Z"/>
          <w:trPrChange w:id="2176" w:author="Vo Cuong" w:date="2020-04-01T21:03:00Z">
            <w:trPr>
              <w:gridAfter w:val="0"/>
              <w:wAfter w:w="113" w:type="dxa"/>
            </w:trPr>
          </w:trPrChange>
        </w:trPr>
        <w:tc>
          <w:tcPr>
            <w:tcW w:w="4532" w:type="dxa"/>
            <w:tcPrChange w:id="2177" w:author="Vo Cuong" w:date="2020-04-01T21:03:00Z">
              <w:tcPr>
                <w:tcW w:w="4532" w:type="dxa"/>
                <w:gridSpan w:val="2"/>
              </w:tcPr>
            </w:tcPrChange>
          </w:tcPr>
          <w:p w:rsidR="00161BD6" w:rsidRPr="00D435B6" w:rsidDel="00C8572F" w:rsidRDefault="00161BD6" w:rsidP="00823C87">
            <w:pPr>
              <w:spacing w:line="360" w:lineRule="auto"/>
              <w:jc w:val="both"/>
              <w:rPr>
                <w:del w:id="2178" w:author="Vo Cuong" w:date="2020-04-01T21:03:00Z"/>
                <w:rFonts w:ascii="Times New Roman" w:hAnsi="Times New Roman" w:cs="Times New Roman"/>
                <w:color w:val="000000" w:themeColor="text1"/>
                <w:sz w:val="26"/>
                <w:szCs w:val="26"/>
              </w:rPr>
            </w:pPr>
            <w:del w:id="2179" w:author="Vo Cuong" w:date="2020-04-01T21:02:00Z">
              <w:r w:rsidRPr="00D435B6" w:rsidDel="00C8572F">
                <w:rPr>
                  <w:rFonts w:ascii="Times New Roman" w:hAnsi="Times New Roman" w:cs="Times New Roman"/>
                  <w:color w:val="000000" w:themeColor="text1"/>
                  <w:sz w:val="26"/>
                  <w:szCs w:val="26"/>
                </w:rPr>
                <w:delText xml:space="preserve">Actor </w:delText>
              </w:r>
            </w:del>
            <w:bookmarkStart w:id="2180" w:name="_Toc36669238"/>
            <w:bookmarkEnd w:id="2180"/>
          </w:p>
        </w:tc>
        <w:tc>
          <w:tcPr>
            <w:tcW w:w="4532" w:type="dxa"/>
            <w:tcPrChange w:id="2181" w:author="Vo Cuong" w:date="2020-04-01T21:03:00Z">
              <w:tcPr>
                <w:tcW w:w="4532" w:type="dxa"/>
                <w:gridSpan w:val="2"/>
              </w:tcPr>
            </w:tcPrChange>
          </w:tcPr>
          <w:p w:rsidR="00161BD6" w:rsidRPr="00D435B6" w:rsidDel="00C8572F" w:rsidRDefault="00161BD6" w:rsidP="00823C87">
            <w:pPr>
              <w:spacing w:line="360" w:lineRule="auto"/>
              <w:jc w:val="both"/>
              <w:rPr>
                <w:del w:id="2182" w:author="Vo Cuong" w:date="2020-04-01T21:03:00Z"/>
                <w:rFonts w:ascii="Times New Roman" w:hAnsi="Times New Roman" w:cs="Times New Roman"/>
                <w:color w:val="000000" w:themeColor="text1"/>
                <w:sz w:val="26"/>
                <w:szCs w:val="26"/>
              </w:rPr>
            </w:pPr>
            <w:del w:id="2183" w:author="Vo Cuong" w:date="2020-04-01T21:02:00Z">
              <w:r w:rsidRPr="00D435B6" w:rsidDel="00C8572F">
                <w:rPr>
                  <w:rFonts w:ascii="Times New Roman" w:hAnsi="Times New Roman" w:cs="Times New Roman"/>
                  <w:color w:val="000000" w:themeColor="text1"/>
                  <w:sz w:val="26"/>
                  <w:szCs w:val="26"/>
                </w:rPr>
                <w:delText>Nhân viên</w:delText>
              </w:r>
            </w:del>
            <w:bookmarkStart w:id="2184" w:name="_Toc36669239"/>
            <w:bookmarkEnd w:id="2184"/>
          </w:p>
        </w:tc>
        <w:bookmarkStart w:id="2185" w:name="_Toc36669240"/>
        <w:bookmarkEnd w:id="2185"/>
      </w:tr>
      <w:tr w:rsidR="00161BD6" w:rsidRPr="00D435B6" w:rsidDel="00C8572F" w:rsidTr="00C8572F">
        <w:trPr>
          <w:del w:id="2186" w:author="Vo Cuong" w:date="2020-04-01T21:03:00Z"/>
          <w:trPrChange w:id="2187" w:author="Vo Cuong" w:date="2020-04-01T21:03:00Z">
            <w:trPr>
              <w:gridAfter w:val="0"/>
              <w:wAfter w:w="113" w:type="dxa"/>
            </w:trPr>
          </w:trPrChange>
        </w:trPr>
        <w:tc>
          <w:tcPr>
            <w:tcW w:w="4532" w:type="dxa"/>
            <w:tcPrChange w:id="2188" w:author="Vo Cuong" w:date="2020-04-01T21:03:00Z">
              <w:tcPr>
                <w:tcW w:w="4532" w:type="dxa"/>
                <w:gridSpan w:val="2"/>
              </w:tcPr>
            </w:tcPrChange>
          </w:tcPr>
          <w:p w:rsidR="00161BD6" w:rsidRPr="00D435B6" w:rsidDel="00C8572F" w:rsidRDefault="00161BD6" w:rsidP="00823C87">
            <w:pPr>
              <w:spacing w:line="360" w:lineRule="auto"/>
              <w:jc w:val="both"/>
              <w:rPr>
                <w:del w:id="2189" w:author="Vo Cuong" w:date="2020-04-01T21:03:00Z"/>
                <w:rFonts w:ascii="Times New Roman" w:hAnsi="Times New Roman" w:cs="Times New Roman"/>
                <w:color w:val="000000" w:themeColor="text1"/>
                <w:sz w:val="26"/>
                <w:szCs w:val="26"/>
              </w:rPr>
            </w:pPr>
            <w:del w:id="2190" w:author="Vo Cuong" w:date="2020-04-01T21:02:00Z">
              <w:r w:rsidRPr="00D435B6" w:rsidDel="00C8572F">
                <w:rPr>
                  <w:rFonts w:ascii="Times New Roman" w:hAnsi="Times New Roman" w:cs="Times New Roman"/>
                  <w:color w:val="000000" w:themeColor="text1"/>
                  <w:sz w:val="26"/>
                  <w:szCs w:val="26"/>
                </w:rPr>
                <w:delText xml:space="preserve">Điều kiện kích hoạt </w:delText>
              </w:r>
            </w:del>
            <w:bookmarkStart w:id="2191" w:name="_Toc36669241"/>
            <w:bookmarkEnd w:id="2191"/>
          </w:p>
        </w:tc>
        <w:tc>
          <w:tcPr>
            <w:tcW w:w="4532" w:type="dxa"/>
            <w:tcPrChange w:id="2192" w:author="Vo Cuong" w:date="2020-04-01T21:03:00Z">
              <w:tcPr>
                <w:tcW w:w="4532" w:type="dxa"/>
                <w:gridSpan w:val="2"/>
              </w:tcPr>
            </w:tcPrChange>
          </w:tcPr>
          <w:p w:rsidR="00161BD6" w:rsidRPr="00D435B6" w:rsidDel="00C8572F" w:rsidRDefault="00161BD6" w:rsidP="00823C87">
            <w:pPr>
              <w:spacing w:line="360" w:lineRule="auto"/>
              <w:jc w:val="both"/>
              <w:rPr>
                <w:del w:id="2193" w:author="Vo Cuong" w:date="2020-04-01T21:03:00Z"/>
                <w:rFonts w:ascii="Times New Roman" w:hAnsi="Times New Roman" w:cs="Times New Roman"/>
                <w:color w:val="000000" w:themeColor="text1"/>
                <w:sz w:val="26"/>
                <w:szCs w:val="26"/>
              </w:rPr>
            </w:pPr>
            <w:del w:id="2194" w:author="Vo Cuong" w:date="2020-04-01T21:02:00Z">
              <w:r w:rsidDel="00C8572F">
                <w:rPr>
                  <w:rFonts w:ascii="Times New Roman" w:hAnsi="Times New Roman" w:cs="Times New Roman"/>
                  <w:color w:val="000000" w:themeColor="text1"/>
                  <w:sz w:val="26"/>
                  <w:szCs w:val="26"/>
                </w:rPr>
                <w:delText>N</w:delText>
              </w:r>
              <w:r w:rsidRPr="00D435B6" w:rsidDel="00C8572F">
                <w:rPr>
                  <w:rFonts w:ascii="Times New Roman" w:hAnsi="Times New Roman" w:cs="Times New Roman"/>
                  <w:color w:val="000000" w:themeColor="text1"/>
                  <w:sz w:val="26"/>
                  <w:szCs w:val="26"/>
                </w:rPr>
                <w:delText xml:space="preserve">hân viên chọn chức năng </w:delText>
              </w:r>
              <w:r w:rsidDel="00C8572F">
                <w:rPr>
                  <w:rFonts w:ascii="Times New Roman" w:hAnsi="Times New Roman" w:cs="Times New Roman"/>
                  <w:color w:val="000000" w:themeColor="text1"/>
                  <w:sz w:val="26"/>
                  <w:szCs w:val="26"/>
                </w:rPr>
                <w:delText>nhiệm vụ đang làm, khi tài khoản nhân viên đã đăng nhập vào hệ thống</w:delText>
              </w:r>
            </w:del>
            <w:bookmarkStart w:id="2195" w:name="_Toc36669242"/>
            <w:bookmarkEnd w:id="2195"/>
          </w:p>
        </w:tc>
        <w:bookmarkStart w:id="2196" w:name="_Toc36669243"/>
        <w:bookmarkEnd w:id="2196"/>
      </w:tr>
      <w:tr w:rsidR="00161BD6" w:rsidRPr="00D435B6" w:rsidDel="00C8572F" w:rsidTr="00C8572F">
        <w:trPr>
          <w:del w:id="2197" w:author="Vo Cuong" w:date="2020-04-01T21:03:00Z"/>
          <w:trPrChange w:id="2198" w:author="Vo Cuong" w:date="2020-04-01T21:03:00Z">
            <w:trPr>
              <w:gridAfter w:val="0"/>
              <w:wAfter w:w="113" w:type="dxa"/>
            </w:trPr>
          </w:trPrChange>
        </w:trPr>
        <w:tc>
          <w:tcPr>
            <w:tcW w:w="4532" w:type="dxa"/>
            <w:tcPrChange w:id="2199" w:author="Vo Cuong" w:date="2020-04-01T21:03:00Z">
              <w:tcPr>
                <w:tcW w:w="4532" w:type="dxa"/>
                <w:gridSpan w:val="2"/>
              </w:tcPr>
            </w:tcPrChange>
          </w:tcPr>
          <w:p w:rsidR="00161BD6" w:rsidRPr="00D435B6" w:rsidDel="00C8572F" w:rsidRDefault="00161BD6" w:rsidP="00823C87">
            <w:pPr>
              <w:spacing w:line="360" w:lineRule="auto"/>
              <w:jc w:val="both"/>
              <w:rPr>
                <w:del w:id="2200" w:author="Vo Cuong" w:date="2020-04-01T21:03:00Z"/>
                <w:rFonts w:ascii="Times New Roman" w:hAnsi="Times New Roman" w:cs="Times New Roman"/>
                <w:color w:val="000000" w:themeColor="text1"/>
                <w:sz w:val="26"/>
                <w:szCs w:val="26"/>
              </w:rPr>
            </w:pPr>
            <w:del w:id="2201" w:author="Vo Cuong" w:date="2020-04-01T21:02:00Z">
              <w:r w:rsidRPr="00D435B6" w:rsidDel="00C8572F">
                <w:rPr>
                  <w:rFonts w:ascii="Times New Roman" w:hAnsi="Times New Roman" w:cs="Times New Roman"/>
                  <w:color w:val="000000" w:themeColor="text1"/>
                  <w:sz w:val="26"/>
                  <w:szCs w:val="26"/>
                </w:rPr>
                <w:delText xml:space="preserve">Tiền điều kiện </w:delText>
              </w:r>
            </w:del>
            <w:bookmarkStart w:id="2202" w:name="_Toc36669244"/>
            <w:bookmarkEnd w:id="2202"/>
          </w:p>
        </w:tc>
        <w:tc>
          <w:tcPr>
            <w:tcW w:w="4532" w:type="dxa"/>
            <w:tcPrChange w:id="2203" w:author="Vo Cuong" w:date="2020-04-01T21:03:00Z">
              <w:tcPr>
                <w:tcW w:w="4532" w:type="dxa"/>
                <w:gridSpan w:val="2"/>
              </w:tcPr>
            </w:tcPrChange>
          </w:tcPr>
          <w:p w:rsidR="00161BD6" w:rsidRPr="00D435B6" w:rsidDel="00C8572F" w:rsidRDefault="00161BD6" w:rsidP="00823C87">
            <w:pPr>
              <w:spacing w:line="360" w:lineRule="auto"/>
              <w:jc w:val="both"/>
              <w:rPr>
                <w:del w:id="2204" w:author="Vo Cuong" w:date="2020-04-01T21:03:00Z"/>
                <w:rFonts w:ascii="Times New Roman" w:hAnsi="Times New Roman" w:cs="Times New Roman"/>
                <w:color w:val="000000" w:themeColor="text1"/>
                <w:sz w:val="26"/>
                <w:szCs w:val="26"/>
              </w:rPr>
            </w:pPr>
            <w:del w:id="2205" w:author="Vo Cuong" w:date="2020-04-01T21:02:00Z">
              <w:r w:rsidRPr="00D435B6" w:rsidDel="00C8572F">
                <w:rPr>
                  <w:rFonts w:ascii="Times New Roman" w:hAnsi="Times New Roman" w:cs="Times New Roman"/>
                  <w:color w:val="000000" w:themeColor="text1"/>
                  <w:sz w:val="26"/>
                  <w:szCs w:val="26"/>
                </w:rPr>
                <w:delText xml:space="preserve">Nhân viên phải có tài khoản trên hệ thống </w:delText>
              </w:r>
            </w:del>
            <w:bookmarkStart w:id="2206" w:name="_Toc36669245"/>
            <w:bookmarkEnd w:id="2206"/>
          </w:p>
        </w:tc>
        <w:bookmarkStart w:id="2207" w:name="_Toc36669246"/>
        <w:bookmarkEnd w:id="2207"/>
      </w:tr>
      <w:tr w:rsidR="00161BD6" w:rsidRPr="00D435B6" w:rsidDel="00C8572F" w:rsidTr="00C8572F">
        <w:trPr>
          <w:del w:id="2208" w:author="Vo Cuong" w:date="2020-04-01T21:03:00Z"/>
          <w:trPrChange w:id="2209" w:author="Vo Cuong" w:date="2020-04-01T21:03:00Z">
            <w:trPr>
              <w:gridAfter w:val="0"/>
              <w:wAfter w:w="113" w:type="dxa"/>
            </w:trPr>
          </w:trPrChange>
        </w:trPr>
        <w:tc>
          <w:tcPr>
            <w:tcW w:w="4532" w:type="dxa"/>
            <w:tcPrChange w:id="2210" w:author="Vo Cuong" w:date="2020-04-01T21:03:00Z">
              <w:tcPr>
                <w:tcW w:w="4532" w:type="dxa"/>
                <w:gridSpan w:val="2"/>
              </w:tcPr>
            </w:tcPrChange>
          </w:tcPr>
          <w:p w:rsidR="00161BD6" w:rsidRPr="00D435B6" w:rsidDel="00C8572F" w:rsidRDefault="00161BD6" w:rsidP="00823C87">
            <w:pPr>
              <w:spacing w:line="360" w:lineRule="auto"/>
              <w:jc w:val="both"/>
              <w:rPr>
                <w:del w:id="2211" w:author="Vo Cuong" w:date="2020-04-01T21:03:00Z"/>
                <w:rFonts w:ascii="Times New Roman" w:hAnsi="Times New Roman" w:cs="Times New Roman"/>
                <w:color w:val="000000" w:themeColor="text1"/>
                <w:sz w:val="26"/>
                <w:szCs w:val="26"/>
              </w:rPr>
            </w:pPr>
            <w:del w:id="2212" w:author="Vo Cuong" w:date="2020-04-01T21:02:00Z">
              <w:r w:rsidRPr="00D435B6" w:rsidDel="00C8572F">
                <w:rPr>
                  <w:rFonts w:ascii="Times New Roman" w:hAnsi="Times New Roman" w:cs="Times New Roman"/>
                  <w:color w:val="000000" w:themeColor="text1"/>
                  <w:sz w:val="26"/>
                  <w:szCs w:val="26"/>
                </w:rPr>
                <w:delText xml:space="preserve">Hậu điều kiện </w:delText>
              </w:r>
            </w:del>
            <w:bookmarkStart w:id="2213" w:name="_Toc36669247"/>
            <w:bookmarkEnd w:id="2213"/>
          </w:p>
        </w:tc>
        <w:tc>
          <w:tcPr>
            <w:tcW w:w="4532" w:type="dxa"/>
            <w:tcPrChange w:id="2214" w:author="Vo Cuong" w:date="2020-04-01T21:03:00Z">
              <w:tcPr>
                <w:tcW w:w="4532" w:type="dxa"/>
                <w:gridSpan w:val="2"/>
              </w:tcPr>
            </w:tcPrChange>
          </w:tcPr>
          <w:p w:rsidR="00161BD6" w:rsidRPr="00D435B6" w:rsidDel="00C8572F" w:rsidRDefault="00161BD6" w:rsidP="00823C87">
            <w:pPr>
              <w:spacing w:line="360" w:lineRule="auto"/>
              <w:jc w:val="both"/>
              <w:rPr>
                <w:del w:id="2215" w:author="Vo Cuong" w:date="2020-04-01T21:03:00Z"/>
                <w:rFonts w:ascii="Times New Roman" w:hAnsi="Times New Roman" w:cs="Times New Roman"/>
                <w:color w:val="000000" w:themeColor="text1"/>
                <w:sz w:val="26"/>
                <w:szCs w:val="26"/>
              </w:rPr>
            </w:pPr>
            <w:del w:id="2216" w:author="Vo Cuong" w:date="2020-04-01T21:02:00Z">
              <w:r w:rsidDel="00C8572F">
                <w:rPr>
                  <w:rFonts w:ascii="Times New Roman" w:hAnsi="Times New Roman" w:cs="Times New Roman"/>
                  <w:color w:val="000000" w:themeColor="text1"/>
                  <w:sz w:val="26"/>
                  <w:szCs w:val="26"/>
                </w:rPr>
                <w:delText>Nhân viên xem được những nhiệm vụ đã nhận vào thực hiện thành chức năng hoàn thành nhiệm vụ</w:delText>
              </w:r>
            </w:del>
            <w:bookmarkStart w:id="2217" w:name="_Toc36669248"/>
            <w:bookmarkEnd w:id="2217"/>
          </w:p>
        </w:tc>
        <w:bookmarkStart w:id="2218" w:name="_Toc36669249"/>
        <w:bookmarkEnd w:id="2218"/>
      </w:tr>
      <w:tr w:rsidR="00161BD6" w:rsidRPr="00D435B6" w:rsidDel="00C8572F" w:rsidTr="00C8572F">
        <w:trPr>
          <w:del w:id="2219" w:author="Vo Cuong" w:date="2020-04-01T21:03:00Z"/>
          <w:trPrChange w:id="2220" w:author="Vo Cuong" w:date="2020-04-01T21:03:00Z">
            <w:trPr>
              <w:gridAfter w:val="0"/>
              <w:wAfter w:w="113" w:type="dxa"/>
            </w:trPr>
          </w:trPrChange>
        </w:trPr>
        <w:tc>
          <w:tcPr>
            <w:tcW w:w="4532" w:type="dxa"/>
            <w:tcPrChange w:id="2221" w:author="Vo Cuong" w:date="2020-04-01T21:03:00Z">
              <w:tcPr>
                <w:tcW w:w="4532" w:type="dxa"/>
                <w:gridSpan w:val="2"/>
              </w:tcPr>
            </w:tcPrChange>
          </w:tcPr>
          <w:p w:rsidR="00161BD6" w:rsidRPr="00D435B6" w:rsidDel="00C8572F" w:rsidRDefault="00161BD6" w:rsidP="00823C87">
            <w:pPr>
              <w:spacing w:line="360" w:lineRule="auto"/>
              <w:jc w:val="both"/>
              <w:rPr>
                <w:del w:id="2222" w:author="Vo Cuong" w:date="2020-04-01T21:03:00Z"/>
                <w:rFonts w:ascii="Times New Roman" w:hAnsi="Times New Roman" w:cs="Times New Roman"/>
                <w:color w:val="000000" w:themeColor="text1"/>
                <w:sz w:val="26"/>
                <w:szCs w:val="26"/>
              </w:rPr>
            </w:pPr>
            <w:del w:id="2223" w:author="Vo Cuong" w:date="2020-04-01T21:02:00Z">
              <w:r w:rsidRPr="00D435B6" w:rsidDel="00C8572F">
                <w:rPr>
                  <w:rFonts w:ascii="Times New Roman" w:hAnsi="Times New Roman" w:cs="Times New Roman"/>
                  <w:color w:val="000000" w:themeColor="text1"/>
                  <w:sz w:val="26"/>
                  <w:szCs w:val="26"/>
                </w:rPr>
                <w:delText xml:space="preserve">Luồng sự kiện chính </w:delText>
              </w:r>
            </w:del>
            <w:bookmarkStart w:id="2224" w:name="_Toc36669250"/>
            <w:bookmarkEnd w:id="2224"/>
          </w:p>
        </w:tc>
        <w:tc>
          <w:tcPr>
            <w:tcW w:w="4532" w:type="dxa"/>
            <w:tcPrChange w:id="2225" w:author="Vo Cuong" w:date="2020-04-01T21:03:00Z">
              <w:tcPr>
                <w:tcW w:w="4532" w:type="dxa"/>
                <w:gridSpan w:val="2"/>
              </w:tcPr>
            </w:tcPrChange>
          </w:tcPr>
          <w:p w:rsidR="00161BD6" w:rsidRPr="00E113B0" w:rsidDel="00C8572F" w:rsidRDefault="00161BD6">
            <w:pPr>
              <w:pStyle w:val="ListParagraph"/>
              <w:numPr>
                <w:ilvl w:val="0"/>
                <w:numId w:val="40"/>
              </w:numPr>
              <w:spacing w:line="360" w:lineRule="auto"/>
              <w:ind w:left="313" w:hanging="313"/>
              <w:jc w:val="both"/>
              <w:rPr>
                <w:del w:id="2226" w:author="Vo Cuong" w:date="2020-04-01T21:02:00Z"/>
                <w:rFonts w:ascii="Times New Roman" w:hAnsi="Times New Roman" w:cs="Times New Roman"/>
                <w:color w:val="000000" w:themeColor="text1"/>
                <w:sz w:val="26"/>
                <w:szCs w:val="26"/>
              </w:rPr>
              <w:pPrChange w:id="2227" w:author="Vo Cuong" w:date="2020-03-23T16:14:00Z">
                <w:pPr>
                  <w:pStyle w:val="ListParagraph"/>
                  <w:numPr>
                    <w:numId w:val="45"/>
                  </w:numPr>
                  <w:spacing w:line="360" w:lineRule="auto"/>
                  <w:ind w:left="313" w:hanging="313"/>
                  <w:jc w:val="both"/>
                </w:pPr>
              </w:pPrChange>
            </w:pPr>
            <w:del w:id="2228" w:author="Vo Cuong" w:date="2020-04-01T21:02:00Z">
              <w:r w:rsidRPr="00E113B0" w:rsidDel="00C8572F">
                <w:rPr>
                  <w:rFonts w:ascii="Times New Roman" w:hAnsi="Times New Roman" w:cs="Times New Roman"/>
                  <w:color w:val="000000" w:themeColor="text1"/>
                  <w:sz w:val="26"/>
                  <w:szCs w:val="26"/>
                </w:rPr>
                <w:delText>Hệ thống hiển thị màn hình trang chủ khi đã đăng nhập thành công</w:delText>
              </w:r>
              <w:bookmarkStart w:id="2229" w:name="_Toc36669251"/>
              <w:bookmarkEnd w:id="2229"/>
            </w:del>
          </w:p>
          <w:p w:rsidR="00161BD6" w:rsidRPr="00E113B0" w:rsidDel="00C8572F" w:rsidRDefault="00161BD6">
            <w:pPr>
              <w:pStyle w:val="ListParagraph"/>
              <w:numPr>
                <w:ilvl w:val="0"/>
                <w:numId w:val="40"/>
              </w:numPr>
              <w:spacing w:line="360" w:lineRule="auto"/>
              <w:ind w:left="313" w:hanging="313"/>
              <w:jc w:val="both"/>
              <w:rPr>
                <w:del w:id="2230" w:author="Vo Cuong" w:date="2020-04-01T21:02:00Z"/>
                <w:rFonts w:ascii="Times New Roman" w:hAnsi="Times New Roman" w:cs="Times New Roman"/>
                <w:color w:val="000000" w:themeColor="text1"/>
                <w:sz w:val="26"/>
                <w:szCs w:val="26"/>
              </w:rPr>
              <w:pPrChange w:id="2231" w:author="Vo Cuong" w:date="2020-03-23T16:14:00Z">
                <w:pPr>
                  <w:pStyle w:val="ListParagraph"/>
                  <w:numPr>
                    <w:numId w:val="45"/>
                  </w:numPr>
                  <w:spacing w:line="360" w:lineRule="auto"/>
                  <w:ind w:left="313" w:hanging="313"/>
                  <w:jc w:val="both"/>
                </w:pPr>
              </w:pPrChange>
            </w:pPr>
            <w:del w:id="2232" w:author="Vo Cuong" w:date="2020-04-01T21:02:00Z">
              <w:r w:rsidRPr="00E113B0" w:rsidDel="00C8572F">
                <w:rPr>
                  <w:rFonts w:ascii="Times New Roman" w:hAnsi="Times New Roman" w:cs="Times New Roman"/>
                  <w:color w:val="000000" w:themeColor="text1"/>
                  <w:sz w:val="26"/>
                  <w:szCs w:val="26"/>
                </w:rPr>
                <w:delText>Nhân viên chọn chức năng danh sách nhiệm vụ đang làm</w:delText>
              </w:r>
              <w:bookmarkStart w:id="2233" w:name="_Toc36669252"/>
              <w:bookmarkEnd w:id="2233"/>
            </w:del>
          </w:p>
          <w:p w:rsidR="00161BD6" w:rsidRPr="00E113B0" w:rsidDel="00C8572F" w:rsidRDefault="00161BD6">
            <w:pPr>
              <w:pStyle w:val="ListParagraph"/>
              <w:numPr>
                <w:ilvl w:val="0"/>
                <w:numId w:val="40"/>
              </w:numPr>
              <w:spacing w:line="360" w:lineRule="auto"/>
              <w:ind w:left="313" w:hanging="313"/>
              <w:jc w:val="both"/>
              <w:rPr>
                <w:del w:id="2234" w:author="Vo Cuong" w:date="2020-04-01T21:02:00Z"/>
                <w:rFonts w:ascii="Times New Roman" w:hAnsi="Times New Roman" w:cs="Times New Roman"/>
                <w:color w:val="000000" w:themeColor="text1"/>
                <w:sz w:val="26"/>
                <w:szCs w:val="26"/>
              </w:rPr>
              <w:pPrChange w:id="2235" w:author="Vo Cuong" w:date="2020-03-23T16:14:00Z">
                <w:pPr>
                  <w:pStyle w:val="ListParagraph"/>
                  <w:numPr>
                    <w:numId w:val="45"/>
                  </w:numPr>
                  <w:spacing w:line="360" w:lineRule="auto"/>
                  <w:ind w:left="313" w:hanging="313"/>
                  <w:jc w:val="both"/>
                </w:pPr>
              </w:pPrChange>
            </w:pPr>
            <w:del w:id="2236" w:author="Vo Cuong" w:date="2020-04-01T21:02:00Z">
              <w:r w:rsidRPr="00E113B0" w:rsidDel="00C8572F">
                <w:rPr>
                  <w:rFonts w:ascii="Times New Roman" w:hAnsi="Times New Roman" w:cs="Times New Roman"/>
                  <w:color w:val="000000" w:themeColor="text1"/>
                  <w:sz w:val="26"/>
                  <w:szCs w:val="26"/>
                </w:rPr>
                <w:delText>Hệ thống hiển thị ra danh sách nhiệm vụ mà nhân viên đã nhận và thao tác hoàn thành</w:delText>
              </w:r>
              <w:bookmarkStart w:id="2237" w:name="_Toc36669253"/>
              <w:bookmarkEnd w:id="2237"/>
            </w:del>
          </w:p>
          <w:p w:rsidR="00161BD6" w:rsidRPr="00E113B0" w:rsidDel="00C8572F" w:rsidRDefault="00161BD6">
            <w:pPr>
              <w:pStyle w:val="ListParagraph"/>
              <w:numPr>
                <w:ilvl w:val="0"/>
                <w:numId w:val="40"/>
              </w:numPr>
              <w:spacing w:line="360" w:lineRule="auto"/>
              <w:ind w:left="313" w:hanging="313"/>
              <w:jc w:val="both"/>
              <w:rPr>
                <w:del w:id="2238" w:author="Vo Cuong" w:date="2020-04-01T21:02:00Z"/>
                <w:rFonts w:ascii="Times New Roman" w:hAnsi="Times New Roman" w:cs="Times New Roman"/>
                <w:color w:val="000000" w:themeColor="text1"/>
                <w:sz w:val="26"/>
                <w:szCs w:val="26"/>
              </w:rPr>
              <w:pPrChange w:id="2239" w:author="Vo Cuong" w:date="2020-03-23T16:14:00Z">
                <w:pPr>
                  <w:pStyle w:val="ListParagraph"/>
                  <w:numPr>
                    <w:numId w:val="45"/>
                  </w:numPr>
                  <w:spacing w:line="360" w:lineRule="auto"/>
                  <w:ind w:left="313" w:hanging="313"/>
                  <w:jc w:val="both"/>
                </w:pPr>
              </w:pPrChange>
            </w:pPr>
            <w:del w:id="2240" w:author="Vo Cuong" w:date="2020-04-01T21:02:00Z">
              <w:r w:rsidRPr="00E113B0" w:rsidDel="00C8572F">
                <w:rPr>
                  <w:rFonts w:ascii="Times New Roman" w:hAnsi="Times New Roman" w:cs="Times New Roman"/>
                  <w:color w:val="000000" w:themeColor="text1"/>
                  <w:sz w:val="26"/>
                  <w:szCs w:val="26"/>
                </w:rPr>
                <w:delText>Khi nhân viên hoàn thành xong 1 nhiệm vụ và nhấn vào thao tác hoàn thành để báo nhiệm vụ đó mình đã hoàn thành xong</w:delText>
              </w:r>
              <w:bookmarkStart w:id="2241" w:name="_Toc36669254"/>
              <w:bookmarkEnd w:id="2241"/>
            </w:del>
          </w:p>
          <w:p w:rsidR="00161BD6" w:rsidRPr="00E113B0" w:rsidDel="00C8572F" w:rsidRDefault="00161BD6">
            <w:pPr>
              <w:pStyle w:val="ListParagraph"/>
              <w:numPr>
                <w:ilvl w:val="0"/>
                <w:numId w:val="40"/>
              </w:numPr>
              <w:spacing w:line="360" w:lineRule="auto"/>
              <w:ind w:left="313" w:hanging="313"/>
              <w:jc w:val="both"/>
              <w:rPr>
                <w:del w:id="2242" w:author="Vo Cuong" w:date="2020-04-01T21:03:00Z"/>
                <w:rFonts w:ascii="Times New Roman" w:hAnsi="Times New Roman" w:cs="Times New Roman"/>
                <w:color w:val="000000" w:themeColor="text1"/>
                <w:sz w:val="26"/>
                <w:szCs w:val="26"/>
              </w:rPr>
              <w:pPrChange w:id="2243" w:author="Vo Cuong" w:date="2020-03-23T16:14:00Z">
                <w:pPr>
                  <w:pStyle w:val="ListParagraph"/>
                  <w:numPr>
                    <w:numId w:val="45"/>
                  </w:numPr>
                  <w:spacing w:line="360" w:lineRule="auto"/>
                  <w:ind w:left="313" w:hanging="313"/>
                  <w:jc w:val="both"/>
                </w:pPr>
              </w:pPrChange>
            </w:pPr>
            <w:del w:id="2244" w:author="Vo Cuong" w:date="2020-04-01T21:02:00Z">
              <w:r w:rsidRPr="00E113B0" w:rsidDel="00C8572F">
                <w:rPr>
                  <w:rFonts w:ascii="Times New Roman" w:hAnsi="Times New Roman" w:cs="Times New Roman"/>
                  <w:color w:val="000000" w:themeColor="text1"/>
                  <w:sz w:val="26"/>
                  <w:szCs w:val="26"/>
                </w:rPr>
                <w:delText>Kết thúc Use – Case</w:delText>
              </w:r>
            </w:del>
            <w:bookmarkStart w:id="2245" w:name="_Toc36669255"/>
            <w:bookmarkEnd w:id="2245"/>
          </w:p>
        </w:tc>
        <w:bookmarkStart w:id="2246" w:name="_Toc36669256"/>
        <w:bookmarkEnd w:id="2246"/>
      </w:tr>
      <w:tr w:rsidR="00161BD6" w:rsidRPr="00D435B6" w:rsidDel="00C8572F" w:rsidTr="00C8572F">
        <w:trPr>
          <w:del w:id="2247" w:author="Vo Cuong" w:date="2020-04-01T21:03:00Z"/>
          <w:trPrChange w:id="2248" w:author="Vo Cuong" w:date="2020-04-01T21:03:00Z">
            <w:trPr>
              <w:gridAfter w:val="0"/>
              <w:wAfter w:w="113" w:type="dxa"/>
            </w:trPr>
          </w:trPrChange>
        </w:trPr>
        <w:tc>
          <w:tcPr>
            <w:tcW w:w="4532" w:type="dxa"/>
            <w:tcPrChange w:id="2249" w:author="Vo Cuong" w:date="2020-04-01T21:03:00Z">
              <w:tcPr>
                <w:tcW w:w="4532" w:type="dxa"/>
                <w:gridSpan w:val="2"/>
              </w:tcPr>
            </w:tcPrChange>
          </w:tcPr>
          <w:p w:rsidR="00161BD6" w:rsidRPr="00D435B6" w:rsidDel="00C8572F" w:rsidRDefault="00161BD6" w:rsidP="00823C87">
            <w:pPr>
              <w:spacing w:line="360" w:lineRule="auto"/>
              <w:jc w:val="both"/>
              <w:rPr>
                <w:del w:id="2250" w:author="Vo Cuong" w:date="2020-04-01T21:03:00Z"/>
                <w:rFonts w:ascii="Times New Roman" w:hAnsi="Times New Roman" w:cs="Times New Roman"/>
                <w:color w:val="000000" w:themeColor="text1"/>
                <w:sz w:val="26"/>
                <w:szCs w:val="26"/>
              </w:rPr>
            </w:pPr>
            <w:del w:id="2251" w:author="Vo Cuong" w:date="2020-04-01T21:02:00Z">
              <w:r w:rsidRPr="00D435B6" w:rsidDel="00C8572F">
                <w:rPr>
                  <w:rFonts w:ascii="Times New Roman" w:hAnsi="Times New Roman" w:cs="Times New Roman"/>
                  <w:color w:val="000000" w:themeColor="text1"/>
                  <w:sz w:val="26"/>
                  <w:szCs w:val="26"/>
                </w:rPr>
                <w:delText xml:space="preserve">Luồng sự kiện phụ </w:delText>
              </w:r>
            </w:del>
            <w:bookmarkStart w:id="2252" w:name="_Toc36669257"/>
            <w:bookmarkEnd w:id="2252"/>
          </w:p>
        </w:tc>
        <w:tc>
          <w:tcPr>
            <w:tcW w:w="4532" w:type="dxa"/>
            <w:tcPrChange w:id="2253" w:author="Vo Cuong" w:date="2020-04-01T21:03:00Z">
              <w:tcPr>
                <w:tcW w:w="4532" w:type="dxa"/>
                <w:gridSpan w:val="2"/>
              </w:tcPr>
            </w:tcPrChange>
          </w:tcPr>
          <w:p w:rsidR="00161BD6" w:rsidRPr="00D435B6" w:rsidDel="00C8572F" w:rsidRDefault="00161BD6" w:rsidP="00823C87">
            <w:pPr>
              <w:pStyle w:val="ListParagraph"/>
              <w:spacing w:line="360" w:lineRule="auto"/>
              <w:ind w:left="323"/>
              <w:jc w:val="both"/>
              <w:rPr>
                <w:del w:id="2254" w:author="Vo Cuong" w:date="2020-04-01T21:03:00Z"/>
                <w:rFonts w:ascii="Times New Roman" w:hAnsi="Times New Roman" w:cs="Times New Roman"/>
                <w:color w:val="000000" w:themeColor="text1"/>
                <w:sz w:val="26"/>
                <w:szCs w:val="26"/>
              </w:rPr>
            </w:pPr>
            <w:bookmarkStart w:id="2255" w:name="_Toc36669258"/>
            <w:bookmarkEnd w:id="2255"/>
          </w:p>
        </w:tc>
        <w:bookmarkStart w:id="2256" w:name="_Toc36669259"/>
        <w:bookmarkEnd w:id="2256"/>
      </w:tr>
    </w:tbl>
    <w:p w:rsidR="00161BD6" w:rsidRDefault="00161BD6" w:rsidP="00823C87">
      <w:pPr>
        <w:pStyle w:val="ListParagraph"/>
        <w:numPr>
          <w:ilvl w:val="1"/>
          <w:numId w:val="22"/>
        </w:numPr>
        <w:spacing w:after="200" w:line="360" w:lineRule="auto"/>
        <w:jc w:val="both"/>
        <w:outlineLvl w:val="2"/>
        <w:rPr>
          <w:rFonts w:ascii="Times New Roman" w:hAnsi="Times New Roman" w:cs="Times New Roman"/>
          <w:b/>
          <w:sz w:val="26"/>
          <w:szCs w:val="26"/>
        </w:rPr>
      </w:pPr>
      <w:bookmarkStart w:id="2257" w:name="_Toc36669260"/>
      <w:r>
        <w:rPr>
          <w:rFonts w:ascii="Times New Roman" w:hAnsi="Times New Roman" w:cs="Times New Roman"/>
          <w:b/>
          <w:sz w:val="26"/>
          <w:szCs w:val="26"/>
        </w:rPr>
        <w:t>Giao diện nhiệm vụ hoàn thành</w:t>
      </w:r>
      <w:bookmarkEnd w:id="2257"/>
    </w:p>
    <w:p w:rsidR="009E258E" w:rsidRPr="00BA18E6" w:rsidRDefault="009E258E">
      <w:pPr>
        <w:pStyle w:val="ListParagraph"/>
        <w:numPr>
          <w:ilvl w:val="1"/>
          <w:numId w:val="41"/>
        </w:numPr>
        <w:spacing w:after="200" w:line="360" w:lineRule="auto"/>
        <w:jc w:val="both"/>
        <w:rPr>
          <w:rFonts w:ascii="Times New Roman" w:hAnsi="Times New Roman" w:cs="Times New Roman"/>
          <w:sz w:val="26"/>
          <w:szCs w:val="26"/>
        </w:rPr>
        <w:pPrChange w:id="2258" w:author="Vo Cuong" w:date="2020-03-23T16:14:00Z">
          <w:pPr>
            <w:pStyle w:val="ListParagraph"/>
            <w:numPr>
              <w:ilvl w:val="1"/>
              <w:numId w:val="52"/>
            </w:numPr>
            <w:tabs>
              <w:tab w:val="num" w:pos="360"/>
              <w:tab w:val="num" w:pos="1440"/>
            </w:tabs>
            <w:spacing w:after="200" w:line="360" w:lineRule="auto"/>
            <w:ind w:left="1440" w:hanging="720"/>
            <w:jc w:val="both"/>
          </w:pPr>
        </w:pPrChange>
      </w:pPr>
      <w:r w:rsidRPr="00BA18E6">
        <w:rPr>
          <w:rFonts w:ascii="Times New Roman" w:hAnsi="Times New Roman" w:cs="Times New Roman"/>
          <w:sz w:val="26"/>
          <w:szCs w:val="26"/>
        </w:rPr>
        <w:lastRenderedPageBreak/>
        <w:t>Đặc tả màn hình nhiệm vụ hoàn thành</w:t>
      </w:r>
    </w:p>
    <w:p w:rsidR="009E258E" w:rsidRPr="00D435B6" w:rsidRDefault="00CD2B88">
      <w:pPr>
        <w:pStyle w:val="ListParagraph"/>
        <w:spacing w:line="360" w:lineRule="auto"/>
        <w:ind w:left="900" w:hanging="992"/>
        <w:jc w:val="center"/>
        <w:rPr>
          <w:rFonts w:ascii="Times New Roman" w:hAnsi="Times New Roman" w:cs="Times New Roman"/>
          <w:sz w:val="26"/>
          <w:szCs w:val="26"/>
        </w:rPr>
        <w:pPrChange w:id="2259" w:author="Vo Cuong" w:date="2020-04-04T17:08:00Z">
          <w:pPr>
            <w:pStyle w:val="ListParagraph"/>
            <w:spacing w:line="360" w:lineRule="auto"/>
            <w:ind w:left="1134" w:hanging="992"/>
            <w:jc w:val="both"/>
          </w:pPr>
        </w:pPrChange>
      </w:pPr>
      <w:del w:id="2260" w:author="Vo Cuong" w:date="2020-03-23T21:04:00Z">
        <w:r w:rsidDel="00002FBA">
          <w:rPr>
            <w:noProof/>
          </w:rPr>
          <w:drawing>
            <wp:inline distT="0" distB="0" distL="0" distR="0" wp14:anchorId="6ECDE5FD" wp14:editId="6BFD127E">
              <wp:extent cx="5761990" cy="3035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990" cy="3035300"/>
                      </a:xfrm>
                      <a:prstGeom prst="rect">
                        <a:avLst/>
                      </a:prstGeom>
                    </pic:spPr>
                  </pic:pic>
                </a:graphicData>
              </a:graphic>
            </wp:inline>
          </w:drawing>
        </w:r>
      </w:del>
      <w:ins w:id="2261" w:author="Vo Cuong" w:date="2020-04-04T17:07:00Z">
        <w:r w:rsidR="001F43E2">
          <w:rPr>
            <w:noProof/>
          </w:rPr>
          <w:drawing>
            <wp:inline distT="0" distB="0" distL="0" distR="0" wp14:anchorId="281C9773">
              <wp:extent cx="5761355" cy="3432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1355" cy="3432175"/>
                      </a:xfrm>
                      <a:prstGeom prst="rect">
                        <a:avLst/>
                      </a:prstGeom>
                      <a:noFill/>
                    </pic:spPr>
                  </pic:pic>
                </a:graphicData>
              </a:graphic>
            </wp:inline>
          </w:drawing>
        </w:r>
      </w:ins>
    </w:p>
    <w:p w:rsidR="009E258E" w:rsidRPr="00D435B6" w:rsidRDefault="009E258E" w:rsidP="00823C87">
      <w:pPr>
        <w:pStyle w:val="ListParagraph"/>
        <w:spacing w:line="360" w:lineRule="auto"/>
        <w:ind w:left="1080"/>
        <w:jc w:val="center"/>
        <w:rPr>
          <w:rFonts w:ascii="Times New Roman" w:hAnsi="Times New Roman" w:cs="Times New Roman"/>
          <w:sz w:val="26"/>
          <w:szCs w:val="26"/>
        </w:rPr>
      </w:pPr>
      <w:r>
        <w:rPr>
          <w:rFonts w:ascii="Times New Roman" w:hAnsi="Times New Roman" w:cs="Times New Roman"/>
          <w:sz w:val="26"/>
          <w:szCs w:val="26"/>
        </w:rPr>
        <w:t>Hình 1.6</w:t>
      </w:r>
      <w:r w:rsidRPr="00D435B6">
        <w:rPr>
          <w:rFonts w:ascii="Times New Roman" w:hAnsi="Times New Roman" w:cs="Times New Roman"/>
          <w:sz w:val="26"/>
          <w:szCs w:val="26"/>
        </w:rPr>
        <w:t xml:space="preserve"> Màn hình nhiệm vụ</w:t>
      </w:r>
      <w:r>
        <w:rPr>
          <w:rFonts w:ascii="Times New Roman" w:hAnsi="Times New Roman" w:cs="Times New Roman"/>
          <w:sz w:val="26"/>
          <w:szCs w:val="26"/>
        </w:rPr>
        <w:t xml:space="preserve"> hoàn thành</w:t>
      </w:r>
      <w:r w:rsidRPr="00D435B6">
        <w:rPr>
          <w:rFonts w:ascii="Times New Roman" w:hAnsi="Times New Roman" w:cs="Times New Roman"/>
          <w:sz w:val="26"/>
          <w:szCs w:val="26"/>
        </w:rPr>
        <w:t>.</w:t>
      </w:r>
    </w:p>
    <w:p w:rsidR="009E258E" w:rsidRPr="00BA18E6" w:rsidRDefault="009E258E" w:rsidP="00823C87">
      <w:pPr>
        <w:pStyle w:val="ListParagraph"/>
        <w:numPr>
          <w:ilvl w:val="0"/>
          <w:numId w:val="16"/>
        </w:numPr>
        <w:spacing w:after="200" w:line="360" w:lineRule="auto"/>
        <w:jc w:val="both"/>
        <w:rPr>
          <w:rFonts w:ascii="Times New Roman" w:hAnsi="Times New Roman" w:cs="Times New Roman"/>
          <w:sz w:val="26"/>
          <w:szCs w:val="26"/>
        </w:rPr>
      </w:pPr>
      <w:r w:rsidRPr="00D435B6">
        <w:rPr>
          <w:rFonts w:ascii="Times New Roman" w:hAnsi="Times New Roman" w:cs="Times New Roman"/>
          <w:sz w:val="26"/>
          <w:szCs w:val="26"/>
        </w:rPr>
        <w:t xml:space="preserve">Nhân viên sẽ thấy danh sách các nhiệm vụ (bao gồm Tên nhiệm vụ, thời gian </w:t>
      </w:r>
      <w:r>
        <w:rPr>
          <w:rFonts w:ascii="Times New Roman" w:hAnsi="Times New Roman" w:cs="Times New Roman"/>
          <w:sz w:val="26"/>
          <w:szCs w:val="26"/>
        </w:rPr>
        <w:t>hoàn thành</w:t>
      </w:r>
      <w:r w:rsidRPr="00D435B6">
        <w:rPr>
          <w:rFonts w:ascii="Times New Roman" w:hAnsi="Times New Roman" w:cs="Times New Roman"/>
          <w:sz w:val="26"/>
          <w:szCs w:val="26"/>
        </w:rPr>
        <w:t>, loại nhiệm vụ, điểm của nhiệm vụ khi đạt đượ</w:t>
      </w:r>
      <w:r>
        <w:rPr>
          <w:rFonts w:ascii="Times New Roman" w:hAnsi="Times New Roman" w:cs="Times New Roman"/>
          <w:sz w:val="26"/>
          <w:szCs w:val="26"/>
        </w:rPr>
        <w:t>c và trạng thái nhiệm vụ</w:t>
      </w:r>
      <w:r w:rsidRPr="00D435B6">
        <w:rPr>
          <w:rFonts w:ascii="Times New Roman" w:hAnsi="Times New Roman" w:cs="Times New Roman"/>
          <w:sz w:val="26"/>
          <w:szCs w:val="26"/>
        </w:rPr>
        <w:t>)</w:t>
      </w:r>
      <w:r>
        <w:rPr>
          <w:rFonts w:ascii="Times New Roman" w:hAnsi="Times New Roman" w:cs="Times New Roman"/>
          <w:sz w:val="26"/>
          <w:szCs w:val="26"/>
        </w:rPr>
        <w:t xml:space="preserve"> khi nhân viên nhấn vào chức năng hoàn thành ở hình 1.5</w:t>
      </w:r>
      <w:r w:rsidRPr="00D435B6">
        <w:rPr>
          <w:rFonts w:ascii="Times New Roman" w:hAnsi="Times New Roman" w:cs="Times New Roman"/>
          <w:sz w:val="26"/>
          <w:szCs w:val="26"/>
        </w:rPr>
        <w:t>.</w:t>
      </w:r>
    </w:p>
    <w:p w:rsidR="009E258E" w:rsidRPr="00BA18E6" w:rsidRDefault="009E258E">
      <w:pPr>
        <w:pStyle w:val="ListParagraph"/>
        <w:numPr>
          <w:ilvl w:val="1"/>
          <w:numId w:val="41"/>
        </w:numPr>
        <w:spacing w:after="200" w:line="360" w:lineRule="auto"/>
        <w:jc w:val="both"/>
        <w:rPr>
          <w:rFonts w:ascii="Times New Roman" w:hAnsi="Times New Roman" w:cs="Times New Roman"/>
          <w:sz w:val="26"/>
          <w:szCs w:val="26"/>
        </w:rPr>
        <w:pPrChange w:id="2262" w:author="Vo Cuong" w:date="2020-03-23T16:14:00Z">
          <w:pPr>
            <w:pStyle w:val="ListParagraph"/>
            <w:numPr>
              <w:ilvl w:val="1"/>
              <w:numId w:val="52"/>
            </w:numPr>
            <w:tabs>
              <w:tab w:val="num" w:pos="360"/>
              <w:tab w:val="num" w:pos="1440"/>
            </w:tabs>
            <w:spacing w:after="200" w:line="360" w:lineRule="auto"/>
            <w:ind w:left="1440" w:hanging="720"/>
            <w:jc w:val="both"/>
          </w:pPr>
        </w:pPrChange>
      </w:pPr>
      <w:r w:rsidRPr="00BA18E6">
        <w:rPr>
          <w:rFonts w:ascii="Times New Roman" w:hAnsi="Times New Roman" w:cs="Times New Roman"/>
          <w:sz w:val="26"/>
          <w:szCs w:val="26"/>
        </w:rPr>
        <w:t>Use – case nhiệm vụ</w:t>
      </w:r>
      <w:r w:rsidR="00916450">
        <w:rPr>
          <w:rFonts w:ascii="Times New Roman" w:hAnsi="Times New Roman" w:cs="Times New Roman"/>
          <w:sz w:val="26"/>
          <w:szCs w:val="26"/>
        </w:rPr>
        <w:t xml:space="preserve"> hoàn thành</w:t>
      </w:r>
    </w:p>
    <w:p w:rsidR="009E258E" w:rsidRDefault="00C64818">
      <w:pPr>
        <w:pStyle w:val="ListParagraph"/>
        <w:spacing w:after="200" w:line="360" w:lineRule="auto"/>
        <w:ind w:left="76" w:hanging="76"/>
        <w:jc w:val="center"/>
        <w:rPr>
          <w:rFonts w:ascii="Times New Roman" w:hAnsi="Times New Roman" w:cs="Times New Roman"/>
          <w:sz w:val="26"/>
          <w:szCs w:val="26"/>
        </w:rPr>
        <w:pPrChange w:id="2263" w:author="Vo Cuong" w:date="2020-04-01T17:44:00Z">
          <w:pPr>
            <w:pStyle w:val="ListParagraph"/>
            <w:spacing w:after="200" w:line="360" w:lineRule="auto"/>
            <w:ind w:left="993" w:hanging="76"/>
            <w:jc w:val="both"/>
          </w:pPr>
        </w:pPrChange>
      </w:pPr>
      <w:r>
        <w:rPr>
          <w:noProof/>
        </w:rPr>
        <w:drawing>
          <wp:inline distT="0" distB="0" distL="0" distR="0" wp14:anchorId="09F20A37" wp14:editId="257E91F6">
            <wp:extent cx="5044440" cy="30175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44440" cy="3017520"/>
                    </a:xfrm>
                    <a:prstGeom prst="rect">
                      <a:avLst/>
                    </a:prstGeom>
                  </pic:spPr>
                </pic:pic>
              </a:graphicData>
            </a:graphic>
          </wp:inline>
        </w:drawing>
      </w:r>
    </w:p>
    <w:p w:rsidR="009E258E" w:rsidRPr="00BA18E6" w:rsidRDefault="009E258E">
      <w:pPr>
        <w:pStyle w:val="ListParagraph"/>
        <w:numPr>
          <w:ilvl w:val="1"/>
          <w:numId w:val="41"/>
        </w:numPr>
        <w:spacing w:after="200" w:line="360" w:lineRule="auto"/>
        <w:jc w:val="both"/>
        <w:rPr>
          <w:rFonts w:ascii="Times New Roman" w:hAnsi="Times New Roman" w:cs="Times New Roman"/>
          <w:sz w:val="26"/>
          <w:szCs w:val="26"/>
        </w:rPr>
        <w:pPrChange w:id="2264" w:author="Vo Cuong" w:date="2020-03-23T16:14:00Z">
          <w:pPr>
            <w:pStyle w:val="ListParagraph"/>
            <w:numPr>
              <w:ilvl w:val="1"/>
              <w:numId w:val="52"/>
            </w:numPr>
            <w:tabs>
              <w:tab w:val="num" w:pos="360"/>
              <w:tab w:val="num" w:pos="1440"/>
            </w:tabs>
            <w:spacing w:after="200" w:line="360" w:lineRule="auto"/>
            <w:ind w:left="1440" w:hanging="720"/>
            <w:jc w:val="both"/>
          </w:pPr>
        </w:pPrChange>
      </w:pPr>
      <w:r w:rsidRPr="00BA18E6">
        <w:rPr>
          <w:rFonts w:ascii="Times New Roman" w:hAnsi="Times New Roman" w:cs="Times New Roman"/>
          <w:sz w:val="26"/>
          <w:szCs w:val="26"/>
        </w:rPr>
        <w:t xml:space="preserve">Đặc tả </w:t>
      </w:r>
      <w:r>
        <w:rPr>
          <w:rFonts w:ascii="Times New Roman" w:hAnsi="Times New Roman" w:cs="Times New Roman"/>
          <w:sz w:val="26"/>
          <w:szCs w:val="26"/>
        </w:rPr>
        <w:t>danh sách nhiệm vụ hoàn thành</w:t>
      </w:r>
      <w:r>
        <w:rPr>
          <w:rFonts w:ascii="Times New Roman" w:hAnsi="Times New Roman" w:cs="Times New Roman"/>
          <w:sz w:val="26"/>
          <w:szCs w:val="26"/>
        </w:rPr>
        <w:tab/>
      </w:r>
    </w:p>
    <w:p w:rsidR="009E258E" w:rsidRPr="0086163D" w:rsidRDefault="009E258E" w:rsidP="00823C87">
      <w:pPr>
        <w:pStyle w:val="ListParagraph"/>
        <w:spacing w:line="360" w:lineRule="auto"/>
        <w:jc w:val="both"/>
        <w:rPr>
          <w:rFonts w:ascii="Times New Roman" w:hAnsi="Times New Roman" w:cs="Times New Roman"/>
          <w:sz w:val="26"/>
          <w:szCs w:val="26"/>
        </w:rPr>
      </w:pPr>
    </w:p>
    <w:tbl>
      <w:tblPr>
        <w:tblStyle w:val="TableGrid"/>
        <w:tblW w:w="0" w:type="auto"/>
        <w:tblInd w:w="113" w:type="dxa"/>
        <w:tblLook w:val="04A0" w:firstRow="1" w:lastRow="0" w:firstColumn="1" w:lastColumn="0" w:noHBand="0" w:noVBand="1"/>
        <w:tblPrChange w:id="2265" w:author="Vo Cuong" w:date="2020-04-01T21:10:00Z">
          <w:tblPr>
            <w:tblStyle w:val="TableGrid"/>
            <w:tblW w:w="0" w:type="auto"/>
            <w:tblLook w:val="04A0" w:firstRow="1" w:lastRow="0" w:firstColumn="1" w:lastColumn="0" w:noHBand="0" w:noVBand="1"/>
          </w:tblPr>
        </w:tblPrChange>
      </w:tblPr>
      <w:tblGrid>
        <w:gridCol w:w="4532"/>
        <w:gridCol w:w="4532"/>
        <w:tblGridChange w:id="2266">
          <w:tblGrid>
            <w:gridCol w:w="113"/>
            <w:gridCol w:w="4419"/>
            <w:gridCol w:w="113"/>
            <w:gridCol w:w="4419"/>
            <w:gridCol w:w="113"/>
          </w:tblGrid>
        </w:tblGridChange>
      </w:tblGrid>
      <w:tr w:rsidR="006520F5" w:rsidRPr="00D435B6" w:rsidTr="00653896">
        <w:trPr>
          <w:ins w:id="2267" w:author="Vo Cuong" w:date="2020-04-01T21:10:00Z"/>
          <w:trPrChange w:id="2268" w:author="Vo Cuong" w:date="2020-04-01T21:10:00Z">
            <w:trPr>
              <w:gridBefore w:val="1"/>
              <w:wBefore w:w="113" w:type="dxa"/>
            </w:trPr>
          </w:trPrChange>
        </w:trPr>
        <w:tc>
          <w:tcPr>
            <w:tcW w:w="4532" w:type="dxa"/>
            <w:tcPrChange w:id="2269" w:author="Vo Cuong" w:date="2020-04-01T21:10:00Z">
              <w:tcPr>
                <w:tcW w:w="4532" w:type="dxa"/>
                <w:gridSpan w:val="2"/>
              </w:tcPr>
            </w:tcPrChange>
          </w:tcPr>
          <w:p w:rsidR="006520F5" w:rsidRPr="00D435B6" w:rsidRDefault="006520F5" w:rsidP="002674E9">
            <w:pPr>
              <w:spacing w:line="360" w:lineRule="auto"/>
              <w:jc w:val="both"/>
              <w:rPr>
                <w:ins w:id="2270" w:author="Vo Cuong" w:date="2020-04-01T21:10:00Z"/>
                <w:rFonts w:ascii="Times New Roman" w:hAnsi="Times New Roman" w:cs="Times New Roman"/>
                <w:color w:val="000000" w:themeColor="text1"/>
                <w:sz w:val="26"/>
                <w:szCs w:val="26"/>
              </w:rPr>
            </w:pPr>
            <w:ins w:id="2271" w:author="Vo Cuong" w:date="2020-04-01T21:10:00Z">
              <w:r w:rsidRPr="00D435B6">
                <w:rPr>
                  <w:rFonts w:ascii="Times New Roman" w:hAnsi="Times New Roman" w:cs="Times New Roman"/>
                  <w:color w:val="000000" w:themeColor="text1"/>
                  <w:sz w:val="26"/>
                  <w:szCs w:val="26"/>
                </w:rPr>
                <w:lastRenderedPageBreak/>
                <w:t>Use – Case</w:t>
              </w:r>
            </w:ins>
          </w:p>
        </w:tc>
        <w:tc>
          <w:tcPr>
            <w:tcW w:w="4532" w:type="dxa"/>
            <w:tcPrChange w:id="2272" w:author="Vo Cuong" w:date="2020-04-01T21:10:00Z">
              <w:tcPr>
                <w:tcW w:w="4532" w:type="dxa"/>
                <w:gridSpan w:val="2"/>
              </w:tcPr>
            </w:tcPrChange>
          </w:tcPr>
          <w:p w:rsidR="006520F5" w:rsidRPr="00D435B6" w:rsidRDefault="006520F5" w:rsidP="002674E9">
            <w:pPr>
              <w:spacing w:line="360" w:lineRule="auto"/>
              <w:jc w:val="both"/>
              <w:rPr>
                <w:ins w:id="2273" w:author="Vo Cuong" w:date="2020-04-01T21:10:00Z"/>
                <w:rFonts w:ascii="Times New Roman" w:hAnsi="Times New Roman" w:cs="Times New Roman"/>
                <w:color w:val="000000" w:themeColor="text1"/>
                <w:sz w:val="26"/>
                <w:szCs w:val="26"/>
              </w:rPr>
            </w:pPr>
            <w:ins w:id="2274" w:author="Vo Cuong" w:date="2020-04-01T21:10:00Z">
              <w:r w:rsidRPr="00D435B6">
                <w:rPr>
                  <w:rFonts w:ascii="Times New Roman" w:hAnsi="Times New Roman" w:cs="Times New Roman"/>
                  <w:color w:val="000000" w:themeColor="text1"/>
                  <w:sz w:val="26"/>
                  <w:szCs w:val="26"/>
                </w:rPr>
                <w:t>Nội dung</w:t>
              </w:r>
            </w:ins>
          </w:p>
        </w:tc>
      </w:tr>
      <w:tr w:rsidR="006520F5" w:rsidRPr="00D435B6" w:rsidTr="00653896">
        <w:trPr>
          <w:ins w:id="2275" w:author="Vo Cuong" w:date="2020-04-01T21:10:00Z"/>
          <w:trPrChange w:id="2276" w:author="Vo Cuong" w:date="2020-04-01T21:10:00Z">
            <w:trPr>
              <w:gridBefore w:val="1"/>
              <w:wBefore w:w="113" w:type="dxa"/>
            </w:trPr>
          </w:trPrChange>
        </w:trPr>
        <w:tc>
          <w:tcPr>
            <w:tcW w:w="4532" w:type="dxa"/>
            <w:tcPrChange w:id="2277" w:author="Vo Cuong" w:date="2020-04-01T21:10:00Z">
              <w:tcPr>
                <w:tcW w:w="4532" w:type="dxa"/>
                <w:gridSpan w:val="2"/>
              </w:tcPr>
            </w:tcPrChange>
          </w:tcPr>
          <w:p w:rsidR="006520F5" w:rsidRPr="00D435B6" w:rsidRDefault="006520F5" w:rsidP="002674E9">
            <w:pPr>
              <w:spacing w:line="360" w:lineRule="auto"/>
              <w:jc w:val="both"/>
              <w:rPr>
                <w:ins w:id="2278" w:author="Vo Cuong" w:date="2020-04-01T21:10:00Z"/>
                <w:rFonts w:ascii="Times New Roman" w:hAnsi="Times New Roman" w:cs="Times New Roman"/>
                <w:color w:val="000000" w:themeColor="text1"/>
                <w:sz w:val="26"/>
                <w:szCs w:val="26"/>
              </w:rPr>
            </w:pPr>
            <w:ins w:id="2279" w:author="Vo Cuong" w:date="2020-04-01T21:10:00Z">
              <w:r w:rsidRPr="00D435B6">
                <w:rPr>
                  <w:rFonts w:ascii="Times New Roman" w:hAnsi="Times New Roman" w:cs="Times New Roman"/>
                  <w:color w:val="000000" w:themeColor="text1"/>
                  <w:sz w:val="26"/>
                  <w:szCs w:val="26"/>
                </w:rPr>
                <w:t>Mã Use - Case</w:t>
              </w:r>
            </w:ins>
          </w:p>
        </w:tc>
        <w:tc>
          <w:tcPr>
            <w:tcW w:w="4532" w:type="dxa"/>
            <w:tcPrChange w:id="2280" w:author="Vo Cuong" w:date="2020-04-01T21:10:00Z">
              <w:tcPr>
                <w:tcW w:w="4532" w:type="dxa"/>
                <w:gridSpan w:val="2"/>
              </w:tcPr>
            </w:tcPrChange>
          </w:tcPr>
          <w:p w:rsidR="006520F5" w:rsidRPr="00D435B6" w:rsidRDefault="000A6465" w:rsidP="002674E9">
            <w:pPr>
              <w:spacing w:line="360" w:lineRule="auto"/>
              <w:jc w:val="both"/>
              <w:rPr>
                <w:ins w:id="2281" w:author="Vo Cuong" w:date="2020-04-01T21:10:00Z"/>
                <w:rFonts w:ascii="Times New Roman" w:hAnsi="Times New Roman" w:cs="Times New Roman"/>
                <w:color w:val="000000" w:themeColor="text1"/>
                <w:sz w:val="26"/>
                <w:szCs w:val="26"/>
              </w:rPr>
            </w:pPr>
            <w:ins w:id="2282" w:author="Vo Cuong" w:date="2020-04-01T21:10:00Z">
              <w:r>
                <w:rPr>
                  <w:rFonts w:ascii="Times New Roman" w:hAnsi="Times New Roman" w:cs="Times New Roman"/>
                  <w:color w:val="000000" w:themeColor="text1"/>
                  <w:sz w:val="26"/>
                  <w:szCs w:val="26"/>
                </w:rPr>
                <w:t>UC-11</w:t>
              </w:r>
            </w:ins>
          </w:p>
        </w:tc>
      </w:tr>
      <w:tr w:rsidR="006520F5" w:rsidRPr="00D435B6" w:rsidTr="00653896">
        <w:trPr>
          <w:ins w:id="2283" w:author="Vo Cuong" w:date="2020-04-01T21:10:00Z"/>
          <w:trPrChange w:id="2284" w:author="Vo Cuong" w:date="2020-04-01T21:10:00Z">
            <w:trPr>
              <w:gridBefore w:val="1"/>
              <w:wBefore w:w="113" w:type="dxa"/>
            </w:trPr>
          </w:trPrChange>
        </w:trPr>
        <w:tc>
          <w:tcPr>
            <w:tcW w:w="4532" w:type="dxa"/>
            <w:tcPrChange w:id="2285" w:author="Vo Cuong" w:date="2020-04-01T21:10:00Z">
              <w:tcPr>
                <w:tcW w:w="4532" w:type="dxa"/>
                <w:gridSpan w:val="2"/>
              </w:tcPr>
            </w:tcPrChange>
          </w:tcPr>
          <w:p w:rsidR="006520F5" w:rsidRPr="00D435B6" w:rsidRDefault="006520F5" w:rsidP="002674E9">
            <w:pPr>
              <w:spacing w:line="360" w:lineRule="auto"/>
              <w:jc w:val="both"/>
              <w:rPr>
                <w:ins w:id="2286" w:author="Vo Cuong" w:date="2020-04-01T21:10:00Z"/>
                <w:rFonts w:ascii="Times New Roman" w:hAnsi="Times New Roman" w:cs="Times New Roman"/>
                <w:color w:val="000000" w:themeColor="text1"/>
                <w:sz w:val="26"/>
                <w:szCs w:val="26"/>
              </w:rPr>
            </w:pPr>
            <w:ins w:id="2287" w:author="Vo Cuong" w:date="2020-04-01T21:10:00Z">
              <w:r w:rsidRPr="00D435B6">
                <w:rPr>
                  <w:rFonts w:ascii="Times New Roman" w:hAnsi="Times New Roman" w:cs="Times New Roman"/>
                  <w:color w:val="000000" w:themeColor="text1"/>
                  <w:sz w:val="26"/>
                  <w:szCs w:val="26"/>
                </w:rPr>
                <w:t>Tên Use – Case</w:t>
              </w:r>
            </w:ins>
          </w:p>
        </w:tc>
        <w:tc>
          <w:tcPr>
            <w:tcW w:w="4532" w:type="dxa"/>
            <w:tcPrChange w:id="2288" w:author="Vo Cuong" w:date="2020-04-01T21:10:00Z">
              <w:tcPr>
                <w:tcW w:w="4532" w:type="dxa"/>
                <w:gridSpan w:val="2"/>
              </w:tcPr>
            </w:tcPrChange>
          </w:tcPr>
          <w:p w:rsidR="006520F5" w:rsidRPr="00D435B6" w:rsidRDefault="006520F5" w:rsidP="002674E9">
            <w:pPr>
              <w:spacing w:line="360" w:lineRule="auto"/>
              <w:jc w:val="both"/>
              <w:rPr>
                <w:ins w:id="2289" w:author="Vo Cuong" w:date="2020-04-01T21:10:00Z"/>
                <w:rFonts w:ascii="Times New Roman" w:hAnsi="Times New Roman" w:cs="Times New Roman"/>
                <w:color w:val="000000" w:themeColor="text1"/>
                <w:sz w:val="26"/>
                <w:szCs w:val="26"/>
              </w:rPr>
            </w:pPr>
            <w:ins w:id="2290" w:author="Vo Cuong" w:date="2020-04-01T21:10:00Z">
              <w:r>
                <w:rPr>
                  <w:rFonts w:ascii="Times New Roman" w:hAnsi="Times New Roman" w:cs="Times New Roman"/>
                  <w:color w:val="000000" w:themeColor="text1"/>
                  <w:sz w:val="26"/>
                  <w:szCs w:val="26"/>
                </w:rPr>
                <w:t>Danh sách nhiệm vụ hoàn thành.</w:t>
              </w:r>
            </w:ins>
          </w:p>
        </w:tc>
      </w:tr>
      <w:tr w:rsidR="006520F5" w:rsidRPr="00D435B6" w:rsidTr="00653896">
        <w:trPr>
          <w:ins w:id="2291" w:author="Vo Cuong" w:date="2020-04-01T21:10:00Z"/>
          <w:trPrChange w:id="2292" w:author="Vo Cuong" w:date="2020-04-01T21:10:00Z">
            <w:trPr>
              <w:gridBefore w:val="1"/>
              <w:wBefore w:w="113" w:type="dxa"/>
            </w:trPr>
          </w:trPrChange>
        </w:trPr>
        <w:tc>
          <w:tcPr>
            <w:tcW w:w="4532" w:type="dxa"/>
            <w:tcPrChange w:id="2293" w:author="Vo Cuong" w:date="2020-04-01T21:10:00Z">
              <w:tcPr>
                <w:tcW w:w="4532" w:type="dxa"/>
                <w:gridSpan w:val="2"/>
              </w:tcPr>
            </w:tcPrChange>
          </w:tcPr>
          <w:p w:rsidR="006520F5" w:rsidRPr="00D435B6" w:rsidRDefault="006520F5" w:rsidP="002674E9">
            <w:pPr>
              <w:spacing w:line="360" w:lineRule="auto"/>
              <w:jc w:val="both"/>
              <w:rPr>
                <w:ins w:id="2294" w:author="Vo Cuong" w:date="2020-04-01T21:10:00Z"/>
                <w:rFonts w:ascii="Times New Roman" w:hAnsi="Times New Roman" w:cs="Times New Roman"/>
                <w:color w:val="000000" w:themeColor="text1"/>
                <w:sz w:val="26"/>
                <w:szCs w:val="26"/>
              </w:rPr>
            </w:pPr>
            <w:ins w:id="2295" w:author="Vo Cuong" w:date="2020-04-01T21:10:00Z">
              <w:r w:rsidRPr="00D435B6">
                <w:rPr>
                  <w:rFonts w:ascii="Times New Roman" w:hAnsi="Times New Roman" w:cs="Times New Roman"/>
                  <w:color w:val="000000" w:themeColor="text1"/>
                  <w:sz w:val="26"/>
                  <w:szCs w:val="26"/>
                </w:rPr>
                <w:t>Mô tả</w:t>
              </w:r>
            </w:ins>
          </w:p>
        </w:tc>
        <w:tc>
          <w:tcPr>
            <w:tcW w:w="4532" w:type="dxa"/>
            <w:tcPrChange w:id="2296" w:author="Vo Cuong" w:date="2020-04-01T21:10:00Z">
              <w:tcPr>
                <w:tcW w:w="4532" w:type="dxa"/>
                <w:gridSpan w:val="2"/>
              </w:tcPr>
            </w:tcPrChange>
          </w:tcPr>
          <w:p w:rsidR="006520F5" w:rsidRPr="00D435B6" w:rsidRDefault="006520F5" w:rsidP="002674E9">
            <w:pPr>
              <w:spacing w:line="360" w:lineRule="auto"/>
              <w:jc w:val="both"/>
              <w:rPr>
                <w:ins w:id="2297" w:author="Vo Cuong" w:date="2020-04-01T21:10:00Z"/>
                <w:rFonts w:ascii="Times New Roman" w:hAnsi="Times New Roman" w:cs="Times New Roman"/>
                <w:color w:val="000000" w:themeColor="text1"/>
                <w:sz w:val="26"/>
                <w:szCs w:val="26"/>
              </w:rPr>
            </w:pPr>
            <w:ins w:id="2298" w:author="Vo Cuong" w:date="2020-04-01T21:10:00Z">
              <w:r w:rsidRPr="00D435B6">
                <w:rPr>
                  <w:rFonts w:ascii="Times New Roman" w:hAnsi="Times New Roman" w:cs="Times New Roman"/>
                  <w:color w:val="000000" w:themeColor="text1"/>
                  <w:sz w:val="26"/>
                  <w:szCs w:val="26"/>
                </w:rPr>
                <w:t xml:space="preserve">Use – case cho phép nhân viên </w:t>
              </w:r>
              <w:r>
                <w:rPr>
                  <w:rFonts w:ascii="Times New Roman" w:hAnsi="Times New Roman" w:cs="Times New Roman"/>
                  <w:color w:val="000000" w:themeColor="text1"/>
                  <w:sz w:val="26"/>
                  <w:szCs w:val="26"/>
                </w:rPr>
                <w:t>xem những nhiệm vụ mình nhận và đã hoàn thành.</w:t>
              </w:r>
            </w:ins>
          </w:p>
        </w:tc>
      </w:tr>
      <w:tr w:rsidR="006520F5" w:rsidRPr="00D435B6" w:rsidTr="00653896">
        <w:trPr>
          <w:ins w:id="2299" w:author="Vo Cuong" w:date="2020-04-01T21:10:00Z"/>
          <w:trPrChange w:id="2300" w:author="Vo Cuong" w:date="2020-04-01T21:10:00Z">
            <w:trPr>
              <w:gridBefore w:val="1"/>
              <w:wBefore w:w="113" w:type="dxa"/>
            </w:trPr>
          </w:trPrChange>
        </w:trPr>
        <w:tc>
          <w:tcPr>
            <w:tcW w:w="4532" w:type="dxa"/>
            <w:tcPrChange w:id="2301" w:author="Vo Cuong" w:date="2020-04-01T21:10:00Z">
              <w:tcPr>
                <w:tcW w:w="4532" w:type="dxa"/>
                <w:gridSpan w:val="2"/>
              </w:tcPr>
            </w:tcPrChange>
          </w:tcPr>
          <w:p w:rsidR="006520F5" w:rsidRPr="00D435B6" w:rsidRDefault="006520F5" w:rsidP="002674E9">
            <w:pPr>
              <w:spacing w:line="360" w:lineRule="auto"/>
              <w:jc w:val="both"/>
              <w:rPr>
                <w:ins w:id="2302" w:author="Vo Cuong" w:date="2020-04-01T21:10:00Z"/>
                <w:rFonts w:ascii="Times New Roman" w:hAnsi="Times New Roman" w:cs="Times New Roman"/>
                <w:color w:val="000000" w:themeColor="text1"/>
                <w:sz w:val="26"/>
                <w:szCs w:val="26"/>
              </w:rPr>
            </w:pPr>
            <w:ins w:id="2303" w:author="Vo Cuong" w:date="2020-04-01T21:10:00Z">
              <w:r w:rsidRPr="00D435B6">
                <w:rPr>
                  <w:rFonts w:ascii="Times New Roman" w:hAnsi="Times New Roman" w:cs="Times New Roman"/>
                  <w:color w:val="000000" w:themeColor="text1"/>
                  <w:sz w:val="26"/>
                  <w:szCs w:val="26"/>
                </w:rPr>
                <w:t xml:space="preserve">Actor </w:t>
              </w:r>
            </w:ins>
          </w:p>
        </w:tc>
        <w:tc>
          <w:tcPr>
            <w:tcW w:w="4532" w:type="dxa"/>
            <w:tcPrChange w:id="2304" w:author="Vo Cuong" w:date="2020-04-01T21:10:00Z">
              <w:tcPr>
                <w:tcW w:w="4532" w:type="dxa"/>
                <w:gridSpan w:val="2"/>
              </w:tcPr>
            </w:tcPrChange>
          </w:tcPr>
          <w:p w:rsidR="006520F5" w:rsidRPr="00D435B6" w:rsidRDefault="006520F5" w:rsidP="002674E9">
            <w:pPr>
              <w:spacing w:line="360" w:lineRule="auto"/>
              <w:jc w:val="both"/>
              <w:rPr>
                <w:ins w:id="2305" w:author="Vo Cuong" w:date="2020-04-01T21:10:00Z"/>
                <w:rFonts w:ascii="Times New Roman" w:hAnsi="Times New Roman" w:cs="Times New Roman"/>
                <w:color w:val="000000" w:themeColor="text1"/>
                <w:sz w:val="26"/>
                <w:szCs w:val="26"/>
              </w:rPr>
            </w:pPr>
            <w:ins w:id="2306" w:author="Vo Cuong" w:date="2020-04-01T21:10:00Z">
              <w:r w:rsidRPr="00D435B6">
                <w:rPr>
                  <w:rFonts w:ascii="Times New Roman" w:hAnsi="Times New Roman" w:cs="Times New Roman"/>
                  <w:color w:val="000000" w:themeColor="text1"/>
                  <w:sz w:val="26"/>
                  <w:szCs w:val="26"/>
                </w:rPr>
                <w:t>Nhân viên</w:t>
              </w:r>
              <w:r>
                <w:rPr>
                  <w:rFonts w:ascii="Times New Roman" w:hAnsi="Times New Roman" w:cs="Times New Roman"/>
                  <w:color w:val="000000" w:themeColor="text1"/>
                  <w:sz w:val="26"/>
                  <w:szCs w:val="26"/>
                </w:rPr>
                <w:t>.</w:t>
              </w:r>
            </w:ins>
          </w:p>
        </w:tc>
      </w:tr>
      <w:tr w:rsidR="006520F5" w:rsidRPr="00D435B6" w:rsidTr="00653896">
        <w:trPr>
          <w:ins w:id="2307" w:author="Vo Cuong" w:date="2020-04-01T21:10:00Z"/>
          <w:trPrChange w:id="2308" w:author="Vo Cuong" w:date="2020-04-01T21:10:00Z">
            <w:trPr>
              <w:gridBefore w:val="1"/>
              <w:wBefore w:w="113" w:type="dxa"/>
            </w:trPr>
          </w:trPrChange>
        </w:trPr>
        <w:tc>
          <w:tcPr>
            <w:tcW w:w="4532" w:type="dxa"/>
            <w:tcPrChange w:id="2309" w:author="Vo Cuong" w:date="2020-04-01T21:10:00Z">
              <w:tcPr>
                <w:tcW w:w="4532" w:type="dxa"/>
                <w:gridSpan w:val="2"/>
              </w:tcPr>
            </w:tcPrChange>
          </w:tcPr>
          <w:p w:rsidR="006520F5" w:rsidRPr="00D435B6" w:rsidRDefault="006520F5" w:rsidP="002674E9">
            <w:pPr>
              <w:spacing w:line="360" w:lineRule="auto"/>
              <w:jc w:val="both"/>
              <w:rPr>
                <w:ins w:id="2310" w:author="Vo Cuong" w:date="2020-04-01T21:10:00Z"/>
                <w:rFonts w:ascii="Times New Roman" w:hAnsi="Times New Roman" w:cs="Times New Roman"/>
                <w:color w:val="000000" w:themeColor="text1"/>
                <w:sz w:val="26"/>
                <w:szCs w:val="26"/>
              </w:rPr>
            </w:pPr>
            <w:ins w:id="2311" w:author="Vo Cuong" w:date="2020-04-01T21:10:00Z">
              <w:r w:rsidRPr="00D435B6">
                <w:rPr>
                  <w:rFonts w:ascii="Times New Roman" w:hAnsi="Times New Roman" w:cs="Times New Roman"/>
                  <w:color w:val="000000" w:themeColor="text1"/>
                  <w:sz w:val="26"/>
                  <w:szCs w:val="26"/>
                </w:rPr>
                <w:t xml:space="preserve">Điều kiện kích hoạt </w:t>
              </w:r>
            </w:ins>
          </w:p>
        </w:tc>
        <w:tc>
          <w:tcPr>
            <w:tcW w:w="4532" w:type="dxa"/>
            <w:tcPrChange w:id="2312" w:author="Vo Cuong" w:date="2020-04-01T21:10:00Z">
              <w:tcPr>
                <w:tcW w:w="4532" w:type="dxa"/>
                <w:gridSpan w:val="2"/>
              </w:tcPr>
            </w:tcPrChange>
          </w:tcPr>
          <w:p w:rsidR="006520F5" w:rsidRPr="00D435B6" w:rsidRDefault="006520F5" w:rsidP="002674E9">
            <w:pPr>
              <w:spacing w:line="360" w:lineRule="auto"/>
              <w:jc w:val="both"/>
              <w:rPr>
                <w:ins w:id="2313" w:author="Vo Cuong" w:date="2020-04-01T21:10:00Z"/>
                <w:rFonts w:ascii="Times New Roman" w:hAnsi="Times New Roman" w:cs="Times New Roman"/>
                <w:color w:val="000000" w:themeColor="text1"/>
                <w:sz w:val="26"/>
                <w:szCs w:val="26"/>
              </w:rPr>
            </w:pPr>
            <w:ins w:id="2314" w:author="Vo Cuong" w:date="2020-04-01T21:10:00Z">
              <w:r>
                <w:rPr>
                  <w:rFonts w:ascii="Times New Roman" w:hAnsi="Times New Roman" w:cs="Times New Roman"/>
                  <w:color w:val="000000" w:themeColor="text1"/>
                  <w:sz w:val="26"/>
                  <w:szCs w:val="26"/>
                </w:rPr>
                <w:t>Nhân viên thực hiện chức năng hoàn thành khi nhận nhiệm vụ.</w:t>
              </w:r>
            </w:ins>
          </w:p>
        </w:tc>
      </w:tr>
      <w:tr w:rsidR="006520F5" w:rsidRPr="00D435B6" w:rsidTr="00653896">
        <w:trPr>
          <w:ins w:id="2315" w:author="Vo Cuong" w:date="2020-04-01T21:10:00Z"/>
          <w:trPrChange w:id="2316" w:author="Vo Cuong" w:date="2020-04-01T21:10:00Z">
            <w:trPr>
              <w:gridBefore w:val="1"/>
              <w:wBefore w:w="113" w:type="dxa"/>
            </w:trPr>
          </w:trPrChange>
        </w:trPr>
        <w:tc>
          <w:tcPr>
            <w:tcW w:w="4532" w:type="dxa"/>
            <w:tcPrChange w:id="2317" w:author="Vo Cuong" w:date="2020-04-01T21:10:00Z">
              <w:tcPr>
                <w:tcW w:w="4532" w:type="dxa"/>
                <w:gridSpan w:val="2"/>
              </w:tcPr>
            </w:tcPrChange>
          </w:tcPr>
          <w:p w:rsidR="006520F5" w:rsidRPr="00D435B6" w:rsidRDefault="006520F5" w:rsidP="002674E9">
            <w:pPr>
              <w:spacing w:line="360" w:lineRule="auto"/>
              <w:jc w:val="both"/>
              <w:rPr>
                <w:ins w:id="2318" w:author="Vo Cuong" w:date="2020-04-01T21:10:00Z"/>
                <w:rFonts w:ascii="Times New Roman" w:hAnsi="Times New Roman" w:cs="Times New Roman"/>
                <w:color w:val="000000" w:themeColor="text1"/>
                <w:sz w:val="26"/>
                <w:szCs w:val="26"/>
              </w:rPr>
            </w:pPr>
            <w:ins w:id="2319" w:author="Vo Cuong" w:date="2020-04-01T21:10:00Z">
              <w:r w:rsidRPr="00D435B6">
                <w:rPr>
                  <w:rFonts w:ascii="Times New Roman" w:hAnsi="Times New Roman" w:cs="Times New Roman"/>
                  <w:color w:val="000000" w:themeColor="text1"/>
                  <w:sz w:val="26"/>
                  <w:szCs w:val="26"/>
                </w:rPr>
                <w:t xml:space="preserve">Tiền điều kiện </w:t>
              </w:r>
            </w:ins>
          </w:p>
        </w:tc>
        <w:tc>
          <w:tcPr>
            <w:tcW w:w="4532" w:type="dxa"/>
            <w:tcPrChange w:id="2320" w:author="Vo Cuong" w:date="2020-04-01T21:10:00Z">
              <w:tcPr>
                <w:tcW w:w="4532" w:type="dxa"/>
                <w:gridSpan w:val="2"/>
              </w:tcPr>
            </w:tcPrChange>
          </w:tcPr>
          <w:p w:rsidR="006520F5" w:rsidRPr="00D435B6" w:rsidRDefault="006520F5" w:rsidP="002674E9">
            <w:pPr>
              <w:spacing w:line="360" w:lineRule="auto"/>
              <w:jc w:val="both"/>
              <w:rPr>
                <w:ins w:id="2321" w:author="Vo Cuong" w:date="2020-04-01T21:10:00Z"/>
                <w:rFonts w:ascii="Times New Roman" w:hAnsi="Times New Roman" w:cs="Times New Roman"/>
                <w:color w:val="000000" w:themeColor="text1"/>
                <w:sz w:val="26"/>
                <w:szCs w:val="26"/>
              </w:rPr>
            </w:pPr>
            <w:ins w:id="2322" w:author="Vo Cuong" w:date="2020-04-01T21:10:00Z">
              <w:r w:rsidRPr="00D435B6">
                <w:rPr>
                  <w:rFonts w:ascii="Times New Roman" w:hAnsi="Times New Roman" w:cs="Times New Roman"/>
                  <w:color w:val="000000" w:themeColor="text1"/>
                  <w:sz w:val="26"/>
                  <w:szCs w:val="26"/>
                </w:rPr>
                <w:t>Nhân viên phải có tài khoản trên hệ thống</w:t>
              </w:r>
              <w:r>
                <w:rPr>
                  <w:rFonts w:ascii="Times New Roman" w:hAnsi="Times New Roman" w:cs="Times New Roman"/>
                  <w:color w:val="000000" w:themeColor="text1"/>
                  <w:sz w:val="26"/>
                  <w:szCs w:val="26"/>
                </w:rPr>
                <w:t>.</w:t>
              </w:r>
              <w:r w:rsidRPr="00D435B6">
                <w:rPr>
                  <w:rFonts w:ascii="Times New Roman" w:hAnsi="Times New Roman" w:cs="Times New Roman"/>
                  <w:color w:val="000000" w:themeColor="text1"/>
                  <w:sz w:val="26"/>
                  <w:szCs w:val="26"/>
                </w:rPr>
                <w:t xml:space="preserve"> </w:t>
              </w:r>
            </w:ins>
          </w:p>
        </w:tc>
      </w:tr>
      <w:tr w:rsidR="006520F5" w:rsidRPr="00D435B6" w:rsidTr="00653896">
        <w:trPr>
          <w:ins w:id="2323" w:author="Vo Cuong" w:date="2020-04-01T21:10:00Z"/>
          <w:trPrChange w:id="2324" w:author="Vo Cuong" w:date="2020-04-01T21:10:00Z">
            <w:trPr>
              <w:gridBefore w:val="1"/>
              <w:wBefore w:w="113" w:type="dxa"/>
            </w:trPr>
          </w:trPrChange>
        </w:trPr>
        <w:tc>
          <w:tcPr>
            <w:tcW w:w="4532" w:type="dxa"/>
            <w:tcPrChange w:id="2325" w:author="Vo Cuong" w:date="2020-04-01T21:10:00Z">
              <w:tcPr>
                <w:tcW w:w="4532" w:type="dxa"/>
                <w:gridSpan w:val="2"/>
              </w:tcPr>
            </w:tcPrChange>
          </w:tcPr>
          <w:p w:rsidR="006520F5" w:rsidRPr="00D435B6" w:rsidRDefault="006520F5" w:rsidP="002674E9">
            <w:pPr>
              <w:spacing w:line="360" w:lineRule="auto"/>
              <w:jc w:val="both"/>
              <w:rPr>
                <w:ins w:id="2326" w:author="Vo Cuong" w:date="2020-04-01T21:10:00Z"/>
                <w:rFonts w:ascii="Times New Roman" w:hAnsi="Times New Roman" w:cs="Times New Roman"/>
                <w:color w:val="000000" w:themeColor="text1"/>
                <w:sz w:val="26"/>
                <w:szCs w:val="26"/>
              </w:rPr>
            </w:pPr>
            <w:ins w:id="2327" w:author="Vo Cuong" w:date="2020-04-01T21:10:00Z">
              <w:r w:rsidRPr="00D435B6">
                <w:rPr>
                  <w:rFonts w:ascii="Times New Roman" w:hAnsi="Times New Roman" w:cs="Times New Roman"/>
                  <w:color w:val="000000" w:themeColor="text1"/>
                  <w:sz w:val="26"/>
                  <w:szCs w:val="26"/>
                </w:rPr>
                <w:t xml:space="preserve">Hậu điều kiện </w:t>
              </w:r>
            </w:ins>
          </w:p>
        </w:tc>
        <w:tc>
          <w:tcPr>
            <w:tcW w:w="4532" w:type="dxa"/>
            <w:tcPrChange w:id="2328" w:author="Vo Cuong" w:date="2020-04-01T21:10:00Z">
              <w:tcPr>
                <w:tcW w:w="4532" w:type="dxa"/>
                <w:gridSpan w:val="2"/>
              </w:tcPr>
            </w:tcPrChange>
          </w:tcPr>
          <w:p w:rsidR="006520F5" w:rsidRPr="00D435B6" w:rsidRDefault="006520F5" w:rsidP="002674E9">
            <w:pPr>
              <w:spacing w:line="360" w:lineRule="auto"/>
              <w:jc w:val="both"/>
              <w:rPr>
                <w:ins w:id="2329" w:author="Vo Cuong" w:date="2020-04-01T21:10:00Z"/>
                <w:rFonts w:ascii="Times New Roman" w:hAnsi="Times New Roman" w:cs="Times New Roman"/>
                <w:color w:val="000000" w:themeColor="text1"/>
                <w:sz w:val="26"/>
                <w:szCs w:val="26"/>
              </w:rPr>
            </w:pPr>
            <w:ins w:id="2330" w:author="Vo Cuong" w:date="2020-04-01T21:10:00Z">
              <w:r>
                <w:rPr>
                  <w:rFonts w:ascii="Times New Roman" w:hAnsi="Times New Roman" w:cs="Times New Roman"/>
                  <w:color w:val="000000" w:themeColor="text1"/>
                  <w:sz w:val="26"/>
                  <w:szCs w:val="26"/>
                </w:rPr>
                <w:t>Nhân viên xem được những nhiệm vụ mình đã hoàn thành.</w:t>
              </w:r>
            </w:ins>
          </w:p>
        </w:tc>
      </w:tr>
      <w:tr w:rsidR="006520F5" w:rsidRPr="00D435B6" w:rsidTr="00653896">
        <w:trPr>
          <w:ins w:id="2331" w:author="Vo Cuong" w:date="2020-04-01T21:10:00Z"/>
          <w:trPrChange w:id="2332" w:author="Vo Cuong" w:date="2020-04-01T21:10:00Z">
            <w:trPr>
              <w:gridBefore w:val="1"/>
              <w:wBefore w:w="113" w:type="dxa"/>
            </w:trPr>
          </w:trPrChange>
        </w:trPr>
        <w:tc>
          <w:tcPr>
            <w:tcW w:w="4532" w:type="dxa"/>
            <w:tcPrChange w:id="2333" w:author="Vo Cuong" w:date="2020-04-01T21:10:00Z">
              <w:tcPr>
                <w:tcW w:w="4532" w:type="dxa"/>
                <w:gridSpan w:val="2"/>
              </w:tcPr>
            </w:tcPrChange>
          </w:tcPr>
          <w:p w:rsidR="006520F5" w:rsidRPr="00D435B6" w:rsidRDefault="006520F5" w:rsidP="002674E9">
            <w:pPr>
              <w:spacing w:line="360" w:lineRule="auto"/>
              <w:jc w:val="both"/>
              <w:rPr>
                <w:ins w:id="2334" w:author="Vo Cuong" w:date="2020-04-01T21:10:00Z"/>
                <w:rFonts w:ascii="Times New Roman" w:hAnsi="Times New Roman" w:cs="Times New Roman"/>
                <w:color w:val="000000" w:themeColor="text1"/>
                <w:sz w:val="26"/>
                <w:szCs w:val="26"/>
              </w:rPr>
            </w:pPr>
            <w:ins w:id="2335" w:author="Vo Cuong" w:date="2020-04-01T21:10:00Z">
              <w:r w:rsidRPr="00D435B6">
                <w:rPr>
                  <w:rFonts w:ascii="Times New Roman" w:hAnsi="Times New Roman" w:cs="Times New Roman"/>
                  <w:color w:val="000000" w:themeColor="text1"/>
                  <w:sz w:val="26"/>
                  <w:szCs w:val="26"/>
                </w:rPr>
                <w:t xml:space="preserve">Luồng sự kiện chính </w:t>
              </w:r>
            </w:ins>
          </w:p>
        </w:tc>
        <w:tc>
          <w:tcPr>
            <w:tcW w:w="4532" w:type="dxa"/>
            <w:tcPrChange w:id="2336" w:author="Vo Cuong" w:date="2020-04-01T21:10:00Z">
              <w:tcPr>
                <w:tcW w:w="4532" w:type="dxa"/>
                <w:gridSpan w:val="2"/>
              </w:tcPr>
            </w:tcPrChange>
          </w:tcPr>
          <w:p w:rsidR="006520F5" w:rsidRPr="00BA18E6" w:rsidRDefault="006520F5" w:rsidP="002674E9">
            <w:pPr>
              <w:pStyle w:val="ListParagraph"/>
              <w:numPr>
                <w:ilvl w:val="0"/>
                <w:numId w:val="42"/>
              </w:numPr>
              <w:spacing w:line="360" w:lineRule="auto"/>
              <w:ind w:left="325" w:hanging="325"/>
              <w:jc w:val="both"/>
              <w:rPr>
                <w:ins w:id="2337" w:author="Vo Cuong" w:date="2020-04-01T21:10:00Z"/>
                <w:rFonts w:ascii="Times New Roman" w:hAnsi="Times New Roman" w:cs="Times New Roman"/>
                <w:color w:val="000000" w:themeColor="text1"/>
                <w:sz w:val="26"/>
                <w:szCs w:val="26"/>
              </w:rPr>
            </w:pPr>
            <w:ins w:id="2338" w:author="Vo Cuong" w:date="2020-04-01T21:10:00Z">
              <w:r w:rsidRPr="00BA18E6">
                <w:rPr>
                  <w:rFonts w:ascii="Times New Roman" w:hAnsi="Times New Roman" w:cs="Times New Roman"/>
                  <w:color w:val="000000" w:themeColor="text1"/>
                  <w:sz w:val="26"/>
                  <w:szCs w:val="26"/>
                </w:rPr>
                <w:t xml:space="preserve">Hệ thống hiển thị màn hình </w:t>
              </w:r>
              <w:r>
                <w:rPr>
                  <w:rFonts w:ascii="Times New Roman" w:hAnsi="Times New Roman" w:cs="Times New Roman"/>
                  <w:color w:val="000000" w:themeColor="text1"/>
                  <w:sz w:val="26"/>
                  <w:szCs w:val="26"/>
                </w:rPr>
                <w:t>danh sách nhiệm vụ đang có</w:t>
              </w:r>
              <w:r w:rsidRPr="00BA18E6">
                <w:rPr>
                  <w:rFonts w:ascii="Times New Roman" w:hAnsi="Times New Roman" w:cs="Times New Roman"/>
                  <w:color w:val="000000" w:themeColor="text1"/>
                  <w:sz w:val="26"/>
                  <w:szCs w:val="26"/>
                </w:rPr>
                <w:t xml:space="preserve"> khi đã đăng nhập thành công</w:t>
              </w:r>
              <w:r>
                <w:rPr>
                  <w:rFonts w:ascii="Times New Roman" w:hAnsi="Times New Roman" w:cs="Times New Roman"/>
                  <w:color w:val="000000" w:themeColor="text1"/>
                  <w:sz w:val="26"/>
                  <w:szCs w:val="26"/>
                </w:rPr>
                <w:t>.</w:t>
              </w:r>
            </w:ins>
          </w:p>
          <w:p w:rsidR="006520F5" w:rsidRPr="00BA18E6" w:rsidRDefault="006520F5" w:rsidP="002674E9">
            <w:pPr>
              <w:pStyle w:val="ListParagraph"/>
              <w:numPr>
                <w:ilvl w:val="0"/>
                <w:numId w:val="42"/>
              </w:numPr>
              <w:spacing w:line="360" w:lineRule="auto"/>
              <w:ind w:left="325" w:hanging="325"/>
              <w:jc w:val="both"/>
              <w:rPr>
                <w:ins w:id="2339" w:author="Vo Cuong" w:date="2020-04-01T21:10:00Z"/>
                <w:rFonts w:ascii="Times New Roman" w:hAnsi="Times New Roman" w:cs="Times New Roman"/>
                <w:color w:val="000000" w:themeColor="text1"/>
                <w:sz w:val="26"/>
                <w:szCs w:val="26"/>
              </w:rPr>
            </w:pPr>
            <w:ins w:id="2340" w:author="Vo Cuong" w:date="2020-04-01T21:10:00Z">
              <w:r w:rsidRPr="00BA18E6">
                <w:rPr>
                  <w:rFonts w:ascii="Times New Roman" w:hAnsi="Times New Roman" w:cs="Times New Roman"/>
                  <w:color w:val="000000" w:themeColor="text1"/>
                  <w:sz w:val="26"/>
                  <w:szCs w:val="26"/>
                </w:rPr>
                <w:t xml:space="preserve">Nhân viên chọn </w:t>
              </w:r>
              <w:r>
                <w:rPr>
                  <w:rFonts w:ascii="Times New Roman" w:hAnsi="Times New Roman" w:cs="Times New Roman"/>
                  <w:color w:val="000000" w:themeColor="text1"/>
                  <w:sz w:val="26"/>
                  <w:szCs w:val="26"/>
                </w:rPr>
                <w:t>mục</w:t>
              </w:r>
              <w:r w:rsidRPr="00BA18E6">
                <w:rPr>
                  <w:rFonts w:ascii="Times New Roman" w:hAnsi="Times New Roman" w:cs="Times New Roman"/>
                  <w:color w:val="000000" w:themeColor="text1"/>
                  <w:sz w:val="26"/>
                  <w:szCs w:val="26"/>
                </w:rPr>
                <w:t xml:space="preserve"> danh sách nhiệm vụ hoàn thành</w:t>
              </w:r>
              <w:r>
                <w:rPr>
                  <w:rFonts w:ascii="Times New Roman" w:hAnsi="Times New Roman" w:cs="Times New Roman"/>
                  <w:color w:val="000000" w:themeColor="text1"/>
                  <w:sz w:val="26"/>
                  <w:szCs w:val="26"/>
                </w:rPr>
                <w:t>.</w:t>
              </w:r>
            </w:ins>
          </w:p>
          <w:p w:rsidR="006520F5" w:rsidRPr="00BA18E6" w:rsidRDefault="006520F5" w:rsidP="002674E9">
            <w:pPr>
              <w:pStyle w:val="ListParagraph"/>
              <w:numPr>
                <w:ilvl w:val="0"/>
                <w:numId w:val="42"/>
              </w:numPr>
              <w:spacing w:line="360" w:lineRule="auto"/>
              <w:ind w:left="325" w:hanging="325"/>
              <w:jc w:val="both"/>
              <w:rPr>
                <w:ins w:id="2341" w:author="Vo Cuong" w:date="2020-04-01T21:10:00Z"/>
                <w:rFonts w:ascii="Times New Roman" w:hAnsi="Times New Roman" w:cs="Times New Roman"/>
                <w:color w:val="000000" w:themeColor="text1"/>
                <w:sz w:val="26"/>
                <w:szCs w:val="26"/>
              </w:rPr>
            </w:pPr>
            <w:ins w:id="2342" w:author="Vo Cuong" w:date="2020-04-01T21:10:00Z">
              <w:r w:rsidRPr="00BA18E6">
                <w:rPr>
                  <w:rFonts w:ascii="Times New Roman" w:hAnsi="Times New Roman" w:cs="Times New Roman"/>
                  <w:color w:val="000000" w:themeColor="text1"/>
                  <w:sz w:val="26"/>
                  <w:szCs w:val="26"/>
                </w:rPr>
                <w:t>Hệ thống hiển thị ra danh sách nhiệm vụ mà nhân viên đã hoàn thành</w:t>
              </w:r>
              <w:r>
                <w:rPr>
                  <w:rFonts w:ascii="Times New Roman" w:hAnsi="Times New Roman" w:cs="Times New Roman"/>
                  <w:color w:val="000000" w:themeColor="text1"/>
                  <w:sz w:val="26"/>
                  <w:szCs w:val="26"/>
                </w:rPr>
                <w:t>.</w:t>
              </w:r>
            </w:ins>
          </w:p>
          <w:p w:rsidR="006520F5" w:rsidRPr="00BA18E6" w:rsidRDefault="006520F5" w:rsidP="002674E9">
            <w:pPr>
              <w:pStyle w:val="ListParagraph"/>
              <w:numPr>
                <w:ilvl w:val="0"/>
                <w:numId w:val="42"/>
              </w:numPr>
              <w:spacing w:line="360" w:lineRule="auto"/>
              <w:ind w:left="325" w:hanging="325"/>
              <w:jc w:val="both"/>
              <w:rPr>
                <w:ins w:id="2343" w:author="Vo Cuong" w:date="2020-04-01T21:10:00Z"/>
                <w:rFonts w:ascii="Times New Roman" w:hAnsi="Times New Roman" w:cs="Times New Roman"/>
                <w:color w:val="000000" w:themeColor="text1"/>
                <w:sz w:val="26"/>
                <w:szCs w:val="26"/>
              </w:rPr>
            </w:pPr>
            <w:ins w:id="2344" w:author="Vo Cuong" w:date="2020-04-01T21:10:00Z">
              <w:r w:rsidRPr="00BA18E6">
                <w:rPr>
                  <w:rFonts w:ascii="Times New Roman" w:hAnsi="Times New Roman" w:cs="Times New Roman"/>
                  <w:color w:val="000000" w:themeColor="text1"/>
                  <w:sz w:val="26"/>
                  <w:szCs w:val="26"/>
                </w:rPr>
                <w:t>Kết thúc Use – Case</w:t>
              </w:r>
              <w:r>
                <w:rPr>
                  <w:rFonts w:ascii="Times New Roman" w:hAnsi="Times New Roman" w:cs="Times New Roman"/>
                  <w:color w:val="000000" w:themeColor="text1"/>
                  <w:sz w:val="26"/>
                  <w:szCs w:val="26"/>
                </w:rPr>
                <w:t>.</w:t>
              </w:r>
            </w:ins>
          </w:p>
        </w:tc>
      </w:tr>
      <w:tr w:rsidR="006520F5" w:rsidRPr="00D435B6" w:rsidTr="00653896">
        <w:trPr>
          <w:ins w:id="2345" w:author="Vo Cuong" w:date="2020-04-01T21:10:00Z"/>
          <w:trPrChange w:id="2346" w:author="Vo Cuong" w:date="2020-04-01T21:10:00Z">
            <w:trPr>
              <w:gridBefore w:val="1"/>
              <w:wBefore w:w="113" w:type="dxa"/>
            </w:trPr>
          </w:trPrChange>
        </w:trPr>
        <w:tc>
          <w:tcPr>
            <w:tcW w:w="4532" w:type="dxa"/>
            <w:tcPrChange w:id="2347" w:author="Vo Cuong" w:date="2020-04-01T21:10:00Z">
              <w:tcPr>
                <w:tcW w:w="4532" w:type="dxa"/>
                <w:gridSpan w:val="2"/>
              </w:tcPr>
            </w:tcPrChange>
          </w:tcPr>
          <w:p w:rsidR="006520F5" w:rsidRPr="00D435B6" w:rsidRDefault="006520F5" w:rsidP="002674E9">
            <w:pPr>
              <w:spacing w:line="360" w:lineRule="auto"/>
              <w:jc w:val="both"/>
              <w:rPr>
                <w:ins w:id="2348" w:author="Vo Cuong" w:date="2020-04-01T21:10:00Z"/>
                <w:rFonts w:ascii="Times New Roman" w:hAnsi="Times New Roman" w:cs="Times New Roman"/>
                <w:color w:val="000000" w:themeColor="text1"/>
                <w:sz w:val="26"/>
                <w:szCs w:val="26"/>
              </w:rPr>
            </w:pPr>
            <w:ins w:id="2349" w:author="Vo Cuong" w:date="2020-04-01T21:10:00Z">
              <w:r w:rsidRPr="00D435B6">
                <w:rPr>
                  <w:rFonts w:ascii="Times New Roman" w:hAnsi="Times New Roman" w:cs="Times New Roman"/>
                  <w:color w:val="000000" w:themeColor="text1"/>
                  <w:sz w:val="26"/>
                  <w:szCs w:val="26"/>
                </w:rPr>
                <w:t xml:space="preserve">Luồng sự kiện phụ </w:t>
              </w:r>
            </w:ins>
          </w:p>
        </w:tc>
        <w:tc>
          <w:tcPr>
            <w:tcW w:w="4532" w:type="dxa"/>
            <w:tcPrChange w:id="2350" w:author="Vo Cuong" w:date="2020-04-01T21:10:00Z">
              <w:tcPr>
                <w:tcW w:w="4532" w:type="dxa"/>
                <w:gridSpan w:val="2"/>
              </w:tcPr>
            </w:tcPrChange>
          </w:tcPr>
          <w:p w:rsidR="006520F5" w:rsidRPr="00D435B6" w:rsidRDefault="006520F5" w:rsidP="002674E9">
            <w:pPr>
              <w:pStyle w:val="ListParagraph"/>
              <w:spacing w:line="360" w:lineRule="auto"/>
              <w:ind w:left="29"/>
              <w:jc w:val="both"/>
              <w:rPr>
                <w:ins w:id="2351" w:author="Vo Cuong" w:date="2020-04-01T21:10:00Z"/>
                <w:rFonts w:ascii="Times New Roman" w:hAnsi="Times New Roman" w:cs="Times New Roman"/>
                <w:color w:val="000000" w:themeColor="text1"/>
                <w:sz w:val="26"/>
                <w:szCs w:val="26"/>
              </w:rPr>
            </w:pPr>
            <w:ins w:id="2352" w:author="Vo Cuong" w:date="2020-04-01T21:10:00Z">
              <w:r>
                <w:rPr>
                  <w:rFonts w:ascii="Times New Roman" w:hAnsi="Times New Roman" w:cs="Times New Roman"/>
                  <w:noProof/>
                  <w:color w:val="0070C0"/>
                  <w:sz w:val="26"/>
                  <w:szCs w:val="26"/>
                </w:rPr>
                <w:drawing>
                  <wp:anchor distT="0" distB="0" distL="114300" distR="114300" simplePos="0" relativeHeight="251673600" behindDoc="1" locked="0" layoutInCell="1" allowOverlap="1" wp14:anchorId="5418D384" wp14:editId="57775082">
                    <wp:simplePos x="0" y="0"/>
                    <wp:positionH relativeFrom="column">
                      <wp:posOffset>2432050</wp:posOffset>
                    </wp:positionH>
                    <wp:positionV relativeFrom="paragraph">
                      <wp:posOffset>4445</wp:posOffset>
                    </wp:positionV>
                    <wp:extent cx="273050" cy="230505"/>
                    <wp:effectExtent l="0" t="0" r="0" b="0"/>
                    <wp:wrapThrough wrapText="bothSides">
                      <wp:wrapPolygon edited="0">
                        <wp:start x="0" y="0"/>
                        <wp:lineTo x="0" y="19636"/>
                        <wp:lineTo x="19591" y="19636"/>
                        <wp:lineTo x="19591" y="0"/>
                        <wp:lineTo x="0" y="0"/>
                      </wp:wrapPolygon>
                    </wp:wrapThrough>
                    <wp:docPr id="82"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ad.PNG"/>
                            <pic:cNvPicPr/>
                          </pic:nvPicPr>
                          <pic:blipFill>
                            <a:blip r:embed="rId17">
                              <a:extLst>
                                <a:ext uri="{28A0092B-C50C-407E-A947-70E740481C1C}">
                                  <a14:useLocalDpi xmlns:a14="http://schemas.microsoft.com/office/drawing/2010/main" val="0"/>
                                </a:ext>
                              </a:extLst>
                            </a:blip>
                            <a:stretch>
                              <a:fillRect/>
                            </a:stretch>
                          </pic:blipFill>
                          <pic:spPr>
                            <a:xfrm flipH="1">
                              <a:off x="0" y="0"/>
                              <a:ext cx="273050" cy="230505"/>
                            </a:xfrm>
                            <a:prstGeom prst="rect">
                              <a:avLst/>
                            </a:prstGeom>
                          </pic:spPr>
                        </pic:pic>
                      </a:graphicData>
                    </a:graphic>
                    <wp14:sizeRelV relativeFrom="margin">
                      <wp14:pctHeight>0</wp14:pctHeight>
                    </wp14:sizeRelV>
                  </wp:anchor>
                </w:drawing>
              </w:r>
              <w:r w:rsidRPr="00D435B6">
                <w:rPr>
                  <w:rFonts w:ascii="Times New Roman" w:hAnsi="Times New Roman" w:cs="Times New Roman"/>
                  <w:color w:val="0070C0"/>
                  <w:sz w:val="26"/>
                  <w:szCs w:val="26"/>
                </w:rPr>
                <w:t xml:space="preserve">A1 – </w:t>
              </w:r>
              <w:r>
                <w:rPr>
                  <w:rFonts w:ascii="Times New Roman" w:hAnsi="Times New Roman" w:cs="Times New Roman"/>
                  <w:color w:val="0070C0"/>
                  <w:sz w:val="26"/>
                  <w:szCs w:val="26"/>
                </w:rPr>
                <w:t>Nhân viên nhấn vào nút load ở bên tay trái</w:t>
              </w:r>
              <w:r w:rsidRPr="00D435B6">
                <w:rPr>
                  <w:rFonts w:ascii="Times New Roman" w:hAnsi="Times New Roman" w:cs="Times New Roman"/>
                  <w:color w:val="0070C0"/>
                  <w:sz w:val="26"/>
                  <w:szCs w:val="26"/>
                </w:rPr>
                <w:t>:</w:t>
              </w:r>
              <w:r>
                <w:rPr>
                  <w:rFonts w:ascii="Times New Roman" w:hAnsi="Times New Roman" w:cs="Times New Roman"/>
                  <w:color w:val="000000" w:themeColor="text1"/>
                  <w:sz w:val="26"/>
                  <w:szCs w:val="26"/>
                </w:rPr>
                <w:t>Nhân viên nhấn vào nút load khi đã hoàn thành nhiệm vụ bên mục danh sách nhiệm vụ</w:t>
              </w:r>
              <w:r w:rsidR="000A6465">
                <w:rPr>
                  <w:rFonts w:ascii="Times New Roman" w:hAnsi="Times New Roman" w:cs="Times New Roman"/>
                  <w:color w:val="000000" w:themeColor="text1"/>
                  <w:sz w:val="26"/>
                  <w:szCs w:val="26"/>
                </w:rPr>
                <w:t xml:space="preserve"> đang làm</w:t>
              </w:r>
            </w:ins>
          </w:p>
          <w:p w:rsidR="006520F5" w:rsidRDefault="006520F5">
            <w:pPr>
              <w:pStyle w:val="ListParagraph"/>
              <w:numPr>
                <w:ilvl w:val="0"/>
                <w:numId w:val="90"/>
              </w:numPr>
              <w:spacing w:line="360" w:lineRule="auto"/>
              <w:jc w:val="both"/>
              <w:rPr>
                <w:ins w:id="2353" w:author="Vo Cuong" w:date="2020-04-01T21:10:00Z"/>
                <w:rFonts w:ascii="Times New Roman" w:hAnsi="Times New Roman" w:cs="Times New Roman"/>
                <w:color w:val="000000" w:themeColor="text1"/>
                <w:sz w:val="26"/>
                <w:szCs w:val="26"/>
              </w:rPr>
              <w:pPrChange w:id="2354" w:author="Vo Cuong" w:date="2020-04-01T21:11:00Z">
                <w:pPr>
                  <w:pStyle w:val="ListParagraph"/>
                  <w:numPr>
                    <w:numId w:val="86"/>
                  </w:numPr>
                  <w:spacing w:line="360" w:lineRule="auto"/>
                  <w:ind w:left="749" w:hanging="360"/>
                  <w:jc w:val="both"/>
                </w:pPr>
              </w:pPrChange>
            </w:pPr>
            <w:ins w:id="2355" w:author="Vo Cuong" w:date="2020-04-01T21:10:00Z">
              <w:r w:rsidRPr="00393879">
                <w:rPr>
                  <w:rFonts w:ascii="Times New Roman" w:hAnsi="Times New Roman" w:cs="Times New Roman"/>
                  <w:color w:val="000000" w:themeColor="text1"/>
                  <w:sz w:val="26"/>
                  <w:szCs w:val="26"/>
                </w:rPr>
                <w:t xml:space="preserve">Hệ thống hiển thị </w:t>
              </w:r>
              <w:r>
                <w:rPr>
                  <w:rFonts w:ascii="Times New Roman" w:hAnsi="Times New Roman" w:cs="Times New Roman"/>
                  <w:color w:val="000000" w:themeColor="text1"/>
                  <w:sz w:val="26"/>
                  <w:szCs w:val="26"/>
                </w:rPr>
                <w:t>tất cả nhiệm vụ mà nhân viên đã hoàn thành.</w:t>
              </w:r>
            </w:ins>
          </w:p>
          <w:p w:rsidR="006520F5" w:rsidRPr="00D435B6" w:rsidRDefault="006520F5" w:rsidP="002674E9">
            <w:pPr>
              <w:pStyle w:val="ListParagraph"/>
              <w:spacing w:line="360" w:lineRule="auto"/>
              <w:ind w:left="29"/>
              <w:jc w:val="both"/>
              <w:rPr>
                <w:ins w:id="2356" w:author="Vo Cuong" w:date="2020-04-01T21:10:00Z"/>
                <w:rFonts w:ascii="Times New Roman" w:hAnsi="Times New Roman" w:cs="Times New Roman"/>
                <w:color w:val="000000" w:themeColor="text1"/>
                <w:sz w:val="26"/>
                <w:szCs w:val="26"/>
              </w:rPr>
            </w:pPr>
            <w:ins w:id="2357" w:author="Vo Cuong" w:date="2020-04-01T21:10:00Z">
              <w:r w:rsidRPr="00D435B6">
                <w:rPr>
                  <w:rFonts w:ascii="Times New Roman" w:hAnsi="Times New Roman" w:cs="Times New Roman"/>
                  <w:color w:val="0070C0"/>
                  <w:sz w:val="26"/>
                  <w:szCs w:val="26"/>
                </w:rPr>
                <w:t>A</w:t>
              </w:r>
              <w:r>
                <w:rPr>
                  <w:rFonts w:ascii="Times New Roman" w:hAnsi="Times New Roman" w:cs="Times New Roman"/>
                  <w:color w:val="0070C0"/>
                  <w:sz w:val="26"/>
                  <w:szCs w:val="26"/>
                </w:rPr>
                <w:t>2</w:t>
              </w:r>
              <w:r w:rsidRPr="00D435B6">
                <w:rPr>
                  <w:rFonts w:ascii="Times New Roman" w:hAnsi="Times New Roman" w:cs="Times New Roman"/>
                  <w:color w:val="0070C0"/>
                  <w:sz w:val="26"/>
                  <w:szCs w:val="26"/>
                </w:rPr>
                <w:t xml:space="preserve"> – </w:t>
              </w:r>
              <w:r>
                <w:rPr>
                  <w:rFonts w:ascii="Times New Roman" w:hAnsi="Times New Roman" w:cs="Times New Roman"/>
                  <w:color w:val="0070C0"/>
                  <w:sz w:val="26"/>
                  <w:szCs w:val="26"/>
                </w:rPr>
                <w:t xml:space="preserve">Nhân viên nhấn vào nút tìm kiếm ở góc phía trên bên phải màn hình </w:t>
              </w:r>
              <w:r w:rsidRPr="00D435B6">
                <w:rPr>
                  <w:rFonts w:ascii="Times New Roman" w:hAnsi="Times New Roman" w:cs="Times New Roman"/>
                  <w:color w:val="0070C0"/>
                  <w:sz w:val="26"/>
                  <w:szCs w:val="26"/>
                </w:rPr>
                <w:t>:</w:t>
              </w:r>
              <w:r>
                <w:rPr>
                  <w:rFonts w:ascii="Times New Roman" w:hAnsi="Times New Roman" w:cs="Times New Roman"/>
                  <w:color w:val="000000" w:themeColor="text1"/>
                  <w:sz w:val="26"/>
                  <w:szCs w:val="26"/>
                </w:rPr>
                <w:t>Nhân viên chưa nhập thông tin và nhấn nút tìm kiế</w:t>
              </w:r>
              <w:r w:rsidR="000A6465">
                <w:rPr>
                  <w:rFonts w:ascii="Times New Roman" w:hAnsi="Times New Roman" w:cs="Times New Roman"/>
                  <w:color w:val="000000" w:themeColor="text1"/>
                  <w:sz w:val="26"/>
                  <w:szCs w:val="26"/>
                </w:rPr>
                <w:t>m</w:t>
              </w:r>
            </w:ins>
          </w:p>
          <w:p w:rsidR="006520F5" w:rsidRPr="00653896" w:rsidRDefault="006520F5">
            <w:pPr>
              <w:pStyle w:val="ListParagraph"/>
              <w:numPr>
                <w:ilvl w:val="0"/>
                <w:numId w:val="89"/>
              </w:numPr>
              <w:spacing w:line="360" w:lineRule="auto"/>
              <w:jc w:val="both"/>
              <w:rPr>
                <w:ins w:id="2358" w:author="Vo Cuong" w:date="2020-04-01T21:10:00Z"/>
                <w:rFonts w:ascii="Times New Roman" w:hAnsi="Times New Roman" w:cs="Times New Roman"/>
                <w:color w:val="000000" w:themeColor="text1"/>
                <w:sz w:val="26"/>
                <w:szCs w:val="26"/>
                <w:rPrChange w:id="2359" w:author="Vo Cuong" w:date="2020-04-01T21:11:00Z">
                  <w:rPr>
                    <w:ins w:id="2360" w:author="Vo Cuong" w:date="2020-04-01T21:10:00Z"/>
                  </w:rPr>
                </w:rPrChange>
              </w:rPr>
              <w:pPrChange w:id="2361" w:author="Vo Cuong" w:date="2020-04-01T21:11:00Z">
                <w:pPr>
                  <w:spacing w:line="360" w:lineRule="auto"/>
                  <w:ind w:left="-45"/>
                  <w:jc w:val="both"/>
                </w:pPr>
              </w:pPrChange>
            </w:pPr>
            <w:ins w:id="2362" w:author="Vo Cuong" w:date="2020-04-01T21:10:00Z">
              <w:r w:rsidRPr="00653896">
                <w:rPr>
                  <w:rFonts w:ascii="Times New Roman" w:hAnsi="Times New Roman" w:cs="Times New Roman"/>
                  <w:color w:val="000000" w:themeColor="text1"/>
                  <w:sz w:val="26"/>
                  <w:szCs w:val="26"/>
                  <w:rPrChange w:id="2363" w:author="Vo Cuong" w:date="2020-04-01T21:11:00Z">
                    <w:rPr/>
                  </w:rPrChange>
                </w:rPr>
                <w:t xml:space="preserve">Hệ thống hiển thị thông báo” Bạn </w:t>
              </w:r>
              <w:r w:rsidRPr="00653896">
                <w:rPr>
                  <w:rFonts w:ascii="Times New Roman" w:hAnsi="Times New Roman" w:cs="Times New Roman"/>
                  <w:color w:val="000000" w:themeColor="text1"/>
                  <w:sz w:val="26"/>
                  <w:szCs w:val="26"/>
                  <w:rPrChange w:id="2364" w:author="Vo Cuong" w:date="2020-04-01T21:11:00Z">
                    <w:rPr/>
                  </w:rPrChange>
                </w:rPr>
                <w:lastRenderedPageBreak/>
                <w:t>cần nhập tên hoặc mô tả vào !!”.</w:t>
              </w:r>
            </w:ins>
          </w:p>
        </w:tc>
      </w:tr>
      <w:tr w:rsidR="009E258E" w:rsidRPr="00D435B6" w:rsidDel="00653896" w:rsidTr="00653896">
        <w:trPr>
          <w:del w:id="2365" w:author="Vo Cuong" w:date="2020-04-01T21:10:00Z"/>
          <w:trPrChange w:id="2366" w:author="Vo Cuong" w:date="2020-04-01T21:10:00Z">
            <w:trPr>
              <w:gridAfter w:val="0"/>
              <w:wAfter w:w="113" w:type="dxa"/>
            </w:trPr>
          </w:trPrChange>
        </w:trPr>
        <w:tc>
          <w:tcPr>
            <w:tcW w:w="4532" w:type="dxa"/>
            <w:tcPrChange w:id="2367" w:author="Vo Cuong" w:date="2020-04-01T21:10:00Z">
              <w:tcPr>
                <w:tcW w:w="4532" w:type="dxa"/>
                <w:gridSpan w:val="2"/>
              </w:tcPr>
            </w:tcPrChange>
          </w:tcPr>
          <w:p w:rsidR="009E258E" w:rsidRPr="00D435B6" w:rsidDel="00653896" w:rsidRDefault="009E258E" w:rsidP="00823C87">
            <w:pPr>
              <w:spacing w:line="360" w:lineRule="auto"/>
              <w:jc w:val="both"/>
              <w:rPr>
                <w:del w:id="2368" w:author="Vo Cuong" w:date="2020-04-01T21:10:00Z"/>
                <w:rFonts w:ascii="Times New Roman" w:hAnsi="Times New Roman" w:cs="Times New Roman"/>
                <w:color w:val="000000" w:themeColor="text1"/>
                <w:sz w:val="26"/>
                <w:szCs w:val="26"/>
              </w:rPr>
            </w:pPr>
            <w:del w:id="2369" w:author="Vo Cuong" w:date="2020-04-01T21:10:00Z">
              <w:r w:rsidRPr="00D435B6" w:rsidDel="006520F5">
                <w:rPr>
                  <w:rFonts w:ascii="Times New Roman" w:hAnsi="Times New Roman" w:cs="Times New Roman"/>
                  <w:color w:val="000000" w:themeColor="text1"/>
                  <w:sz w:val="26"/>
                  <w:szCs w:val="26"/>
                </w:rPr>
                <w:lastRenderedPageBreak/>
                <w:delText>Use – Case</w:delText>
              </w:r>
              <w:bookmarkStart w:id="2370" w:name="_Toc36669261"/>
              <w:bookmarkEnd w:id="2370"/>
            </w:del>
          </w:p>
        </w:tc>
        <w:tc>
          <w:tcPr>
            <w:tcW w:w="4532" w:type="dxa"/>
            <w:tcPrChange w:id="2371" w:author="Vo Cuong" w:date="2020-04-01T21:10:00Z">
              <w:tcPr>
                <w:tcW w:w="4532" w:type="dxa"/>
                <w:gridSpan w:val="2"/>
              </w:tcPr>
            </w:tcPrChange>
          </w:tcPr>
          <w:p w:rsidR="009E258E" w:rsidRPr="00D435B6" w:rsidDel="00653896" w:rsidRDefault="009E258E" w:rsidP="00823C87">
            <w:pPr>
              <w:spacing w:line="360" w:lineRule="auto"/>
              <w:jc w:val="both"/>
              <w:rPr>
                <w:del w:id="2372" w:author="Vo Cuong" w:date="2020-04-01T21:10:00Z"/>
                <w:rFonts w:ascii="Times New Roman" w:hAnsi="Times New Roman" w:cs="Times New Roman"/>
                <w:color w:val="000000" w:themeColor="text1"/>
                <w:sz w:val="26"/>
                <w:szCs w:val="26"/>
              </w:rPr>
            </w:pPr>
            <w:del w:id="2373" w:author="Vo Cuong" w:date="2020-04-01T21:10:00Z">
              <w:r w:rsidRPr="00D435B6" w:rsidDel="006520F5">
                <w:rPr>
                  <w:rFonts w:ascii="Times New Roman" w:hAnsi="Times New Roman" w:cs="Times New Roman"/>
                  <w:color w:val="000000" w:themeColor="text1"/>
                  <w:sz w:val="26"/>
                  <w:szCs w:val="26"/>
                </w:rPr>
                <w:delText>Nội dung</w:delText>
              </w:r>
              <w:bookmarkStart w:id="2374" w:name="_Toc36669262"/>
              <w:bookmarkEnd w:id="2374"/>
            </w:del>
          </w:p>
        </w:tc>
        <w:bookmarkStart w:id="2375" w:name="_Toc36669263"/>
        <w:bookmarkEnd w:id="2375"/>
      </w:tr>
      <w:tr w:rsidR="009E258E" w:rsidRPr="00D435B6" w:rsidDel="00653896" w:rsidTr="00653896">
        <w:trPr>
          <w:del w:id="2376" w:author="Vo Cuong" w:date="2020-04-01T21:10:00Z"/>
          <w:trPrChange w:id="2377" w:author="Vo Cuong" w:date="2020-04-01T21:10:00Z">
            <w:trPr>
              <w:gridAfter w:val="0"/>
              <w:wAfter w:w="113" w:type="dxa"/>
            </w:trPr>
          </w:trPrChange>
        </w:trPr>
        <w:tc>
          <w:tcPr>
            <w:tcW w:w="4532" w:type="dxa"/>
            <w:tcPrChange w:id="2378" w:author="Vo Cuong" w:date="2020-04-01T21:10:00Z">
              <w:tcPr>
                <w:tcW w:w="4532" w:type="dxa"/>
                <w:gridSpan w:val="2"/>
              </w:tcPr>
            </w:tcPrChange>
          </w:tcPr>
          <w:p w:rsidR="009E258E" w:rsidRPr="00D435B6" w:rsidDel="00653896" w:rsidRDefault="009E258E" w:rsidP="00823C87">
            <w:pPr>
              <w:spacing w:line="360" w:lineRule="auto"/>
              <w:jc w:val="both"/>
              <w:rPr>
                <w:del w:id="2379" w:author="Vo Cuong" w:date="2020-04-01T21:10:00Z"/>
                <w:rFonts w:ascii="Times New Roman" w:hAnsi="Times New Roman" w:cs="Times New Roman"/>
                <w:color w:val="000000" w:themeColor="text1"/>
                <w:sz w:val="26"/>
                <w:szCs w:val="26"/>
              </w:rPr>
            </w:pPr>
            <w:del w:id="2380" w:author="Vo Cuong" w:date="2020-04-01T21:10:00Z">
              <w:r w:rsidRPr="00D435B6" w:rsidDel="006520F5">
                <w:rPr>
                  <w:rFonts w:ascii="Times New Roman" w:hAnsi="Times New Roman" w:cs="Times New Roman"/>
                  <w:color w:val="000000" w:themeColor="text1"/>
                  <w:sz w:val="26"/>
                  <w:szCs w:val="26"/>
                </w:rPr>
                <w:delText>Mã Use - Case</w:delText>
              </w:r>
              <w:bookmarkStart w:id="2381" w:name="_Toc36669264"/>
              <w:bookmarkEnd w:id="2381"/>
            </w:del>
          </w:p>
        </w:tc>
        <w:tc>
          <w:tcPr>
            <w:tcW w:w="4532" w:type="dxa"/>
            <w:tcPrChange w:id="2382" w:author="Vo Cuong" w:date="2020-04-01T21:10:00Z">
              <w:tcPr>
                <w:tcW w:w="4532" w:type="dxa"/>
                <w:gridSpan w:val="2"/>
              </w:tcPr>
            </w:tcPrChange>
          </w:tcPr>
          <w:p w:rsidR="009E258E" w:rsidRPr="00D435B6" w:rsidDel="00653896" w:rsidRDefault="009E258E" w:rsidP="00823C87">
            <w:pPr>
              <w:spacing w:line="360" w:lineRule="auto"/>
              <w:jc w:val="both"/>
              <w:rPr>
                <w:del w:id="2383" w:author="Vo Cuong" w:date="2020-04-01T21:10:00Z"/>
                <w:rFonts w:ascii="Times New Roman" w:hAnsi="Times New Roman" w:cs="Times New Roman"/>
                <w:color w:val="000000" w:themeColor="text1"/>
                <w:sz w:val="26"/>
                <w:szCs w:val="26"/>
              </w:rPr>
            </w:pPr>
            <w:del w:id="2384" w:author="Vo Cuong" w:date="2020-04-01T21:10:00Z">
              <w:r w:rsidDel="006520F5">
                <w:rPr>
                  <w:rFonts w:ascii="Times New Roman" w:hAnsi="Times New Roman" w:cs="Times New Roman"/>
                  <w:color w:val="000000" w:themeColor="text1"/>
                  <w:sz w:val="26"/>
                  <w:szCs w:val="26"/>
                </w:rPr>
                <w:delText>UC-1</w:delText>
              </w:r>
            </w:del>
            <w:del w:id="2385" w:author="Vo Cuong" w:date="2020-04-01T21:08:00Z">
              <w:r w:rsidDel="00844E6F">
                <w:rPr>
                  <w:rFonts w:ascii="Times New Roman" w:hAnsi="Times New Roman" w:cs="Times New Roman"/>
                  <w:color w:val="000000" w:themeColor="text1"/>
                  <w:sz w:val="26"/>
                  <w:szCs w:val="26"/>
                </w:rPr>
                <w:delText>0</w:delText>
              </w:r>
            </w:del>
            <w:bookmarkStart w:id="2386" w:name="_Toc36669265"/>
            <w:bookmarkEnd w:id="2386"/>
          </w:p>
        </w:tc>
        <w:bookmarkStart w:id="2387" w:name="_Toc36669266"/>
        <w:bookmarkEnd w:id="2387"/>
      </w:tr>
      <w:tr w:rsidR="009E258E" w:rsidRPr="00D435B6" w:rsidDel="00653896" w:rsidTr="00653896">
        <w:trPr>
          <w:del w:id="2388" w:author="Vo Cuong" w:date="2020-04-01T21:10:00Z"/>
          <w:trPrChange w:id="2389" w:author="Vo Cuong" w:date="2020-04-01T21:10:00Z">
            <w:trPr>
              <w:gridAfter w:val="0"/>
              <w:wAfter w:w="113" w:type="dxa"/>
            </w:trPr>
          </w:trPrChange>
        </w:trPr>
        <w:tc>
          <w:tcPr>
            <w:tcW w:w="4532" w:type="dxa"/>
            <w:tcPrChange w:id="2390" w:author="Vo Cuong" w:date="2020-04-01T21:10:00Z">
              <w:tcPr>
                <w:tcW w:w="4532" w:type="dxa"/>
                <w:gridSpan w:val="2"/>
              </w:tcPr>
            </w:tcPrChange>
          </w:tcPr>
          <w:p w:rsidR="009E258E" w:rsidRPr="00D435B6" w:rsidDel="00653896" w:rsidRDefault="009E258E" w:rsidP="00823C87">
            <w:pPr>
              <w:spacing w:line="360" w:lineRule="auto"/>
              <w:jc w:val="both"/>
              <w:rPr>
                <w:del w:id="2391" w:author="Vo Cuong" w:date="2020-04-01T21:10:00Z"/>
                <w:rFonts w:ascii="Times New Roman" w:hAnsi="Times New Roman" w:cs="Times New Roman"/>
                <w:color w:val="000000" w:themeColor="text1"/>
                <w:sz w:val="26"/>
                <w:szCs w:val="26"/>
              </w:rPr>
            </w:pPr>
            <w:del w:id="2392" w:author="Vo Cuong" w:date="2020-04-01T21:10:00Z">
              <w:r w:rsidRPr="00D435B6" w:rsidDel="006520F5">
                <w:rPr>
                  <w:rFonts w:ascii="Times New Roman" w:hAnsi="Times New Roman" w:cs="Times New Roman"/>
                  <w:color w:val="000000" w:themeColor="text1"/>
                  <w:sz w:val="26"/>
                  <w:szCs w:val="26"/>
                </w:rPr>
                <w:delText>Tên Use – Case</w:delText>
              </w:r>
              <w:bookmarkStart w:id="2393" w:name="_Toc36669267"/>
              <w:bookmarkEnd w:id="2393"/>
            </w:del>
          </w:p>
        </w:tc>
        <w:tc>
          <w:tcPr>
            <w:tcW w:w="4532" w:type="dxa"/>
            <w:tcPrChange w:id="2394" w:author="Vo Cuong" w:date="2020-04-01T21:10:00Z">
              <w:tcPr>
                <w:tcW w:w="4532" w:type="dxa"/>
                <w:gridSpan w:val="2"/>
              </w:tcPr>
            </w:tcPrChange>
          </w:tcPr>
          <w:p w:rsidR="009E258E" w:rsidRPr="00D435B6" w:rsidDel="00653896" w:rsidRDefault="009E258E" w:rsidP="00823C87">
            <w:pPr>
              <w:spacing w:line="360" w:lineRule="auto"/>
              <w:jc w:val="both"/>
              <w:rPr>
                <w:del w:id="2395" w:author="Vo Cuong" w:date="2020-04-01T21:10:00Z"/>
                <w:rFonts w:ascii="Times New Roman" w:hAnsi="Times New Roman" w:cs="Times New Roman"/>
                <w:color w:val="000000" w:themeColor="text1"/>
                <w:sz w:val="26"/>
                <w:szCs w:val="26"/>
              </w:rPr>
            </w:pPr>
            <w:del w:id="2396" w:author="Vo Cuong" w:date="2020-04-01T21:10:00Z">
              <w:r w:rsidDel="006520F5">
                <w:rPr>
                  <w:rFonts w:ascii="Times New Roman" w:hAnsi="Times New Roman" w:cs="Times New Roman"/>
                  <w:color w:val="000000" w:themeColor="text1"/>
                  <w:sz w:val="26"/>
                  <w:szCs w:val="26"/>
                </w:rPr>
                <w:delText>Danh sách nhiệm vụ hoàn thành</w:delText>
              </w:r>
              <w:bookmarkStart w:id="2397" w:name="_Toc36669268"/>
              <w:bookmarkEnd w:id="2397"/>
            </w:del>
          </w:p>
        </w:tc>
        <w:bookmarkStart w:id="2398" w:name="_Toc36669269"/>
        <w:bookmarkEnd w:id="2398"/>
      </w:tr>
      <w:tr w:rsidR="009E258E" w:rsidRPr="00D435B6" w:rsidDel="00653896" w:rsidTr="00653896">
        <w:trPr>
          <w:del w:id="2399" w:author="Vo Cuong" w:date="2020-04-01T21:10:00Z"/>
          <w:trPrChange w:id="2400" w:author="Vo Cuong" w:date="2020-04-01T21:10:00Z">
            <w:trPr>
              <w:gridAfter w:val="0"/>
              <w:wAfter w:w="113" w:type="dxa"/>
            </w:trPr>
          </w:trPrChange>
        </w:trPr>
        <w:tc>
          <w:tcPr>
            <w:tcW w:w="4532" w:type="dxa"/>
            <w:tcPrChange w:id="2401" w:author="Vo Cuong" w:date="2020-04-01T21:10:00Z">
              <w:tcPr>
                <w:tcW w:w="4532" w:type="dxa"/>
                <w:gridSpan w:val="2"/>
              </w:tcPr>
            </w:tcPrChange>
          </w:tcPr>
          <w:p w:rsidR="009E258E" w:rsidRPr="00D435B6" w:rsidDel="00653896" w:rsidRDefault="009E258E" w:rsidP="00823C87">
            <w:pPr>
              <w:spacing w:line="360" w:lineRule="auto"/>
              <w:jc w:val="both"/>
              <w:rPr>
                <w:del w:id="2402" w:author="Vo Cuong" w:date="2020-04-01T21:10:00Z"/>
                <w:rFonts w:ascii="Times New Roman" w:hAnsi="Times New Roman" w:cs="Times New Roman"/>
                <w:color w:val="000000" w:themeColor="text1"/>
                <w:sz w:val="26"/>
                <w:szCs w:val="26"/>
              </w:rPr>
            </w:pPr>
            <w:del w:id="2403" w:author="Vo Cuong" w:date="2020-04-01T21:10:00Z">
              <w:r w:rsidRPr="00D435B6" w:rsidDel="006520F5">
                <w:rPr>
                  <w:rFonts w:ascii="Times New Roman" w:hAnsi="Times New Roman" w:cs="Times New Roman"/>
                  <w:color w:val="000000" w:themeColor="text1"/>
                  <w:sz w:val="26"/>
                  <w:szCs w:val="26"/>
                </w:rPr>
                <w:delText>Mô tả</w:delText>
              </w:r>
              <w:bookmarkStart w:id="2404" w:name="_Toc36669270"/>
              <w:bookmarkEnd w:id="2404"/>
            </w:del>
          </w:p>
        </w:tc>
        <w:tc>
          <w:tcPr>
            <w:tcW w:w="4532" w:type="dxa"/>
            <w:tcPrChange w:id="2405" w:author="Vo Cuong" w:date="2020-04-01T21:10:00Z">
              <w:tcPr>
                <w:tcW w:w="4532" w:type="dxa"/>
                <w:gridSpan w:val="2"/>
              </w:tcPr>
            </w:tcPrChange>
          </w:tcPr>
          <w:p w:rsidR="009E258E" w:rsidRPr="00D435B6" w:rsidDel="00653896" w:rsidRDefault="009E258E" w:rsidP="00823C87">
            <w:pPr>
              <w:spacing w:line="360" w:lineRule="auto"/>
              <w:jc w:val="both"/>
              <w:rPr>
                <w:del w:id="2406" w:author="Vo Cuong" w:date="2020-04-01T21:10:00Z"/>
                <w:rFonts w:ascii="Times New Roman" w:hAnsi="Times New Roman" w:cs="Times New Roman"/>
                <w:color w:val="000000" w:themeColor="text1"/>
                <w:sz w:val="26"/>
                <w:szCs w:val="26"/>
              </w:rPr>
            </w:pPr>
            <w:del w:id="2407" w:author="Vo Cuong" w:date="2020-04-01T21:10:00Z">
              <w:r w:rsidRPr="00D435B6" w:rsidDel="006520F5">
                <w:rPr>
                  <w:rFonts w:ascii="Times New Roman" w:hAnsi="Times New Roman" w:cs="Times New Roman"/>
                  <w:color w:val="000000" w:themeColor="text1"/>
                  <w:sz w:val="26"/>
                  <w:szCs w:val="26"/>
                </w:rPr>
                <w:delText xml:space="preserve">Use – case cho phép nhân viên </w:delText>
              </w:r>
              <w:r w:rsidDel="006520F5">
                <w:rPr>
                  <w:rFonts w:ascii="Times New Roman" w:hAnsi="Times New Roman" w:cs="Times New Roman"/>
                  <w:color w:val="000000" w:themeColor="text1"/>
                  <w:sz w:val="26"/>
                  <w:szCs w:val="26"/>
                </w:rPr>
                <w:delText>xem những nhiệm vụ mình nhận và đã hoàn thành</w:delText>
              </w:r>
              <w:bookmarkStart w:id="2408" w:name="_Toc36669271"/>
              <w:bookmarkEnd w:id="2408"/>
            </w:del>
          </w:p>
        </w:tc>
        <w:bookmarkStart w:id="2409" w:name="_Toc36669272"/>
        <w:bookmarkEnd w:id="2409"/>
      </w:tr>
      <w:tr w:rsidR="009E258E" w:rsidRPr="00D435B6" w:rsidDel="00653896" w:rsidTr="00653896">
        <w:trPr>
          <w:del w:id="2410" w:author="Vo Cuong" w:date="2020-04-01T21:10:00Z"/>
          <w:trPrChange w:id="2411" w:author="Vo Cuong" w:date="2020-04-01T21:10:00Z">
            <w:trPr>
              <w:gridAfter w:val="0"/>
              <w:wAfter w:w="113" w:type="dxa"/>
            </w:trPr>
          </w:trPrChange>
        </w:trPr>
        <w:tc>
          <w:tcPr>
            <w:tcW w:w="4532" w:type="dxa"/>
            <w:tcPrChange w:id="2412" w:author="Vo Cuong" w:date="2020-04-01T21:10:00Z">
              <w:tcPr>
                <w:tcW w:w="4532" w:type="dxa"/>
                <w:gridSpan w:val="2"/>
              </w:tcPr>
            </w:tcPrChange>
          </w:tcPr>
          <w:p w:rsidR="009E258E" w:rsidRPr="00D435B6" w:rsidDel="00653896" w:rsidRDefault="009E258E" w:rsidP="00823C87">
            <w:pPr>
              <w:spacing w:line="360" w:lineRule="auto"/>
              <w:jc w:val="both"/>
              <w:rPr>
                <w:del w:id="2413" w:author="Vo Cuong" w:date="2020-04-01T21:10:00Z"/>
                <w:rFonts w:ascii="Times New Roman" w:hAnsi="Times New Roman" w:cs="Times New Roman"/>
                <w:color w:val="000000" w:themeColor="text1"/>
                <w:sz w:val="26"/>
                <w:szCs w:val="26"/>
              </w:rPr>
            </w:pPr>
            <w:del w:id="2414" w:author="Vo Cuong" w:date="2020-04-01T21:10:00Z">
              <w:r w:rsidRPr="00D435B6" w:rsidDel="006520F5">
                <w:rPr>
                  <w:rFonts w:ascii="Times New Roman" w:hAnsi="Times New Roman" w:cs="Times New Roman"/>
                  <w:color w:val="000000" w:themeColor="text1"/>
                  <w:sz w:val="26"/>
                  <w:szCs w:val="26"/>
                </w:rPr>
                <w:delText xml:space="preserve">Actor </w:delText>
              </w:r>
              <w:bookmarkStart w:id="2415" w:name="_Toc36669273"/>
              <w:bookmarkEnd w:id="2415"/>
            </w:del>
          </w:p>
        </w:tc>
        <w:tc>
          <w:tcPr>
            <w:tcW w:w="4532" w:type="dxa"/>
            <w:tcPrChange w:id="2416" w:author="Vo Cuong" w:date="2020-04-01T21:10:00Z">
              <w:tcPr>
                <w:tcW w:w="4532" w:type="dxa"/>
                <w:gridSpan w:val="2"/>
              </w:tcPr>
            </w:tcPrChange>
          </w:tcPr>
          <w:p w:rsidR="009E258E" w:rsidRPr="00D435B6" w:rsidDel="00653896" w:rsidRDefault="009E258E" w:rsidP="00823C87">
            <w:pPr>
              <w:spacing w:line="360" w:lineRule="auto"/>
              <w:jc w:val="both"/>
              <w:rPr>
                <w:del w:id="2417" w:author="Vo Cuong" w:date="2020-04-01T21:10:00Z"/>
                <w:rFonts w:ascii="Times New Roman" w:hAnsi="Times New Roman" w:cs="Times New Roman"/>
                <w:color w:val="000000" w:themeColor="text1"/>
                <w:sz w:val="26"/>
                <w:szCs w:val="26"/>
              </w:rPr>
            </w:pPr>
            <w:del w:id="2418" w:author="Vo Cuong" w:date="2020-04-01T21:10:00Z">
              <w:r w:rsidRPr="00D435B6" w:rsidDel="006520F5">
                <w:rPr>
                  <w:rFonts w:ascii="Times New Roman" w:hAnsi="Times New Roman" w:cs="Times New Roman"/>
                  <w:color w:val="000000" w:themeColor="text1"/>
                  <w:sz w:val="26"/>
                  <w:szCs w:val="26"/>
                </w:rPr>
                <w:delText>Nhân viên</w:delText>
              </w:r>
              <w:bookmarkStart w:id="2419" w:name="_Toc36669274"/>
              <w:bookmarkEnd w:id="2419"/>
            </w:del>
          </w:p>
        </w:tc>
        <w:bookmarkStart w:id="2420" w:name="_Toc36669275"/>
        <w:bookmarkEnd w:id="2420"/>
      </w:tr>
      <w:tr w:rsidR="009E258E" w:rsidRPr="00D435B6" w:rsidDel="00653896" w:rsidTr="00653896">
        <w:trPr>
          <w:del w:id="2421" w:author="Vo Cuong" w:date="2020-04-01T21:10:00Z"/>
          <w:trPrChange w:id="2422" w:author="Vo Cuong" w:date="2020-04-01T21:10:00Z">
            <w:trPr>
              <w:gridAfter w:val="0"/>
              <w:wAfter w:w="113" w:type="dxa"/>
            </w:trPr>
          </w:trPrChange>
        </w:trPr>
        <w:tc>
          <w:tcPr>
            <w:tcW w:w="4532" w:type="dxa"/>
            <w:tcPrChange w:id="2423" w:author="Vo Cuong" w:date="2020-04-01T21:10:00Z">
              <w:tcPr>
                <w:tcW w:w="4532" w:type="dxa"/>
                <w:gridSpan w:val="2"/>
              </w:tcPr>
            </w:tcPrChange>
          </w:tcPr>
          <w:p w:rsidR="009E258E" w:rsidRPr="00D435B6" w:rsidDel="00653896" w:rsidRDefault="009E258E" w:rsidP="00823C87">
            <w:pPr>
              <w:spacing w:line="360" w:lineRule="auto"/>
              <w:jc w:val="both"/>
              <w:rPr>
                <w:del w:id="2424" w:author="Vo Cuong" w:date="2020-04-01T21:10:00Z"/>
                <w:rFonts w:ascii="Times New Roman" w:hAnsi="Times New Roman" w:cs="Times New Roman"/>
                <w:color w:val="000000" w:themeColor="text1"/>
                <w:sz w:val="26"/>
                <w:szCs w:val="26"/>
              </w:rPr>
            </w:pPr>
            <w:del w:id="2425" w:author="Vo Cuong" w:date="2020-04-01T21:10:00Z">
              <w:r w:rsidRPr="00D435B6" w:rsidDel="006520F5">
                <w:rPr>
                  <w:rFonts w:ascii="Times New Roman" w:hAnsi="Times New Roman" w:cs="Times New Roman"/>
                  <w:color w:val="000000" w:themeColor="text1"/>
                  <w:sz w:val="26"/>
                  <w:szCs w:val="26"/>
                </w:rPr>
                <w:delText xml:space="preserve">Điều kiện kích hoạt </w:delText>
              </w:r>
              <w:bookmarkStart w:id="2426" w:name="_Toc36669276"/>
              <w:bookmarkEnd w:id="2426"/>
            </w:del>
          </w:p>
        </w:tc>
        <w:tc>
          <w:tcPr>
            <w:tcW w:w="4532" w:type="dxa"/>
            <w:tcPrChange w:id="2427" w:author="Vo Cuong" w:date="2020-04-01T21:10:00Z">
              <w:tcPr>
                <w:tcW w:w="4532" w:type="dxa"/>
                <w:gridSpan w:val="2"/>
              </w:tcPr>
            </w:tcPrChange>
          </w:tcPr>
          <w:p w:rsidR="009E258E" w:rsidRPr="00D435B6" w:rsidDel="00653896" w:rsidRDefault="009E258E" w:rsidP="00823C87">
            <w:pPr>
              <w:spacing w:line="360" w:lineRule="auto"/>
              <w:jc w:val="both"/>
              <w:rPr>
                <w:del w:id="2428" w:author="Vo Cuong" w:date="2020-04-01T21:10:00Z"/>
                <w:rFonts w:ascii="Times New Roman" w:hAnsi="Times New Roman" w:cs="Times New Roman"/>
                <w:color w:val="000000" w:themeColor="text1"/>
                <w:sz w:val="26"/>
                <w:szCs w:val="26"/>
              </w:rPr>
            </w:pPr>
            <w:del w:id="2429" w:author="Vo Cuong" w:date="2020-04-01T21:10:00Z">
              <w:r w:rsidDel="006520F5">
                <w:rPr>
                  <w:rFonts w:ascii="Times New Roman" w:hAnsi="Times New Roman" w:cs="Times New Roman"/>
                  <w:color w:val="000000" w:themeColor="text1"/>
                  <w:sz w:val="26"/>
                  <w:szCs w:val="26"/>
                </w:rPr>
                <w:delText>Nhân viên thực hiện chức năng hoàn thành khi nhận nhiệm vụ</w:delText>
              </w:r>
              <w:bookmarkStart w:id="2430" w:name="_Toc36669277"/>
              <w:bookmarkEnd w:id="2430"/>
            </w:del>
          </w:p>
        </w:tc>
        <w:bookmarkStart w:id="2431" w:name="_Toc36669278"/>
        <w:bookmarkEnd w:id="2431"/>
      </w:tr>
      <w:tr w:rsidR="009E258E" w:rsidRPr="00D435B6" w:rsidDel="00653896" w:rsidTr="00653896">
        <w:trPr>
          <w:del w:id="2432" w:author="Vo Cuong" w:date="2020-04-01T21:10:00Z"/>
          <w:trPrChange w:id="2433" w:author="Vo Cuong" w:date="2020-04-01T21:10:00Z">
            <w:trPr>
              <w:gridAfter w:val="0"/>
              <w:wAfter w:w="113" w:type="dxa"/>
            </w:trPr>
          </w:trPrChange>
        </w:trPr>
        <w:tc>
          <w:tcPr>
            <w:tcW w:w="4532" w:type="dxa"/>
            <w:tcPrChange w:id="2434" w:author="Vo Cuong" w:date="2020-04-01T21:10:00Z">
              <w:tcPr>
                <w:tcW w:w="4532" w:type="dxa"/>
                <w:gridSpan w:val="2"/>
              </w:tcPr>
            </w:tcPrChange>
          </w:tcPr>
          <w:p w:rsidR="009E258E" w:rsidRPr="00D435B6" w:rsidDel="00653896" w:rsidRDefault="009E258E" w:rsidP="00823C87">
            <w:pPr>
              <w:spacing w:line="360" w:lineRule="auto"/>
              <w:jc w:val="both"/>
              <w:rPr>
                <w:del w:id="2435" w:author="Vo Cuong" w:date="2020-04-01T21:10:00Z"/>
                <w:rFonts w:ascii="Times New Roman" w:hAnsi="Times New Roman" w:cs="Times New Roman"/>
                <w:color w:val="000000" w:themeColor="text1"/>
                <w:sz w:val="26"/>
                <w:szCs w:val="26"/>
              </w:rPr>
            </w:pPr>
            <w:del w:id="2436" w:author="Vo Cuong" w:date="2020-04-01T21:10:00Z">
              <w:r w:rsidRPr="00D435B6" w:rsidDel="006520F5">
                <w:rPr>
                  <w:rFonts w:ascii="Times New Roman" w:hAnsi="Times New Roman" w:cs="Times New Roman"/>
                  <w:color w:val="000000" w:themeColor="text1"/>
                  <w:sz w:val="26"/>
                  <w:szCs w:val="26"/>
                </w:rPr>
                <w:delText xml:space="preserve">Tiền điều kiện </w:delText>
              </w:r>
              <w:bookmarkStart w:id="2437" w:name="_Toc36669279"/>
              <w:bookmarkEnd w:id="2437"/>
            </w:del>
          </w:p>
        </w:tc>
        <w:tc>
          <w:tcPr>
            <w:tcW w:w="4532" w:type="dxa"/>
            <w:tcPrChange w:id="2438" w:author="Vo Cuong" w:date="2020-04-01T21:10:00Z">
              <w:tcPr>
                <w:tcW w:w="4532" w:type="dxa"/>
                <w:gridSpan w:val="2"/>
              </w:tcPr>
            </w:tcPrChange>
          </w:tcPr>
          <w:p w:rsidR="009E258E" w:rsidRPr="00D435B6" w:rsidDel="00653896" w:rsidRDefault="009E258E" w:rsidP="00823C87">
            <w:pPr>
              <w:spacing w:line="360" w:lineRule="auto"/>
              <w:jc w:val="both"/>
              <w:rPr>
                <w:del w:id="2439" w:author="Vo Cuong" w:date="2020-04-01T21:10:00Z"/>
                <w:rFonts w:ascii="Times New Roman" w:hAnsi="Times New Roman" w:cs="Times New Roman"/>
                <w:color w:val="000000" w:themeColor="text1"/>
                <w:sz w:val="26"/>
                <w:szCs w:val="26"/>
              </w:rPr>
            </w:pPr>
            <w:del w:id="2440" w:author="Vo Cuong" w:date="2020-04-01T21:10:00Z">
              <w:r w:rsidRPr="00D435B6" w:rsidDel="006520F5">
                <w:rPr>
                  <w:rFonts w:ascii="Times New Roman" w:hAnsi="Times New Roman" w:cs="Times New Roman"/>
                  <w:color w:val="000000" w:themeColor="text1"/>
                  <w:sz w:val="26"/>
                  <w:szCs w:val="26"/>
                </w:rPr>
                <w:delText xml:space="preserve">Nhân viên phải có tài khoản trên hệ thống </w:delText>
              </w:r>
              <w:bookmarkStart w:id="2441" w:name="_Toc36669280"/>
              <w:bookmarkEnd w:id="2441"/>
            </w:del>
          </w:p>
        </w:tc>
        <w:bookmarkStart w:id="2442" w:name="_Toc36669281"/>
        <w:bookmarkEnd w:id="2442"/>
      </w:tr>
      <w:tr w:rsidR="009E258E" w:rsidRPr="00D435B6" w:rsidDel="00653896" w:rsidTr="00653896">
        <w:trPr>
          <w:del w:id="2443" w:author="Vo Cuong" w:date="2020-04-01T21:10:00Z"/>
          <w:trPrChange w:id="2444" w:author="Vo Cuong" w:date="2020-04-01T21:10:00Z">
            <w:trPr>
              <w:gridAfter w:val="0"/>
              <w:wAfter w:w="113" w:type="dxa"/>
            </w:trPr>
          </w:trPrChange>
        </w:trPr>
        <w:tc>
          <w:tcPr>
            <w:tcW w:w="4532" w:type="dxa"/>
            <w:tcPrChange w:id="2445" w:author="Vo Cuong" w:date="2020-04-01T21:10:00Z">
              <w:tcPr>
                <w:tcW w:w="4532" w:type="dxa"/>
                <w:gridSpan w:val="2"/>
              </w:tcPr>
            </w:tcPrChange>
          </w:tcPr>
          <w:p w:rsidR="009E258E" w:rsidRPr="00D435B6" w:rsidDel="00653896" w:rsidRDefault="009E258E" w:rsidP="00823C87">
            <w:pPr>
              <w:spacing w:line="360" w:lineRule="auto"/>
              <w:jc w:val="both"/>
              <w:rPr>
                <w:del w:id="2446" w:author="Vo Cuong" w:date="2020-04-01T21:10:00Z"/>
                <w:rFonts w:ascii="Times New Roman" w:hAnsi="Times New Roman" w:cs="Times New Roman"/>
                <w:color w:val="000000" w:themeColor="text1"/>
                <w:sz w:val="26"/>
                <w:szCs w:val="26"/>
              </w:rPr>
            </w:pPr>
            <w:del w:id="2447" w:author="Vo Cuong" w:date="2020-04-01T21:10:00Z">
              <w:r w:rsidRPr="00D435B6" w:rsidDel="006520F5">
                <w:rPr>
                  <w:rFonts w:ascii="Times New Roman" w:hAnsi="Times New Roman" w:cs="Times New Roman"/>
                  <w:color w:val="000000" w:themeColor="text1"/>
                  <w:sz w:val="26"/>
                  <w:szCs w:val="26"/>
                </w:rPr>
                <w:delText xml:space="preserve">Hậu điều kiện </w:delText>
              </w:r>
              <w:bookmarkStart w:id="2448" w:name="_Toc36669282"/>
              <w:bookmarkEnd w:id="2448"/>
            </w:del>
          </w:p>
        </w:tc>
        <w:tc>
          <w:tcPr>
            <w:tcW w:w="4532" w:type="dxa"/>
            <w:tcPrChange w:id="2449" w:author="Vo Cuong" w:date="2020-04-01T21:10:00Z">
              <w:tcPr>
                <w:tcW w:w="4532" w:type="dxa"/>
                <w:gridSpan w:val="2"/>
              </w:tcPr>
            </w:tcPrChange>
          </w:tcPr>
          <w:p w:rsidR="009E258E" w:rsidRPr="00D435B6" w:rsidDel="00653896" w:rsidRDefault="009E258E" w:rsidP="00823C87">
            <w:pPr>
              <w:spacing w:line="360" w:lineRule="auto"/>
              <w:jc w:val="both"/>
              <w:rPr>
                <w:del w:id="2450" w:author="Vo Cuong" w:date="2020-04-01T21:10:00Z"/>
                <w:rFonts w:ascii="Times New Roman" w:hAnsi="Times New Roman" w:cs="Times New Roman"/>
                <w:color w:val="000000" w:themeColor="text1"/>
                <w:sz w:val="26"/>
                <w:szCs w:val="26"/>
              </w:rPr>
            </w:pPr>
            <w:del w:id="2451" w:author="Vo Cuong" w:date="2020-04-01T21:10:00Z">
              <w:r w:rsidDel="006520F5">
                <w:rPr>
                  <w:rFonts w:ascii="Times New Roman" w:hAnsi="Times New Roman" w:cs="Times New Roman"/>
                  <w:color w:val="000000" w:themeColor="text1"/>
                  <w:sz w:val="26"/>
                  <w:szCs w:val="26"/>
                </w:rPr>
                <w:delText>Nhân viên xem được những nhiệm vụ mình đã hoàn thành</w:delText>
              </w:r>
              <w:bookmarkStart w:id="2452" w:name="_Toc36669283"/>
              <w:bookmarkEnd w:id="2452"/>
            </w:del>
          </w:p>
        </w:tc>
        <w:bookmarkStart w:id="2453" w:name="_Toc36669284"/>
        <w:bookmarkEnd w:id="2453"/>
      </w:tr>
      <w:tr w:rsidR="009E258E" w:rsidRPr="00D435B6" w:rsidDel="00653896" w:rsidTr="00653896">
        <w:trPr>
          <w:del w:id="2454" w:author="Vo Cuong" w:date="2020-04-01T21:10:00Z"/>
          <w:trPrChange w:id="2455" w:author="Vo Cuong" w:date="2020-04-01T21:10:00Z">
            <w:trPr>
              <w:gridAfter w:val="0"/>
              <w:wAfter w:w="113" w:type="dxa"/>
            </w:trPr>
          </w:trPrChange>
        </w:trPr>
        <w:tc>
          <w:tcPr>
            <w:tcW w:w="4532" w:type="dxa"/>
            <w:tcPrChange w:id="2456" w:author="Vo Cuong" w:date="2020-04-01T21:10:00Z">
              <w:tcPr>
                <w:tcW w:w="4532" w:type="dxa"/>
                <w:gridSpan w:val="2"/>
              </w:tcPr>
            </w:tcPrChange>
          </w:tcPr>
          <w:p w:rsidR="009E258E" w:rsidRPr="00D435B6" w:rsidDel="00653896" w:rsidRDefault="009E258E" w:rsidP="00823C87">
            <w:pPr>
              <w:spacing w:line="360" w:lineRule="auto"/>
              <w:jc w:val="both"/>
              <w:rPr>
                <w:del w:id="2457" w:author="Vo Cuong" w:date="2020-04-01T21:10:00Z"/>
                <w:rFonts w:ascii="Times New Roman" w:hAnsi="Times New Roman" w:cs="Times New Roman"/>
                <w:color w:val="000000" w:themeColor="text1"/>
                <w:sz w:val="26"/>
                <w:szCs w:val="26"/>
              </w:rPr>
            </w:pPr>
            <w:del w:id="2458" w:author="Vo Cuong" w:date="2020-04-01T21:10:00Z">
              <w:r w:rsidRPr="00D435B6" w:rsidDel="006520F5">
                <w:rPr>
                  <w:rFonts w:ascii="Times New Roman" w:hAnsi="Times New Roman" w:cs="Times New Roman"/>
                  <w:color w:val="000000" w:themeColor="text1"/>
                  <w:sz w:val="26"/>
                  <w:szCs w:val="26"/>
                </w:rPr>
                <w:delText xml:space="preserve">Luồng sự kiện chính </w:delText>
              </w:r>
              <w:bookmarkStart w:id="2459" w:name="_Toc36669285"/>
              <w:bookmarkEnd w:id="2459"/>
            </w:del>
          </w:p>
        </w:tc>
        <w:tc>
          <w:tcPr>
            <w:tcW w:w="4532" w:type="dxa"/>
            <w:tcPrChange w:id="2460" w:author="Vo Cuong" w:date="2020-04-01T21:10:00Z">
              <w:tcPr>
                <w:tcW w:w="4532" w:type="dxa"/>
                <w:gridSpan w:val="2"/>
              </w:tcPr>
            </w:tcPrChange>
          </w:tcPr>
          <w:p w:rsidR="009E258E" w:rsidRPr="00BA18E6" w:rsidDel="006520F5" w:rsidRDefault="009E258E">
            <w:pPr>
              <w:pStyle w:val="ListParagraph"/>
              <w:numPr>
                <w:ilvl w:val="0"/>
                <w:numId w:val="42"/>
              </w:numPr>
              <w:spacing w:line="360" w:lineRule="auto"/>
              <w:ind w:left="325" w:hanging="325"/>
              <w:jc w:val="both"/>
              <w:rPr>
                <w:del w:id="2461" w:author="Vo Cuong" w:date="2020-04-01T21:10:00Z"/>
                <w:rFonts w:ascii="Times New Roman" w:hAnsi="Times New Roman" w:cs="Times New Roman"/>
                <w:color w:val="000000" w:themeColor="text1"/>
                <w:sz w:val="26"/>
                <w:szCs w:val="26"/>
              </w:rPr>
              <w:pPrChange w:id="2462" w:author="Vo Cuong" w:date="2020-03-23T16:14:00Z">
                <w:pPr>
                  <w:pStyle w:val="ListParagraph"/>
                  <w:numPr>
                    <w:numId w:val="53"/>
                  </w:numPr>
                  <w:tabs>
                    <w:tab w:val="num" w:pos="360"/>
                    <w:tab w:val="num" w:pos="720"/>
                  </w:tabs>
                  <w:spacing w:line="360" w:lineRule="auto"/>
                  <w:ind w:left="325" w:hanging="325"/>
                  <w:jc w:val="both"/>
                </w:pPr>
              </w:pPrChange>
            </w:pPr>
            <w:del w:id="2463" w:author="Vo Cuong" w:date="2020-04-01T21:10:00Z">
              <w:r w:rsidRPr="00BA18E6" w:rsidDel="006520F5">
                <w:rPr>
                  <w:rFonts w:ascii="Times New Roman" w:hAnsi="Times New Roman" w:cs="Times New Roman"/>
                  <w:color w:val="000000" w:themeColor="text1"/>
                  <w:sz w:val="26"/>
                  <w:szCs w:val="26"/>
                </w:rPr>
                <w:delText>Hệ thống hiển thị màn hình trang chủ khi đã đăng nhập thành công</w:delText>
              </w:r>
              <w:bookmarkStart w:id="2464" w:name="_Toc36669286"/>
              <w:bookmarkEnd w:id="2464"/>
            </w:del>
          </w:p>
          <w:p w:rsidR="009E258E" w:rsidRPr="00BA18E6" w:rsidDel="006520F5" w:rsidRDefault="009E258E">
            <w:pPr>
              <w:pStyle w:val="ListParagraph"/>
              <w:numPr>
                <w:ilvl w:val="0"/>
                <w:numId w:val="42"/>
              </w:numPr>
              <w:spacing w:line="360" w:lineRule="auto"/>
              <w:ind w:left="325" w:hanging="325"/>
              <w:jc w:val="both"/>
              <w:rPr>
                <w:del w:id="2465" w:author="Vo Cuong" w:date="2020-04-01T21:10:00Z"/>
                <w:rFonts w:ascii="Times New Roman" w:hAnsi="Times New Roman" w:cs="Times New Roman"/>
                <w:color w:val="000000" w:themeColor="text1"/>
                <w:sz w:val="26"/>
                <w:szCs w:val="26"/>
              </w:rPr>
              <w:pPrChange w:id="2466" w:author="Vo Cuong" w:date="2020-03-23T16:14:00Z">
                <w:pPr>
                  <w:pStyle w:val="ListParagraph"/>
                  <w:numPr>
                    <w:numId w:val="53"/>
                  </w:numPr>
                  <w:tabs>
                    <w:tab w:val="num" w:pos="360"/>
                    <w:tab w:val="num" w:pos="720"/>
                  </w:tabs>
                  <w:spacing w:line="360" w:lineRule="auto"/>
                  <w:ind w:left="325" w:hanging="325"/>
                  <w:jc w:val="both"/>
                </w:pPr>
              </w:pPrChange>
            </w:pPr>
            <w:del w:id="2467" w:author="Vo Cuong" w:date="2020-04-01T21:10:00Z">
              <w:r w:rsidRPr="00BA18E6" w:rsidDel="006520F5">
                <w:rPr>
                  <w:rFonts w:ascii="Times New Roman" w:hAnsi="Times New Roman" w:cs="Times New Roman"/>
                  <w:color w:val="000000" w:themeColor="text1"/>
                  <w:sz w:val="26"/>
                  <w:szCs w:val="26"/>
                </w:rPr>
                <w:delText>Nhân viên chọn chức năng danh sách nhiệm vụ hoàn thành</w:delText>
              </w:r>
              <w:bookmarkStart w:id="2468" w:name="_Toc36669287"/>
              <w:bookmarkEnd w:id="2468"/>
            </w:del>
          </w:p>
          <w:p w:rsidR="009E258E" w:rsidRPr="00BA18E6" w:rsidDel="006520F5" w:rsidRDefault="009E258E">
            <w:pPr>
              <w:pStyle w:val="ListParagraph"/>
              <w:numPr>
                <w:ilvl w:val="0"/>
                <w:numId w:val="42"/>
              </w:numPr>
              <w:spacing w:line="360" w:lineRule="auto"/>
              <w:ind w:left="325" w:hanging="325"/>
              <w:jc w:val="both"/>
              <w:rPr>
                <w:del w:id="2469" w:author="Vo Cuong" w:date="2020-04-01T21:10:00Z"/>
                <w:rFonts w:ascii="Times New Roman" w:hAnsi="Times New Roman" w:cs="Times New Roman"/>
                <w:color w:val="000000" w:themeColor="text1"/>
                <w:sz w:val="26"/>
                <w:szCs w:val="26"/>
              </w:rPr>
              <w:pPrChange w:id="2470" w:author="Vo Cuong" w:date="2020-03-23T16:14:00Z">
                <w:pPr>
                  <w:pStyle w:val="ListParagraph"/>
                  <w:numPr>
                    <w:numId w:val="53"/>
                  </w:numPr>
                  <w:tabs>
                    <w:tab w:val="num" w:pos="360"/>
                    <w:tab w:val="num" w:pos="720"/>
                  </w:tabs>
                  <w:spacing w:line="360" w:lineRule="auto"/>
                  <w:ind w:left="325" w:hanging="325"/>
                  <w:jc w:val="both"/>
                </w:pPr>
              </w:pPrChange>
            </w:pPr>
            <w:del w:id="2471" w:author="Vo Cuong" w:date="2020-04-01T21:10:00Z">
              <w:r w:rsidRPr="00BA18E6" w:rsidDel="006520F5">
                <w:rPr>
                  <w:rFonts w:ascii="Times New Roman" w:hAnsi="Times New Roman" w:cs="Times New Roman"/>
                  <w:color w:val="000000" w:themeColor="text1"/>
                  <w:sz w:val="26"/>
                  <w:szCs w:val="26"/>
                </w:rPr>
                <w:delText>Hệ thống hiển thị ra danh sách nhiệm vụ mà nhân viên đã hoàn thành</w:delText>
              </w:r>
              <w:bookmarkStart w:id="2472" w:name="_Toc36669288"/>
              <w:bookmarkEnd w:id="2472"/>
            </w:del>
          </w:p>
          <w:p w:rsidR="009E258E" w:rsidRPr="00BA18E6" w:rsidDel="00653896" w:rsidRDefault="009E258E">
            <w:pPr>
              <w:pStyle w:val="ListParagraph"/>
              <w:numPr>
                <w:ilvl w:val="0"/>
                <w:numId w:val="42"/>
              </w:numPr>
              <w:spacing w:line="360" w:lineRule="auto"/>
              <w:ind w:left="325" w:hanging="325"/>
              <w:jc w:val="both"/>
              <w:rPr>
                <w:del w:id="2473" w:author="Vo Cuong" w:date="2020-04-01T21:10:00Z"/>
                <w:rFonts w:ascii="Times New Roman" w:hAnsi="Times New Roman" w:cs="Times New Roman"/>
                <w:color w:val="000000" w:themeColor="text1"/>
                <w:sz w:val="26"/>
                <w:szCs w:val="26"/>
              </w:rPr>
              <w:pPrChange w:id="2474" w:author="Vo Cuong" w:date="2020-03-23T16:14:00Z">
                <w:pPr>
                  <w:pStyle w:val="ListParagraph"/>
                  <w:numPr>
                    <w:numId w:val="53"/>
                  </w:numPr>
                  <w:tabs>
                    <w:tab w:val="num" w:pos="360"/>
                    <w:tab w:val="num" w:pos="720"/>
                  </w:tabs>
                  <w:spacing w:line="360" w:lineRule="auto"/>
                  <w:ind w:left="325" w:hanging="325"/>
                  <w:jc w:val="both"/>
                </w:pPr>
              </w:pPrChange>
            </w:pPr>
            <w:del w:id="2475" w:author="Vo Cuong" w:date="2020-04-01T21:10:00Z">
              <w:r w:rsidRPr="00BA18E6" w:rsidDel="006520F5">
                <w:rPr>
                  <w:rFonts w:ascii="Times New Roman" w:hAnsi="Times New Roman" w:cs="Times New Roman"/>
                  <w:color w:val="000000" w:themeColor="text1"/>
                  <w:sz w:val="26"/>
                  <w:szCs w:val="26"/>
                </w:rPr>
                <w:delText>Kết thúc Use – Case</w:delText>
              </w:r>
              <w:bookmarkStart w:id="2476" w:name="_Toc36669289"/>
              <w:bookmarkEnd w:id="2476"/>
            </w:del>
          </w:p>
        </w:tc>
        <w:bookmarkStart w:id="2477" w:name="_Toc36669290"/>
        <w:bookmarkEnd w:id="2477"/>
      </w:tr>
      <w:tr w:rsidR="009E258E" w:rsidRPr="00D435B6" w:rsidDel="00653896" w:rsidTr="00653896">
        <w:trPr>
          <w:del w:id="2478" w:author="Vo Cuong" w:date="2020-04-01T21:10:00Z"/>
          <w:trPrChange w:id="2479" w:author="Vo Cuong" w:date="2020-04-01T21:10:00Z">
            <w:trPr>
              <w:gridAfter w:val="0"/>
              <w:wAfter w:w="113" w:type="dxa"/>
            </w:trPr>
          </w:trPrChange>
        </w:trPr>
        <w:tc>
          <w:tcPr>
            <w:tcW w:w="4532" w:type="dxa"/>
            <w:tcPrChange w:id="2480" w:author="Vo Cuong" w:date="2020-04-01T21:10:00Z">
              <w:tcPr>
                <w:tcW w:w="4532" w:type="dxa"/>
                <w:gridSpan w:val="2"/>
              </w:tcPr>
            </w:tcPrChange>
          </w:tcPr>
          <w:p w:rsidR="009E258E" w:rsidRPr="00D435B6" w:rsidDel="00653896" w:rsidRDefault="009E258E" w:rsidP="00823C87">
            <w:pPr>
              <w:spacing w:line="360" w:lineRule="auto"/>
              <w:jc w:val="both"/>
              <w:rPr>
                <w:del w:id="2481" w:author="Vo Cuong" w:date="2020-04-01T21:10:00Z"/>
                <w:rFonts w:ascii="Times New Roman" w:hAnsi="Times New Roman" w:cs="Times New Roman"/>
                <w:color w:val="000000" w:themeColor="text1"/>
                <w:sz w:val="26"/>
                <w:szCs w:val="26"/>
              </w:rPr>
            </w:pPr>
            <w:del w:id="2482" w:author="Vo Cuong" w:date="2020-04-01T21:10:00Z">
              <w:r w:rsidRPr="00D435B6" w:rsidDel="006520F5">
                <w:rPr>
                  <w:rFonts w:ascii="Times New Roman" w:hAnsi="Times New Roman" w:cs="Times New Roman"/>
                  <w:color w:val="000000" w:themeColor="text1"/>
                  <w:sz w:val="26"/>
                  <w:szCs w:val="26"/>
                </w:rPr>
                <w:delText xml:space="preserve">Luồng sự kiện phụ </w:delText>
              </w:r>
              <w:bookmarkStart w:id="2483" w:name="_Toc36669291"/>
              <w:bookmarkEnd w:id="2483"/>
            </w:del>
          </w:p>
        </w:tc>
        <w:tc>
          <w:tcPr>
            <w:tcW w:w="4532" w:type="dxa"/>
            <w:tcPrChange w:id="2484" w:author="Vo Cuong" w:date="2020-04-01T21:10:00Z">
              <w:tcPr>
                <w:tcW w:w="4532" w:type="dxa"/>
                <w:gridSpan w:val="2"/>
              </w:tcPr>
            </w:tcPrChange>
          </w:tcPr>
          <w:p w:rsidR="009E258E" w:rsidRPr="00D435B6" w:rsidDel="00653896" w:rsidRDefault="009E258E" w:rsidP="00823C87">
            <w:pPr>
              <w:pStyle w:val="ListParagraph"/>
              <w:spacing w:line="360" w:lineRule="auto"/>
              <w:ind w:left="323"/>
              <w:jc w:val="both"/>
              <w:rPr>
                <w:del w:id="2485" w:author="Vo Cuong" w:date="2020-04-01T21:10:00Z"/>
                <w:rFonts w:ascii="Times New Roman" w:hAnsi="Times New Roman" w:cs="Times New Roman"/>
                <w:color w:val="000000" w:themeColor="text1"/>
                <w:sz w:val="26"/>
                <w:szCs w:val="26"/>
              </w:rPr>
            </w:pPr>
            <w:bookmarkStart w:id="2486" w:name="_Toc36669292"/>
            <w:bookmarkEnd w:id="2486"/>
          </w:p>
        </w:tc>
        <w:bookmarkStart w:id="2487" w:name="_Toc36669293"/>
        <w:bookmarkEnd w:id="2487"/>
      </w:tr>
    </w:tbl>
    <w:p w:rsidR="00F85551" w:rsidRDefault="00F85551" w:rsidP="00823C87">
      <w:pPr>
        <w:pStyle w:val="ListParagraph"/>
        <w:numPr>
          <w:ilvl w:val="1"/>
          <w:numId w:val="22"/>
        </w:numPr>
        <w:spacing w:after="200" w:line="360" w:lineRule="auto"/>
        <w:jc w:val="both"/>
        <w:outlineLvl w:val="2"/>
        <w:rPr>
          <w:rFonts w:ascii="Times New Roman" w:hAnsi="Times New Roman" w:cs="Times New Roman"/>
          <w:b/>
          <w:sz w:val="26"/>
          <w:szCs w:val="26"/>
        </w:rPr>
      </w:pPr>
      <w:bookmarkStart w:id="2488" w:name="_Toc36669294"/>
      <w:r>
        <w:rPr>
          <w:rFonts w:ascii="Times New Roman" w:hAnsi="Times New Roman" w:cs="Times New Roman"/>
          <w:b/>
          <w:sz w:val="26"/>
          <w:szCs w:val="26"/>
        </w:rPr>
        <w:t>Giao diện lấy</w:t>
      </w:r>
      <w:r w:rsidR="009E258E">
        <w:rPr>
          <w:rFonts w:ascii="Times New Roman" w:hAnsi="Times New Roman" w:cs="Times New Roman"/>
          <w:b/>
          <w:sz w:val="26"/>
          <w:szCs w:val="26"/>
        </w:rPr>
        <w:t xml:space="preserve"> lại</w:t>
      </w:r>
      <w:r>
        <w:rPr>
          <w:rFonts w:ascii="Times New Roman" w:hAnsi="Times New Roman" w:cs="Times New Roman"/>
          <w:b/>
          <w:sz w:val="26"/>
          <w:szCs w:val="26"/>
        </w:rPr>
        <w:t xml:space="preserve"> mật kh</w:t>
      </w:r>
      <w:r w:rsidR="009E258E">
        <w:rPr>
          <w:rFonts w:ascii="Times New Roman" w:hAnsi="Times New Roman" w:cs="Times New Roman"/>
          <w:b/>
          <w:sz w:val="26"/>
          <w:szCs w:val="26"/>
        </w:rPr>
        <w:t>ẩu</w:t>
      </w:r>
      <w:bookmarkEnd w:id="2488"/>
    </w:p>
    <w:p w:rsidR="009E258E" w:rsidRPr="00BA18E6" w:rsidRDefault="009E258E">
      <w:pPr>
        <w:pStyle w:val="ListParagraph"/>
        <w:numPr>
          <w:ilvl w:val="1"/>
          <w:numId w:val="43"/>
        </w:numPr>
        <w:spacing w:after="200" w:line="360" w:lineRule="auto"/>
        <w:jc w:val="both"/>
        <w:rPr>
          <w:rFonts w:ascii="Times New Roman" w:hAnsi="Times New Roman" w:cs="Times New Roman"/>
          <w:sz w:val="26"/>
          <w:szCs w:val="26"/>
        </w:rPr>
        <w:pPrChange w:id="2489" w:author="Vo Cuong" w:date="2020-03-23T16:14:00Z">
          <w:pPr>
            <w:pStyle w:val="ListParagraph"/>
            <w:numPr>
              <w:ilvl w:val="1"/>
              <w:numId w:val="54"/>
            </w:numPr>
            <w:tabs>
              <w:tab w:val="num" w:pos="360"/>
              <w:tab w:val="num" w:pos="1440"/>
            </w:tabs>
            <w:spacing w:after="200" w:line="360" w:lineRule="auto"/>
            <w:ind w:left="1440" w:hanging="720"/>
            <w:jc w:val="both"/>
          </w:pPr>
        </w:pPrChange>
      </w:pPr>
      <w:r w:rsidRPr="00BA18E6">
        <w:rPr>
          <w:rFonts w:ascii="Times New Roman" w:hAnsi="Times New Roman" w:cs="Times New Roman"/>
          <w:sz w:val="26"/>
          <w:szCs w:val="26"/>
        </w:rPr>
        <w:t xml:space="preserve">Đặc tả màn hình </w:t>
      </w:r>
      <w:r>
        <w:rPr>
          <w:rFonts w:ascii="Times New Roman" w:hAnsi="Times New Roman" w:cs="Times New Roman"/>
          <w:sz w:val="26"/>
          <w:szCs w:val="26"/>
        </w:rPr>
        <w:t>lấy lại mật khẩu</w:t>
      </w:r>
    </w:p>
    <w:p w:rsidR="009E258E" w:rsidRPr="00D435B6" w:rsidRDefault="009E258E">
      <w:pPr>
        <w:pStyle w:val="ListParagraph"/>
        <w:spacing w:line="360" w:lineRule="auto"/>
        <w:ind w:left="1134" w:firstLine="142"/>
        <w:jc w:val="center"/>
        <w:rPr>
          <w:rFonts w:ascii="Times New Roman" w:hAnsi="Times New Roman" w:cs="Times New Roman"/>
          <w:sz w:val="26"/>
          <w:szCs w:val="26"/>
        </w:rPr>
        <w:pPrChange w:id="2490" w:author="Vo Cuong" w:date="2020-04-01T00:02:00Z">
          <w:pPr>
            <w:pStyle w:val="ListParagraph"/>
            <w:spacing w:line="360" w:lineRule="auto"/>
            <w:ind w:left="1134" w:firstLine="142"/>
            <w:jc w:val="both"/>
          </w:pPr>
        </w:pPrChange>
      </w:pPr>
      <w:del w:id="2491" w:author="Vo Cuong" w:date="2020-04-01T00:02:00Z">
        <w:r w:rsidDel="0044375F">
          <w:rPr>
            <w:rFonts w:ascii="Times New Roman" w:hAnsi="Times New Roman" w:cs="Times New Roman"/>
            <w:noProof/>
            <w:sz w:val="26"/>
            <w:szCs w:val="26"/>
          </w:rPr>
          <w:drawing>
            <wp:inline distT="0" distB="0" distL="0" distR="0" wp14:anchorId="68EF43B8" wp14:editId="3E05C6D5">
              <wp:extent cx="4572638" cy="20005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message_e1qa3lxe.0mi.png"/>
                      <pic:cNvPicPr/>
                    </pic:nvPicPr>
                    <pic:blipFill>
                      <a:blip r:embed="rId29">
                        <a:extLst>
                          <a:ext uri="{28A0092B-C50C-407E-A947-70E740481C1C}">
                            <a14:useLocalDpi xmlns:a14="http://schemas.microsoft.com/office/drawing/2010/main" val="0"/>
                          </a:ext>
                        </a:extLst>
                      </a:blip>
                      <a:stretch>
                        <a:fillRect/>
                      </a:stretch>
                    </pic:blipFill>
                    <pic:spPr>
                      <a:xfrm>
                        <a:off x="0" y="0"/>
                        <a:ext cx="4572638" cy="2000529"/>
                      </a:xfrm>
                      <a:prstGeom prst="rect">
                        <a:avLst/>
                      </a:prstGeom>
                    </pic:spPr>
                  </pic:pic>
                </a:graphicData>
              </a:graphic>
            </wp:inline>
          </w:drawing>
        </w:r>
      </w:del>
      <w:ins w:id="2492" w:author="Vo Cuong" w:date="2020-04-01T22:23:00Z">
        <w:r w:rsidR="00367A52">
          <w:rPr>
            <w:noProof/>
          </w:rPr>
          <w:drawing>
            <wp:inline distT="0" distB="0" distL="0" distR="0" wp14:anchorId="5D4096A2" wp14:editId="4BBAD3C1">
              <wp:extent cx="3067050" cy="441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7050" cy="4419600"/>
                      </a:xfrm>
                      <a:prstGeom prst="rect">
                        <a:avLst/>
                      </a:prstGeom>
                    </pic:spPr>
                  </pic:pic>
                </a:graphicData>
              </a:graphic>
            </wp:inline>
          </w:drawing>
        </w:r>
      </w:ins>
    </w:p>
    <w:p w:rsidR="009E258E" w:rsidRPr="00D435B6" w:rsidRDefault="009E258E">
      <w:pPr>
        <w:pStyle w:val="ListParagraph"/>
        <w:spacing w:line="360" w:lineRule="auto"/>
        <w:ind w:left="1080"/>
        <w:jc w:val="center"/>
        <w:rPr>
          <w:rFonts w:ascii="Times New Roman" w:hAnsi="Times New Roman" w:cs="Times New Roman"/>
          <w:sz w:val="26"/>
          <w:szCs w:val="26"/>
        </w:rPr>
        <w:pPrChange w:id="2493" w:author="Vo Cuong" w:date="2020-04-01T00:02:00Z">
          <w:pPr>
            <w:pStyle w:val="ListParagraph"/>
            <w:spacing w:line="360" w:lineRule="auto"/>
            <w:ind w:left="1080"/>
            <w:jc w:val="both"/>
          </w:pPr>
        </w:pPrChange>
      </w:pPr>
      <w:r>
        <w:rPr>
          <w:rFonts w:ascii="Times New Roman" w:hAnsi="Times New Roman" w:cs="Times New Roman"/>
          <w:sz w:val="26"/>
          <w:szCs w:val="26"/>
        </w:rPr>
        <w:t>Hình 1.7</w:t>
      </w:r>
      <w:r w:rsidRPr="00D435B6">
        <w:rPr>
          <w:rFonts w:ascii="Times New Roman" w:hAnsi="Times New Roman" w:cs="Times New Roman"/>
          <w:sz w:val="26"/>
          <w:szCs w:val="26"/>
        </w:rPr>
        <w:t xml:space="preserve"> Màn hình nhiệm vụ</w:t>
      </w:r>
      <w:r>
        <w:rPr>
          <w:rFonts w:ascii="Times New Roman" w:hAnsi="Times New Roman" w:cs="Times New Roman"/>
          <w:sz w:val="26"/>
          <w:szCs w:val="26"/>
        </w:rPr>
        <w:t xml:space="preserve"> hoàn thành</w:t>
      </w:r>
      <w:r w:rsidRPr="00D435B6">
        <w:rPr>
          <w:rFonts w:ascii="Times New Roman" w:hAnsi="Times New Roman" w:cs="Times New Roman"/>
          <w:sz w:val="26"/>
          <w:szCs w:val="26"/>
        </w:rPr>
        <w:t>.</w:t>
      </w:r>
    </w:p>
    <w:p w:rsidR="009E258E" w:rsidRDefault="009E258E" w:rsidP="00823C87">
      <w:pPr>
        <w:pStyle w:val="ListParagraph"/>
        <w:numPr>
          <w:ilvl w:val="0"/>
          <w:numId w:val="16"/>
        </w:numPr>
        <w:spacing w:after="200" w:line="360" w:lineRule="auto"/>
        <w:jc w:val="both"/>
        <w:rPr>
          <w:rFonts w:ascii="Times New Roman" w:hAnsi="Times New Roman" w:cs="Times New Roman"/>
          <w:sz w:val="26"/>
          <w:szCs w:val="26"/>
        </w:rPr>
      </w:pPr>
      <w:r w:rsidRPr="00D435B6">
        <w:rPr>
          <w:rFonts w:ascii="Times New Roman" w:hAnsi="Times New Roman" w:cs="Times New Roman"/>
          <w:sz w:val="26"/>
          <w:szCs w:val="26"/>
        </w:rPr>
        <w:t xml:space="preserve">Nhân viên sẽ thấy </w:t>
      </w:r>
      <w:r>
        <w:rPr>
          <w:rFonts w:ascii="Times New Roman" w:hAnsi="Times New Roman" w:cs="Times New Roman"/>
          <w:sz w:val="26"/>
          <w:szCs w:val="26"/>
        </w:rPr>
        <w:t>chức năng lấy lại mật khẩu ở phần đăng nhập hình 1.1 khi nhân viên quên mật khẩu của mình.</w:t>
      </w:r>
    </w:p>
    <w:p w:rsidR="009E258E" w:rsidRPr="00BA18E6" w:rsidRDefault="009E258E" w:rsidP="00823C87">
      <w:pPr>
        <w:pStyle w:val="ListParagraph"/>
        <w:numPr>
          <w:ilvl w:val="0"/>
          <w:numId w:val="16"/>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Nhân viên nhập đầy đủ thông tin của mình để hệ thống sẽ tự cấp lại mật khẩu cho nhân viên bằng cách gửi qua email mà nhân viên đã nhập.</w:t>
      </w:r>
    </w:p>
    <w:p w:rsidR="009E258E" w:rsidRPr="00BA18E6" w:rsidRDefault="009E258E">
      <w:pPr>
        <w:pStyle w:val="ListParagraph"/>
        <w:numPr>
          <w:ilvl w:val="1"/>
          <w:numId w:val="43"/>
        </w:numPr>
        <w:spacing w:after="200" w:line="360" w:lineRule="auto"/>
        <w:jc w:val="both"/>
        <w:rPr>
          <w:rFonts w:ascii="Times New Roman" w:hAnsi="Times New Roman" w:cs="Times New Roman"/>
          <w:sz w:val="26"/>
          <w:szCs w:val="26"/>
        </w:rPr>
        <w:pPrChange w:id="2494" w:author="Vo Cuong" w:date="2020-03-23T16:14:00Z">
          <w:pPr>
            <w:pStyle w:val="ListParagraph"/>
            <w:numPr>
              <w:ilvl w:val="1"/>
              <w:numId w:val="54"/>
            </w:numPr>
            <w:tabs>
              <w:tab w:val="num" w:pos="360"/>
              <w:tab w:val="num" w:pos="1440"/>
            </w:tabs>
            <w:spacing w:after="200" w:line="360" w:lineRule="auto"/>
            <w:ind w:left="1440" w:hanging="720"/>
            <w:jc w:val="both"/>
          </w:pPr>
        </w:pPrChange>
      </w:pPr>
      <w:r w:rsidRPr="00BA18E6">
        <w:rPr>
          <w:rFonts w:ascii="Times New Roman" w:hAnsi="Times New Roman" w:cs="Times New Roman"/>
          <w:sz w:val="26"/>
          <w:szCs w:val="26"/>
        </w:rPr>
        <w:t xml:space="preserve">Use – case </w:t>
      </w:r>
      <w:r>
        <w:rPr>
          <w:rFonts w:ascii="Times New Roman" w:hAnsi="Times New Roman" w:cs="Times New Roman"/>
          <w:sz w:val="26"/>
          <w:szCs w:val="26"/>
        </w:rPr>
        <w:t>lấy lại mật khẩu</w:t>
      </w:r>
    </w:p>
    <w:p w:rsidR="009E258E" w:rsidRDefault="003C111B" w:rsidP="00823C87">
      <w:pPr>
        <w:pStyle w:val="ListParagraph"/>
        <w:spacing w:after="200" w:line="360" w:lineRule="auto"/>
        <w:ind w:left="1494" w:hanging="1210"/>
        <w:jc w:val="both"/>
        <w:rPr>
          <w:rFonts w:ascii="Times New Roman" w:hAnsi="Times New Roman" w:cs="Times New Roman"/>
          <w:sz w:val="26"/>
          <w:szCs w:val="26"/>
        </w:rPr>
      </w:pPr>
      <w:r>
        <w:rPr>
          <w:noProof/>
        </w:rPr>
        <w:drawing>
          <wp:inline distT="0" distB="0" distL="0" distR="0" wp14:anchorId="7EA99CD0" wp14:editId="4BF1C3AF">
            <wp:extent cx="5265420" cy="1226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65420" cy="1226820"/>
                    </a:xfrm>
                    <a:prstGeom prst="rect">
                      <a:avLst/>
                    </a:prstGeom>
                  </pic:spPr>
                </pic:pic>
              </a:graphicData>
            </a:graphic>
          </wp:inline>
        </w:drawing>
      </w:r>
    </w:p>
    <w:p w:rsidR="009E258E" w:rsidRPr="00BA18E6" w:rsidRDefault="009E258E">
      <w:pPr>
        <w:pStyle w:val="ListParagraph"/>
        <w:numPr>
          <w:ilvl w:val="1"/>
          <w:numId w:val="43"/>
        </w:numPr>
        <w:spacing w:after="200" w:line="360" w:lineRule="auto"/>
        <w:jc w:val="both"/>
        <w:rPr>
          <w:rFonts w:ascii="Times New Roman" w:hAnsi="Times New Roman" w:cs="Times New Roman"/>
          <w:sz w:val="26"/>
          <w:szCs w:val="26"/>
        </w:rPr>
        <w:pPrChange w:id="2495" w:author="Vo Cuong" w:date="2020-03-23T16:14:00Z">
          <w:pPr>
            <w:pStyle w:val="ListParagraph"/>
            <w:numPr>
              <w:ilvl w:val="1"/>
              <w:numId w:val="54"/>
            </w:numPr>
            <w:tabs>
              <w:tab w:val="num" w:pos="360"/>
              <w:tab w:val="num" w:pos="1440"/>
            </w:tabs>
            <w:spacing w:after="200" w:line="360" w:lineRule="auto"/>
            <w:ind w:left="1440" w:hanging="720"/>
            <w:jc w:val="both"/>
          </w:pPr>
        </w:pPrChange>
      </w:pPr>
      <w:r w:rsidRPr="00BA18E6">
        <w:rPr>
          <w:rFonts w:ascii="Times New Roman" w:hAnsi="Times New Roman" w:cs="Times New Roman"/>
          <w:sz w:val="26"/>
          <w:szCs w:val="26"/>
        </w:rPr>
        <w:t xml:space="preserve">Đặc tả </w:t>
      </w:r>
      <w:r>
        <w:rPr>
          <w:rFonts w:ascii="Times New Roman" w:hAnsi="Times New Roman" w:cs="Times New Roman"/>
          <w:sz w:val="26"/>
          <w:szCs w:val="26"/>
        </w:rPr>
        <w:t>danh sách nhiệm vụ hoàn thành</w:t>
      </w:r>
      <w:r>
        <w:rPr>
          <w:rFonts w:ascii="Times New Roman" w:hAnsi="Times New Roman" w:cs="Times New Roman"/>
          <w:sz w:val="26"/>
          <w:szCs w:val="26"/>
        </w:rPr>
        <w:tab/>
      </w:r>
    </w:p>
    <w:p w:rsidR="009E258E" w:rsidRPr="0086163D" w:rsidRDefault="009E258E" w:rsidP="00823C87">
      <w:pPr>
        <w:pStyle w:val="ListParagraph"/>
        <w:spacing w:line="360" w:lineRule="auto"/>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532"/>
        <w:gridCol w:w="4532"/>
      </w:tblGrid>
      <w:tr w:rsidR="009E258E" w:rsidRPr="00D435B6" w:rsidTr="008C7FA4">
        <w:tc>
          <w:tcPr>
            <w:tcW w:w="4532" w:type="dxa"/>
          </w:tcPr>
          <w:p w:rsidR="009E258E" w:rsidRPr="00D435B6" w:rsidRDefault="009E258E"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lastRenderedPageBreak/>
              <w:t>Use – Case</w:t>
            </w:r>
          </w:p>
        </w:tc>
        <w:tc>
          <w:tcPr>
            <w:tcW w:w="4532" w:type="dxa"/>
          </w:tcPr>
          <w:p w:rsidR="009E258E" w:rsidRPr="00D435B6" w:rsidRDefault="009E258E"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Nội dung</w:t>
            </w:r>
          </w:p>
        </w:tc>
      </w:tr>
      <w:tr w:rsidR="009E258E" w:rsidRPr="00D435B6" w:rsidTr="008C7FA4">
        <w:tc>
          <w:tcPr>
            <w:tcW w:w="4532" w:type="dxa"/>
          </w:tcPr>
          <w:p w:rsidR="009E258E" w:rsidRPr="00D435B6" w:rsidRDefault="009E258E"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Mã Use - Case</w:t>
            </w:r>
          </w:p>
        </w:tc>
        <w:tc>
          <w:tcPr>
            <w:tcW w:w="4532" w:type="dxa"/>
          </w:tcPr>
          <w:p w:rsidR="009E258E" w:rsidRPr="00D435B6" w:rsidRDefault="009E258E" w:rsidP="00823C87">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UC-1</w:t>
            </w:r>
            <w:ins w:id="2496" w:author="Vo Cuong" w:date="2020-04-01T21:08:00Z">
              <w:r w:rsidR="00844E6F">
                <w:rPr>
                  <w:rFonts w:ascii="Times New Roman" w:hAnsi="Times New Roman" w:cs="Times New Roman"/>
                  <w:color w:val="000000" w:themeColor="text1"/>
                  <w:sz w:val="26"/>
                  <w:szCs w:val="26"/>
                </w:rPr>
                <w:t>2</w:t>
              </w:r>
            </w:ins>
            <w:del w:id="2497" w:author="Vo Cuong" w:date="2020-04-01T21:08:00Z">
              <w:r w:rsidDel="00844E6F">
                <w:rPr>
                  <w:rFonts w:ascii="Times New Roman" w:hAnsi="Times New Roman" w:cs="Times New Roman"/>
                  <w:color w:val="000000" w:themeColor="text1"/>
                  <w:sz w:val="26"/>
                  <w:szCs w:val="26"/>
                </w:rPr>
                <w:delText>1</w:delText>
              </w:r>
            </w:del>
          </w:p>
        </w:tc>
      </w:tr>
      <w:tr w:rsidR="009E258E" w:rsidRPr="00D435B6" w:rsidTr="008C7FA4">
        <w:tc>
          <w:tcPr>
            <w:tcW w:w="4532" w:type="dxa"/>
          </w:tcPr>
          <w:p w:rsidR="009E258E" w:rsidRPr="00D435B6" w:rsidRDefault="009E258E"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Tên Use – Case</w:t>
            </w:r>
          </w:p>
        </w:tc>
        <w:tc>
          <w:tcPr>
            <w:tcW w:w="4532" w:type="dxa"/>
          </w:tcPr>
          <w:p w:rsidR="009E258E" w:rsidRPr="00D435B6" w:rsidRDefault="009E258E" w:rsidP="00823C87">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Lấy lại mật khẩu</w:t>
            </w:r>
          </w:p>
        </w:tc>
      </w:tr>
      <w:tr w:rsidR="009E258E" w:rsidRPr="00D435B6" w:rsidTr="008C7FA4">
        <w:tc>
          <w:tcPr>
            <w:tcW w:w="4532" w:type="dxa"/>
          </w:tcPr>
          <w:p w:rsidR="009E258E" w:rsidRPr="00D435B6" w:rsidRDefault="009E258E"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Mô tả</w:t>
            </w:r>
          </w:p>
        </w:tc>
        <w:tc>
          <w:tcPr>
            <w:tcW w:w="4532" w:type="dxa"/>
          </w:tcPr>
          <w:p w:rsidR="009E258E" w:rsidRPr="00D435B6" w:rsidRDefault="009E258E"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Use – case cho phép nhân viên </w:t>
            </w:r>
            <w:r>
              <w:rPr>
                <w:rFonts w:ascii="Times New Roman" w:hAnsi="Times New Roman" w:cs="Times New Roman"/>
                <w:color w:val="000000" w:themeColor="text1"/>
                <w:sz w:val="26"/>
                <w:szCs w:val="26"/>
              </w:rPr>
              <w:t>lấy lại mật khẩu khi mình cần thiết</w:t>
            </w:r>
            <w:ins w:id="2498" w:author="Vo Cuong" w:date="2020-04-01T21:15:00Z">
              <w:r w:rsidR="000A6465">
                <w:rPr>
                  <w:rFonts w:ascii="Times New Roman" w:hAnsi="Times New Roman" w:cs="Times New Roman"/>
                  <w:color w:val="000000" w:themeColor="text1"/>
                  <w:sz w:val="26"/>
                  <w:szCs w:val="26"/>
                </w:rPr>
                <w:t>.</w:t>
              </w:r>
            </w:ins>
          </w:p>
        </w:tc>
      </w:tr>
      <w:tr w:rsidR="009E258E" w:rsidRPr="00D435B6" w:rsidTr="008C7FA4">
        <w:tc>
          <w:tcPr>
            <w:tcW w:w="4532" w:type="dxa"/>
          </w:tcPr>
          <w:p w:rsidR="009E258E" w:rsidRPr="00D435B6" w:rsidRDefault="009E258E"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Actor </w:t>
            </w:r>
          </w:p>
        </w:tc>
        <w:tc>
          <w:tcPr>
            <w:tcW w:w="4532" w:type="dxa"/>
          </w:tcPr>
          <w:p w:rsidR="009E258E" w:rsidRPr="00D435B6" w:rsidRDefault="009E258E"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Nhân viên</w:t>
            </w:r>
            <w:ins w:id="2499" w:author="Vo Cuong" w:date="2020-04-01T21:15:00Z">
              <w:r w:rsidR="000A6465">
                <w:rPr>
                  <w:rFonts w:ascii="Times New Roman" w:hAnsi="Times New Roman" w:cs="Times New Roman"/>
                  <w:color w:val="000000" w:themeColor="text1"/>
                  <w:sz w:val="26"/>
                  <w:szCs w:val="26"/>
                </w:rPr>
                <w:t>.</w:t>
              </w:r>
            </w:ins>
          </w:p>
        </w:tc>
      </w:tr>
      <w:tr w:rsidR="009E258E" w:rsidRPr="00D435B6" w:rsidTr="008C7FA4">
        <w:tc>
          <w:tcPr>
            <w:tcW w:w="4532" w:type="dxa"/>
          </w:tcPr>
          <w:p w:rsidR="009E258E" w:rsidRPr="00D435B6" w:rsidRDefault="009E258E"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Điều kiện kích hoạt </w:t>
            </w:r>
          </w:p>
        </w:tc>
        <w:tc>
          <w:tcPr>
            <w:tcW w:w="4532" w:type="dxa"/>
          </w:tcPr>
          <w:p w:rsidR="009E258E" w:rsidRPr="00D435B6" w:rsidRDefault="009E258E">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Nhân viên </w:t>
            </w:r>
            <w:del w:id="2500" w:author="Vo Cuong" w:date="2020-04-01T13:13:00Z">
              <w:r w:rsidDel="003C4471">
                <w:rPr>
                  <w:rFonts w:ascii="Times New Roman" w:hAnsi="Times New Roman" w:cs="Times New Roman"/>
                  <w:color w:val="000000" w:themeColor="text1"/>
                  <w:sz w:val="26"/>
                  <w:szCs w:val="26"/>
                </w:rPr>
                <w:delText>thực hiện chức năng lấy lại mật khẩu khi mình mất</w:delText>
              </w:r>
            </w:del>
            <w:ins w:id="2501" w:author="Vo Cuong" w:date="2020-04-01T13:13:00Z">
              <w:r w:rsidR="003C4471">
                <w:rPr>
                  <w:rFonts w:ascii="Times New Roman" w:hAnsi="Times New Roman" w:cs="Times New Roman"/>
                  <w:color w:val="000000" w:themeColor="text1"/>
                  <w:sz w:val="26"/>
                  <w:szCs w:val="26"/>
                </w:rPr>
                <w:t>nhấn vào nút quên mật khẩu ở màn hình đăng nhập</w:t>
              </w:r>
            </w:ins>
            <w:ins w:id="2502" w:author="Vo Cuong" w:date="2020-04-01T21:15:00Z">
              <w:r w:rsidR="000A6465">
                <w:rPr>
                  <w:rFonts w:ascii="Times New Roman" w:hAnsi="Times New Roman" w:cs="Times New Roman"/>
                  <w:color w:val="000000" w:themeColor="text1"/>
                  <w:sz w:val="26"/>
                  <w:szCs w:val="26"/>
                </w:rPr>
                <w:t>.</w:t>
              </w:r>
            </w:ins>
          </w:p>
        </w:tc>
      </w:tr>
      <w:tr w:rsidR="009E258E" w:rsidRPr="00D435B6" w:rsidTr="008C7FA4">
        <w:tc>
          <w:tcPr>
            <w:tcW w:w="4532" w:type="dxa"/>
          </w:tcPr>
          <w:p w:rsidR="009E258E" w:rsidRPr="00D435B6" w:rsidRDefault="009E258E"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Tiền điều kiện </w:t>
            </w:r>
          </w:p>
        </w:tc>
        <w:tc>
          <w:tcPr>
            <w:tcW w:w="4532" w:type="dxa"/>
          </w:tcPr>
          <w:p w:rsidR="009E258E" w:rsidRPr="00D435B6" w:rsidRDefault="009E258E"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Nhân viên phải có tài khoản trên hệ thống</w:t>
            </w:r>
            <w:ins w:id="2503" w:author="Vo Cuong" w:date="2020-04-01T21:15:00Z">
              <w:r w:rsidR="000A6465">
                <w:rPr>
                  <w:rFonts w:ascii="Times New Roman" w:hAnsi="Times New Roman" w:cs="Times New Roman"/>
                  <w:color w:val="000000" w:themeColor="text1"/>
                  <w:sz w:val="26"/>
                  <w:szCs w:val="26"/>
                </w:rPr>
                <w:t>.</w:t>
              </w:r>
            </w:ins>
            <w:del w:id="2504" w:author="Vo Cuong" w:date="2020-04-01T13:16:00Z">
              <w:r w:rsidRPr="00D435B6" w:rsidDel="003C4471">
                <w:rPr>
                  <w:rFonts w:ascii="Times New Roman" w:hAnsi="Times New Roman" w:cs="Times New Roman"/>
                  <w:color w:val="000000" w:themeColor="text1"/>
                  <w:sz w:val="26"/>
                  <w:szCs w:val="26"/>
                </w:rPr>
                <w:delText xml:space="preserve"> </w:delText>
              </w:r>
            </w:del>
          </w:p>
        </w:tc>
      </w:tr>
      <w:tr w:rsidR="009E258E" w:rsidRPr="00D435B6" w:rsidTr="008C7FA4">
        <w:tc>
          <w:tcPr>
            <w:tcW w:w="4532" w:type="dxa"/>
          </w:tcPr>
          <w:p w:rsidR="009E258E" w:rsidRPr="00D435B6" w:rsidRDefault="009E258E"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Hậu điều kiện </w:t>
            </w:r>
          </w:p>
        </w:tc>
        <w:tc>
          <w:tcPr>
            <w:tcW w:w="4532" w:type="dxa"/>
          </w:tcPr>
          <w:p w:rsidR="009E258E" w:rsidRPr="00D435B6" w:rsidRDefault="009E258E" w:rsidP="00823C87">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Nhân viên lấy lại được mật khẩu của mình thông qua email của mình</w:t>
            </w:r>
            <w:ins w:id="2505" w:author="Vo Cuong" w:date="2020-04-01T13:16:00Z">
              <w:r w:rsidR="003C4471">
                <w:rPr>
                  <w:rFonts w:ascii="Times New Roman" w:hAnsi="Times New Roman" w:cs="Times New Roman"/>
                  <w:color w:val="000000" w:themeColor="text1"/>
                  <w:sz w:val="26"/>
                  <w:szCs w:val="26"/>
                </w:rPr>
                <w:t>.</w:t>
              </w:r>
            </w:ins>
          </w:p>
        </w:tc>
      </w:tr>
      <w:tr w:rsidR="009E258E" w:rsidRPr="00D435B6" w:rsidTr="008C7FA4">
        <w:tc>
          <w:tcPr>
            <w:tcW w:w="4532" w:type="dxa"/>
          </w:tcPr>
          <w:p w:rsidR="009E258E" w:rsidRPr="00D435B6" w:rsidRDefault="009E258E"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Luồng sự kiện chính </w:t>
            </w:r>
          </w:p>
        </w:tc>
        <w:tc>
          <w:tcPr>
            <w:tcW w:w="4532" w:type="dxa"/>
          </w:tcPr>
          <w:p w:rsidR="009E258E" w:rsidRPr="009E258E" w:rsidRDefault="009E258E">
            <w:pPr>
              <w:pStyle w:val="ListParagraph"/>
              <w:numPr>
                <w:ilvl w:val="0"/>
                <w:numId w:val="44"/>
              </w:numPr>
              <w:spacing w:line="360" w:lineRule="auto"/>
              <w:ind w:left="325" w:hanging="325"/>
              <w:jc w:val="both"/>
              <w:rPr>
                <w:rFonts w:ascii="Times New Roman" w:hAnsi="Times New Roman" w:cs="Times New Roman"/>
                <w:color w:val="000000" w:themeColor="text1"/>
                <w:sz w:val="26"/>
                <w:szCs w:val="26"/>
              </w:rPr>
              <w:pPrChange w:id="2506" w:author="Vo Cuong" w:date="2020-03-23T16:14:00Z">
                <w:pPr>
                  <w:pStyle w:val="ListParagraph"/>
                  <w:numPr>
                    <w:numId w:val="55"/>
                  </w:numPr>
                  <w:tabs>
                    <w:tab w:val="num" w:pos="360"/>
                    <w:tab w:val="num" w:pos="720"/>
                  </w:tabs>
                  <w:spacing w:line="360" w:lineRule="auto"/>
                  <w:ind w:left="325" w:hanging="325"/>
                  <w:jc w:val="both"/>
                </w:pPr>
              </w:pPrChange>
            </w:pPr>
            <w:r w:rsidRPr="009E258E">
              <w:rPr>
                <w:rFonts w:ascii="Times New Roman" w:hAnsi="Times New Roman" w:cs="Times New Roman"/>
                <w:color w:val="000000" w:themeColor="text1"/>
                <w:sz w:val="26"/>
                <w:szCs w:val="26"/>
              </w:rPr>
              <w:t xml:space="preserve">Hệ thống hiển thị màn hình lấy lại mật khẩu khi nhân viên nhấn vào </w:t>
            </w:r>
            <w:del w:id="2507" w:author="Vo Cuong" w:date="2020-04-01T13:14:00Z">
              <w:r w:rsidRPr="009E258E" w:rsidDel="003C4471">
                <w:rPr>
                  <w:rFonts w:ascii="Times New Roman" w:hAnsi="Times New Roman" w:cs="Times New Roman"/>
                  <w:color w:val="000000" w:themeColor="text1"/>
                  <w:sz w:val="26"/>
                  <w:szCs w:val="26"/>
                </w:rPr>
                <w:delText xml:space="preserve">chức năng lấy lại mật khẩu </w:delText>
              </w:r>
            </w:del>
            <w:ins w:id="2508" w:author="Vo Cuong" w:date="2020-04-01T13:14:00Z">
              <w:r w:rsidR="003C4471">
                <w:rPr>
                  <w:rFonts w:ascii="Times New Roman" w:hAnsi="Times New Roman" w:cs="Times New Roman"/>
                  <w:color w:val="000000" w:themeColor="text1"/>
                  <w:sz w:val="26"/>
                  <w:szCs w:val="26"/>
                </w:rPr>
                <w:t>nút quên mật khẩu ở màn hình đăng nhập</w:t>
              </w:r>
            </w:ins>
            <w:ins w:id="2509" w:author="Vo Cuong" w:date="2020-04-01T13:16:00Z">
              <w:r w:rsidR="003C4471">
                <w:rPr>
                  <w:rFonts w:ascii="Times New Roman" w:hAnsi="Times New Roman" w:cs="Times New Roman"/>
                  <w:color w:val="000000" w:themeColor="text1"/>
                  <w:sz w:val="26"/>
                  <w:szCs w:val="26"/>
                </w:rPr>
                <w:t>.</w:t>
              </w:r>
            </w:ins>
          </w:p>
          <w:p w:rsidR="00C050B6" w:rsidRDefault="009E258E">
            <w:pPr>
              <w:pStyle w:val="ListParagraph"/>
              <w:numPr>
                <w:ilvl w:val="0"/>
                <w:numId w:val="44"/>
              </w:numPr>
              <w:spacing w:line="360" w:lineRule="auto"/>
              <w:ind w:left="325" w:hanging="325"/>
              <w:jc w:val="both"/>
              <w:rPr>
                <w:ins w:id="2510" w:author="Vo Cuong" w:date="2020-04-01T13:15:00Z"/>
                <w:rFonts w:ascii="Times New Roman" w:hAnsi="Times New Roman" w:cs="Times New Roman"/>
                <w:color w:val="000000" w:themeColor="text1"/>
                <w:sz w:val="26"/>
                <w:szCs w:val="26"/>
              </w:rPr>
              <w:pPrChange w:id="2511" w:author="Vo Cuong" w:date="2020-04-01T13:15:00Z">
                <w:pPr>
                  <w:pStyle w:val="ListParagraph"/>
                  <w:numPr>
                    <w:numId w:val="55"/>
                  </w:numPr>
                  <w:tabs>
                    <w:tab w:val="num" w:pos="360"/>
                    <w:tab w:val="num" w:pos="720"/>
                  </w:tabs>
                  <w:spacing w:line="360" w:lineRule="auto"/>
                  <w:ind w:left="325" w:hanging="325"/>
                  <w:jc w:val="both"/>
                </w:pPr>
              </w:pPrChange>
            </w:pPr>
            <w:del w:id="2512" w:author="Vo Cuong" w:date="2020-04-01T13:14:00Z">
              <w:r w:rsidRPr="009E258E" w:rsidDel="003C4471">
                <w:rPr>
                  <w:rFonts w:ascii="Times New Roman" w:hAnsi="Times New Roman" w:cs="Times New Roman"/>
                  <w:color w:val="000000" w:themeColor="text1"/>
                  <w:sz w:val="26"/>
                  <w:szCs w:val="26"/>
                </w:rPr>
                <w:delText>Nhân viên nhập đầy đủ thông tin</w:delText>
              </w:r>
            </w:del>
            <w:ins w:id="2513" w:author="Vo Cuong" w:date="2020-04-01T13:14:00Z">
              <w:r w:rsidR="003C4471">
                <w:rPr>
                  <w:rFonts w:ascii="Times New Roman" w:hAnsi="Times New Roman" w:cs="Times New Roman"/>
                  <w:color w:val="000000" w:themeColor="text1"/>
                  <w:sz w:val="26"/>
                  <w:szCs w:val="26"/>
                </w:rPr>
                <w:t>Nhân viên nhập Email</w:t>
              </w:r>
            </w:ins>
            <w:ins w:id="2514" w:author="Vo Cuong" w:date="2020-04-01T13:21:00Z">
              <w:r w:rsidR="00C050B6">
                <w:rPr>
                  <w:rFonts w:ascii="Times New Roman" w:hAnsi="Times New Roman" w:cs="Times New Roman"/>
                  <w:color w:val="000000" w:themeColor="text1"/>
                  <w:sz w:val="26"/>
                  <w:szCs w:val="26"/>
                </w:rPr>
                <w:t xml:space="preserve"> lúc đăng ký tài khoản</w:t>
              </w:r>
            </w:ins>
            <w:ins w:id="2515" w:author="Vo Cuong" w:date="2020-04-01T13:14:00Z">
              <w:r w:rsidR="003C4471">
                <w:rPr>
                  <w:rFonts w:ascii="Times New Roman" w:hAnsi="Times New Roman" w:cs="Times New Roman"/>
                  <w:color w:val="000000" w:themeColor="text1"/>
                  <w:sz w:val="26"/>
                  <w:szCs w:val="26"/>
                </w:rPr>
                <w:t xml:space="preserve"> và nhấn nút gửi.</w:t>
              </w:r>
            </w:ins>
          </w:p>
          <w:p w:rsidR="003C4471" w:rsidRDefault="003C4471">
            <w:pPr>
              <w:pStyle w:val="ListParagraph"/>
              <w:numPr>
                <w:ilvl w:val="0"/>
                <w:numId w:val="44"/>
              </w:numPr>
              <w:spacing w:line="360" w:lineRule="auto"/>
              <w:ind w:left="325" w:hanging="325"/>
              <w:jc w:val="both"/>
              <w:rPr>
                <w:ins w:id="2516" w:author="Vo Cuong" w:date="2020-04-01T13:15:00Z"/>
                <w:rFonts w:ascii="Times New Roman" w:hAnsi="Times New Roman" w:cs="Times New Roman"/>
                <w:color w:val="000000" w:themeColor="text1"/>
                <w:sz w:val="26"/>
                <w:szCs w:val="26"/>
              </w:rPr>
              <w:pPrChange w:id="2517" w:author="Vo Cuong" w:date="2020-04-01T13:15:00Z">
                <w:pPr>
                  <w:pStyle w:val="ListParagraph"/>
                  <w:numPr>
                    <w:numId w:val="55"/>
                  </w:numPr>
                  <w:tabs>
                    <w:tab w:val="num" w:pos="360"/>
                    <w:tab w:val="num" w:pos="720"/>
                  </w:tabs>
                  <w:spacing w:line="360" w:lineRule="auto"/>
                  <w:ind w:left="325" w:hanging="325"/>
                  <w:jc w:val="both"/>
                </w:pPr>
              </w:pPrChange>
            </w:pPr>
            <w:ins w:id="2518" w:author="Vo Cuong" w:date="2020-04-01T13:15:00Z">
              <w:r>
                <w:rPr>
                  <w:rFonts w:ascii="Times New Roman" w:hAnsi="Times New Roman" w:cs="Times New Roman"/>
                  <w:color w:val="000000" w:themeColor="text1"/>
                  <w:sz w:val="26"/>
                  <w:szCs w:val="26"/>
                </w:rPr>
                <w:t>Hệ thống tiến hành gửi mã xác nhận đến email</w:t>
              </w:r>
            </w:ins>
            <w:ins w:id="2519" w:author="Vo Cuong" w:date="2020-04-01T13:16:00Z">
              <w:r w:rsidR="00C050B6">
                <w:rPr>
                  <w:rFonts w:ascii="Times New Roman" w:hAnsi="Times New Roman" w:cs="Times New Roman"/>
                  <w:color w:val="000000" w:themeColor="text1"/>
                  <w:sz w:val="26"/>
                  <w:szCs w:val="26"/>
                </w:rPr>
                <w:t>.</w:t>
              </w:r>
            </w:ins>
          </w:p>
          <w:p w:rsidR="003C4471" w:rsidRPr="003C4471" w:rsidRDefault="003C4471">
            <w:pPr>
              <w:pStyle w:val="ListParagraph"/>
              <w:numPr>
                <w:ilvl w:val="0"/>
                <w:numId w:val="44"/>
              </w:numPr>
              <w:spacing w:line="360" w:lineRule="auto"/>
              <w:ind w:left="325" w:hanging="325"/>
              <w:jc w:val="both"/>
              <w:rPr>
                <w:rFonts w:ascii="Times New Roman" w:hAnsi="Times New Roman" w:cs="Times New Roman"/>
                <w:color w:val="000000" w:themeColor="text1"/>
                <w:sz w:val="26"/>
                <w:szCs w:val="26"/>
                <w:rPrChange w:id="2520" w:author="Vo Cuong" w:date="2020-04-01T13:15:00Z">
                  <w:rPr/>
                </w:rPrChange>
              </w:rPr>
              <w:pPrChange w:id="2521" w:author="Vo Cuong" w:date="2020-04-01T13:15:00Z">
                <w:pPr>
                  <w:pStyle w:val="ListParagraph"/>
                  <w:numPr>
                    <w:numId w:val="55"/>
                  </w:numPr>
                  <w:tabs>
                    <w:tab w:val="num" w:pos="360"/>
                    <w:tab w:val="num" w:pos="720"/>
                  </w:tabs>
                  <w:spacing w:line="360" w:lineRule="auto"/>
                  <w:ind w:left="325" w:hanging="325"/>
                  <w:jc w:val="both"/>
                </w:pPr>
              </w:pPrChange>
            </w:pPr>
            <w:ins w:id="2522" w:author="Vo Cuong" w:date="2020-04-01T13:15:00Z">
              <w:r>
                <w:rPr>
                  <w:rFonts w:ascii="Times New Roman" w:hAnsi="Times New Roman" w:cs="Times New Roman"/>
                  <w:color w:val="000000" w:themeColor="text1"/>
                  <w:sz w:val="26"/>
                  <w:szCs w:val="26"/>
                </w:rPr>
                <w:t>Nhân viên nhập mã xác nhận và mật khẩu mớ</w:t>
              </w:r>
              <w:r w:rsidR="00312515">
                <w:rPr>
                  <w:rFonts w:ascii="Times New Roman" w:hAnsi="Times New Roman" w:cs="Times New Roman"/>
                  <w:color w:val="000000" w:themeColor="text1"/>
                  <w:sz w:val="26"/>
                  <w:szCs w:val="26"/>
                </w:rPr>
                <w:t>i</w:t>
              </w:r>
            </w:ins>
            <w:ins w:id="2523" w:author="Vo Cuong" w:date="2020-04-01T14:22:00Z">
              <w:r w:rsidR="006250A6">
                <w:rPr>
                  <w:rFonts w:ascii="Times New Roman" w:hAnsi="Times New Roman" w:cs="Times New Roman"/>
                  <w:color w:val="000000" w:themeColor="text1"/>
                  <w:sz w:val="26"/>
                  <w:szCs w:val="26"/>
                </w:rPr>
                <w:t>, nhập lại lại mật khẩu</w:t>
              </w:r>
            </w:ins>
            <w:ins w:id="2524" w:author="Vo Cuong" w:date="2020-04-01T13:16:00Z">
              <w:r>
                <w:rPr>
                  <w:rFonts w:ascii="Times New Roman" w:hAnsi="Times New Roman" w:cs="Times New Roman"/>
                  <w:color w:val="000000" w:themeColor="text1"/>
                  <w:sz w:val="26"/>
                  <w:szCs w:val="26"/>
                </w:rPr>
                <w:t>.</w:t>
              </w:r>
            </w:ins>
          </w:p>
          <w:p w:rsidR="009E258E" w:rsidRPr="009E258E" w:rsidRDefault="009E258E">
            <w:pPr>
              <w:pStyle w:val="ListParagraph"/>
              <w:numPr>
                <w:ilvl w:val="0"/>
                <w:numId w:val="44"/>
              </w:numPr>
              <w:spacing w:line="360" w:lineRule="auto"/>
              <w:ind w:left="325" w:hanging="325"/>
              <w:jc w:val="both"/>
              <w:rPr>
                <w:rFonts w:ascii="Times New Roman" w:hAnsi="Times New Roman" w:cs="Times New Roman"/>
                <w:color w:val="000000" w:themeColor="text1"/>
                <w:sz w:val="26"/>
                <w:szCs w:val="26"/>
              </w:rPr>
              <w:pPrChange w:id="2525" w:author="Vo Cuong" w:date="2020-03-23T16:14:00Z">
                <w:pPr>
                  <w:pStyle w:val="ListParagraph"/>
                  <w:numPr>
                    <w:numId w:val="55"/>
                  </w:numPr>
                  <w:tabs>
                    <w:tab w:val="num" w:pos="360"/>
                    <w:tab w:val="num" w:pos="720"/>
                  </w:tabs>
                  <w:spacing w:line="360" w:lineRule="auto"/>
                  <w:ind w:left="325" w:hanging="325"/>
                  <w:jc w:val="both"/>
                </w:pPr>
              </w:pPrChange>
            </w:pPr>
            <w:r w:rsidRPr="009E258E">
              <w:rPr>
                <w:rFonts w:ascii="Times New Roman" w:hAnsi="Times New Roman" w:cs="Times New Roman"/>
                <w:color w:val="000000" w:themeColor="text1"/>
                <w:sz w:val="26"/>
                <w:szCs w:val="26"/>
              </w:rPr>
              <w:t>N</w:t>
            </w:r>
            <w:ins w:id="2526" w:author="Vo Cuong" w:date="2020-04-01T14:03:00Z">
              <w:r w:rsidR="003300E1">
                <w:rPr>
                  <w:rFonts w:ascii="Times New Roman" w:hAnsi="Times New Roman" w:cs="Times New Roman"/>
                  <w:color w:val="000000" w:themeColor="text1"/>
                  <w:sz w:val="26"/>
                  <w:szCs w:val="26"/>
                </w:rPr>
                <w:t>hân viên n</w:t>
              </w:r>
            </w:ins>
            <w:r w:rsidRPr="009E258E">
              <w:rPr>
                <w:rFonts w:ascii="Times New Roman" w:hAnsi="Times New Roman" w:cs="Times New Roman"/>
                <w:color w:val="000000" w:themeColor="text1"/>
                <w:sz w:val="26"/>
                <w:szCs w:val="26"/>
              </w:rPr>
              <w:t xml:space="preserve">hấn nút </w:t>
            </w:r>
            <w:del w:id="2527" w:author="Vo Cuong" w:date="2020-04-01T13:37:00Z">
              <w:r w:rsidRPr="009E258E" w:rsidDel="00413CD4">
                <w:rPr>
                  <w:rFonts w:ascii="Times New Roman" w:hAnsi="Times New Roman" w:cs="Times New Roman"/>
                  <w:color w:val="000000" w:themeColor="text1"/>
                  <w:sz w:val="26"/>
                  <w:szCs w:val="26"/>
                </w:rPr>
                <w:delText>lấy lại mật khẩu</w:delText>
              </w:r>
            </w:del>
            <w:ins w:id="2528" w:author="Vo Cuong" w:date="2020-04-01T13:37:00Z">
              <w:r w:rsidR="00413CD4">
                <w:rPr>
                  <w:rFonts w:ascii="Times New Roman" w:hAnsi="Times New Roman" w:cs="Times New Roman"/>
                  <w:color w:val="000000" w:themeColor="text1"/>
                  <w:sz w:val="26"/>
                  <w:szCs w:val="26"/>
                </w:rPr>
                <w:t>gửi yêu cầu.</w:t>
              </w:r>
            </w:ins>
          </w:p>
          <w:p w:rsidR="009E258E" w:rsidRPr="009E258E" w:rsidRDefault="009E258E">
            <w:pPr>
              <w:pStyle w:val="ListParagraph"/>
              <w:numPr>
                <w:ilvl w:val="0"/>
                <w:numId w:val="44"/>
              </w:numPr>
              <w:spacing w:line="360" w:lineRule="auto"/>
              <w:ind w:left="325" w:hanging="325"/>
              <w:jc w:val="both"/>
              <w:rPr>
                <w:rFonts w:ascii="Times New Roman" w:hAnsi="Times New Roman" w:cs="Times New Roman"/>
                <w:color w:val="000000" w:themeColor="text1"/>
                <w:sz w:val="26"/>
                <w:szCs w:val="26"/>
              </w:rPr>
              <w:pPrChange w:id="2529" w:author="Vo Cuong" w:date="2020-03-23T16:14:00Z">
                <w:pPr>
                  <w:pStyle w:val="ListParagraph"/>
                  <w:numPr>
                    <w:numId w:val="55"/>
                  </w:numPr>
                  <w:tabs>
                    <w:tab w:val="num" w:pos="360"/>
                    <w:tab w:val="num" w:pos="720"/>
                  </w:tabs>
                  <w:spacing w:line="360" w:lineRule="auto"/>
                  <w:ind w:left="325" w:hanging="325"/>
                  <w:jc w:val="both"/>
                </w:pPr>
              </w:pPrChange>
            </w:pPr>
            <w:r w:rsidRPr="009E258E">
              <w:rPr>
                <w:rFonts w:ascii="Times New Roman" w:hAnsi="Times New Roman" w:cs="Times New Roman"/>
                <w:color w:val="000000" w:themeColor="text1"/>
                <w:sz w:val="26"/>
                <w:szCs w:val="26"/>
              </w:rPr>
              <w:t>Kết thúc Use – Case</w:t>
            </w:r>
            <w:ins w:id="2530" w:author="Vo Cuong" w:date="2020-04-01T13:37:00Z">
              <w:r w:rsidR="00413CD4">
                <w:rPr>
                  <w:rFonts w:ascii="Times New Roman" w:hAnsi="Times New Roman" w:cs="Times New Roman"/>
                  <w:color w:val="000000" w:themeColor="text1"/>
                  <w:sz w:val="26"/>
                  <w:szCs w:val="26"/>
                </w:rPr>
                <w:t>.</w:t>
              </w:r>
            </w:ins>
          </w:p>
        </w:tc>
      </w:tr>
      <w:tr w:rsidR="009E258E" w:rsidRPr="00D435B6" w:rsidTr="008C7FA4">
        <w:tc>
          <w:tcPr>
            <w:tcW w:w="4532" w:type="dxa"/>
          </w:tcPr>
          <w:p w:rsidR="009E258E" w:rsidRPr="00D435B6" w:rsidRDefault="009E258E"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Luồng sự kiện phụ </w:t>
            </w:r>
          </w:p>
        </w:tc>
        <w:tc>
          <w:tcPr>
            <w:tcW w:w="4532" w:type="dxa"/>
          </w:tcPr>
          <w:p w:rsidR="00413CD4" w:rsidRPr="00D435B6" w:rsidRDefault="00413CD4" w:rsidP="00413CD4">
            <w:pPr>
              <w:pStyle w:val="ListParagraph"/>
              <w:spacing w:line="360" w:lineRule="auto"/>
              <w:ind w:left="29"/>
              <w:jc w:val="both"/>
              <w:rPr>
                <w:ins w:id="2531" w:author="Vo Cuong" w:date="2020-04-01T13:38:00Z"/>
                <w:rFonts w:ascii="Times New Roman" w:hAnsi="Times New Roman" w:cs="Times New Roman"/>
                <w:color w:val="000000" w:themeColor="text1"/>
                <w:sz w:val="26"/>
                <w:szCs w:val="26"/>
              </w:rPr>
            </w:pPr>
            <w:ins w:id="2532" w:author="Vo Cuong" w:date="2020-04-01T13:38:00Z">
              <w:r w:rsidRPr="00D435B6">
                <w:rPr>
                  <w:rFonts w:ascii="Times New Roman" w:hAnsi="Times New Roman" w:cs="Times New Roman"/>
                  <w:color w:val="2F5496" w:themeColor="accent5" w:themeShade="BF"/>
                  <w:sz w:val="26"/>
                  <w:szCs w:val="26"/>
                </w:rPr>
                <w:t xml:space="preserve">A1 – </w:t>
              </w:r>
            </w:ins>
            <w:ins w:id="2533" w:author="Vo Cuong" w:date="2020-04-01T13:48:00Z">
              <w:r w:rsidR="007A5817">
                <w:rPr>
                  <w:rFonts w:ascii="Times New Roman" w:hAnsi="Times New Roman" w:cs="Times New Roman"/>
                  <w:color w:val="2F5496" w:themeColor="accent5" w:themeShade="BF"/>
                  <w:sz w:val="26"/>
                  <w:szCs w:val="26"/>
                </w:rPr>
                <w:t>Không</w:t>
              </w:r>
            </w:ins>
            <w:ins w:id="2534" w:author="Vo Cuong" w:date="2020-04-01T13:43:00Z">
              <w:r w:rsidR="00E434A1">
                <w:rPr>
                  <w:rFonts w:ascii="Times New Roman" w:hAnsi="Times New Roman" w:cs="Times New Roman"/>
                  <w:color w:val="2F5496" w:themeColor="accent5" w:themeShade="BF"/>
                  <w:sz w:val="26"/>
                  <w:szCs w:val="26"/>
                </w:rPr>
                <w:t xml:space="preserve"> nhập email</w:t>
              </w:r>
            </w:ins>
            <w:ins w:id="2535" w:author="Vo Cuong" w:date="2020-04-01T13:52:00Z">
              <w:r w:rsidR="00ED5B90">
                <w:rPr>
                  <w:rFonts w:ascii="Times New Roman" w:hAnsi="Times New Roman" w:cs="Times New Roman"/>
                  <w:color w:val="2F5496" w:themeColor="accent5" w:themeShade="BF"/>
                  <w:sz w:val="26"/>
                  <w:szCs w:val="26"/>
                </w:rPr>
                <w:t xml:space="preserve"> hoặc nhập không đúng định dạng email</w:t>
              </w:r>
            </w:ins>
            <w:ins w:id="2536" w:author="Vo Cuong" w:date="2020-04-01T13:43:00Z">
              <w:r w:rsidR="00E434A1">
                <w:rPr>
                  <w:rFonts w:ascii="Times New Roman" w:hAnsi="Times New Roman" w:cs="Times New Roman"/>
                  <w:color w:val="2F5496" w:themeColor="accent5" w:themeShade="BF"/>
                  <w:sz w:val="26"/>
                  <w:szCs w:val="26"/>
                </w:rPr>
                <w:t xml:space="preserve">: </w:t>
              </w:r>
            </w:ins>
            <w:ins w:id="2537" w:author="Vo Cuong" w:date="2020-04-01T13:39:00Z">
              <w:r>
                <w:rPr>
                  <w:rFonts w:ascii="Times New Roman" w:hAnsi="Times New Roman" w:cs="Times New Roman"/>
                  <w:color w:val="000000" w:themeColor="text1"/>
                  <w:sz w:val="26"/>
                  <w:szCs w:val="26"/>
                </w:rPr>
                <w:t xml:space="preserve">Nhân viên </w:t>
              </w:r>
            </w:ins>
            <w:ins w:id="2538" w:author="Vo Cuong" w:date="2020-04-01T13:41:00Z">
              <w:r>
                <w:rPr>
                  <w:rFonts w:ascii="Times New Roman" w:hAnsi="Times New Roman" w:cs="Times New Roman"/>
                  <w:color w:val="000000" w:themeColor="text1"/>
                  <w:sz w:val="26"/>
                  <w:szCs w:val="26"/>
                </w:rPr>
                <w:t xml:space="preserve">không </w:t>
              </w:r>
            </w:ins>
            <w:ins w:id="2539" w:author="Vo Cuong" w:date="2020-04-01T13:42:00Z">
              <w:r w:rsidR="00E434A1">
                <w:rPr>
                  <w:rFonts w:ascii="Times New Roman" w:hAnsi="Times New Roman" w:cs="Times New Roman"/>
                  <w:color w:val="000000" w:themeColor="text1"/>
                  <w:sz w:val="26"/>
                  <w:szCs w:val="26"/>
                </w:rPr>
                <w:t xml:space="preserve">nhập </w:t>
              </w:r>
            </w:ins>
            <w:ins w:id="2540" w:author="Vo Cuong" w:date="2020-04-01T13:44:00Z">
              <w:r w:rsidR="00E434A1">
                <w:rPr>
                  <w:rFonts w:ascii="Times New Roman" w:hAnsi="Times New Roman" w:cs="Times New Roman"/>
                  <w:color w:val="000000" w:themeColor="text1"/>
                  <w:sz w:val="26"/>
                  <w:szCs w:val="26"/>
                </w:rPr>
                <w:t>email</w:t>
              </w:r>
            </w:ins>
            <w:ins w:id="2541" w:author="Vo Cuong" w:date="2020-04-01T13:50:00Z">
              <w:r w:rsidR="00ED5B90">
                <w:rPr>
                  <w:rFonts w:ascii="Times New Roman" w:hAnsi="Times New Roman" w:cs="Times New Roman"/>
                  <w:color w:val="000000" w:themeColor="text1"/>
                  <w:sz w:val="26"/>
                  <w:szCs w:val="26"/>
                </w:rPr>
                <w:t xml:space="preserve"> </w:t>
              </w:r>
            </w:ins>
            <w:ins w:id="2542" w:author="Vo Cuong" w:date="2020-04-01T13:52:00Z">
              <w:r w:rsidR="00ED5B90">
                <w:rPr>
                  <w:rFonts w:ascii="Times New Roman" w:hAnsi="Times New Roman" w:cs="Times New Roman"/>
                  <w:color w:val="000000" w:themeColor="text1"/>
                  <w:sz w:val="26"/>
                  <w:szCs w:val="26"/>
                </w:rPr>
                <w:t xml:space="preserve">hoặc nhập sai </w:t>
              </w:r>
            </w:ins>
            <w:ins w:id="2543" w:author="Vo Cuong" w:date="2020-04-01T13:53:00Z">
              <w:r w:rsidR="00ED5B90">
                <w:rPr>
                  <w:rFonts w:ascii="Times New Roman" w:hAnsi="Times New Roman" w:cs="Times New Roman"/>
                  <w:color w:val="000000" w:themeColor="text1"/>
                  <w:sz w:val="26"/>
                  <w:szCs w:val="26"/>
                </w:rPr>
                <w:t>định dạng email</w:t>
              </w:r>
            </w:ins>
          </w:p>
          <w:p w:rsidR="00E82FE4" w:rsidRPr="00E82FE4" w:rsidRDefault="00413CD4">
            <w:pPr>
              <w:pStyle w:val="ListParagraph"/>
              <w:numPr>
                <w:ilvl w:val="0"/>
                <w:numId w:val="61"/>
              </w:numPr>
              <w:spacing w:line="360" w:lineRule="auto"/>
              <w:ind w:left="333"/>
              <w:jc w:val="both"/>
              <w:rPr>
                <w:ins w:id="2544" w:author="Vo Cuong" w:date="2020-04-01T13:49:00Z"/>
                <w:rFonts w:ascii="Times New Roman" w:hAnsi="Times New Roman" w:cs="Times New Roman"/>
                <w:color w:val="000000" w:themeColor="text1"/>
                <w:sz w:val="26"/>
                <w:szCs w:val="26"/>
                <w:rPrChange w:id="2545" w:author="Vo Cuong" w:date="2020-04-04T17:07:00Z">
                  <w:rPr>
                    <w:ins w:id="2546" w:author="Vo Cuong" w:date="2020-04-01T13:49:00Z"/>
                  </w:rPr>
                </w:rPrChange>
              </w:rPr>
              <w:pPrChange w:id="2547" w:author="Vo Cuong" w:date="2020-04-04T17:07:00Z">
                <w:pPr>
                  <w:pStyle w:val="ListParagraph"/>
                  <w:spacing w:line="360" w:lineRule="auto"/>
                  <w:ind w:left="323"/>
                  <w:jc w:val="both"/>
                </w:pPr>
              </w:pPrChange>
            </w:pPr>
            <w:ins w:id="2548" w:author="Vo Cuong" w:date="2020-04-01T13:38:00Z">
              <w:r w:rsidRPr="00D435B6">
                <w:rPr>
                  <w:rFonts w:ascii="Times New Roman" w:hAnsi="Times New Roman" w:cs="Times New Roman"/>
                  <w:color w:val="000000" w:themeColor="text1"/>
                  <w:sz w:val="26"/>
                  <w:szCs w:val="26"/>
                </w:rPr>
                <w:t>Hệ thống hiển thị</w:t>
              </w:r>
              <w:r w:rsidR="00E434A1">
                <w:rPr>
                  <w:rFonts w:ascii="Times New Roman" w:hAnsi="Times New Roman" w:cs="Times New Roman"/>
                  <w:color w:val="000000" w:themeColor="text1"/>
                  <w:sz w:val="26"/>
                  <w:szCs w:val="26"/>
                </w:rPr>
                <w:t xml:space="preserve"> </w:t>
              </w:r>
            </w:ins>
            <w:ins w:id="2549" w:author="Vo Cuong" w:date="2020-04-01T13:44:00Z">
              <w:r w:rsidR="00E434A1">
                <w:rPr>
                  <w:rFonts w:ascii="Times New Roman" w:hAnsi="Times New Roman" w:cs="Times New Roman"/>
                  <w:color w:val="000000" w:themeColor="text1"/>
                  <w:sz w:val="26"/>
                  <w:szCs w:val="26"/>
                </w:rPr>
                <w:t>thông báo “</w:t>
              </w:r>
            </w:ins>
            <w:ins w:id="2550" w:author="Vo Cuong" w:date="2020-04-01T13:49:00Z">
              <w:r w:rsidR="007A5817">
                <w:rPr>
                  <w:rFonts w:ascii="Times New Roman" w:hAnsi="Times New Roman" w:cs="Times New Roman"/>
                  <w:color w:val="000000" w:themeColor="text1"/>
                  <w:sz w:val="26"/>
                  <w:szCs w:val="26"/>
                </w:rPr>
                <w:t xml:space="preserve">Xin </w:t>
              </w:r>
            </w:ins>
            <w:ins w:id="2551" w:author="Vo Cuong" w:date="2020-04-01T13:46:00Z">
              <w:r w:rsidR="007A5817">
                <w:rPr>
                  <w:rFonts w:ascii="Times New Roman" w:hAnsi="Times New Roman" w:cs="Times New Roman"/>
                  <w:color w:val="000000" w:themeColor="text1"/>
                  <w:sz w:val="26"/>
                  <w:szCs w:val="26"/>
                </w:rPr>
                <w:t>v</w:t>
              </w:r>
              <w:r w:rsidR="00E434A1">
                <w:rPr>
                  <w:rFonts w:ascii="Times New Roman" w:hAnsi="Times New Roman" w:cs="Times New Roman"/>
                  <w:color w:val="000000" w:themeColor="text1"/>
                  <w:sz w:val="26"/>
                  <w:szCs w:val="26"/>
                </w:rPr>
                <w:t>ui lòng nhập email !!</w:t>
              </w:r>
            </w:ins>
            <w:ins w:id="2552" w:author="Vo Cuong" w:date="2020-04-01T13:44:00Z">
              <w:r w:rsidR="00E434A1">
                <w:rPr>
                  <w:rFonts w:ascii="Times New Roman" w:hAnsi="Times New Roman" w:cs="Times New Roman"/>
                  <w:color w:val="000000" w:themeColor="text1"/>
                  <w:sz w:val="26"/>
                  <w:szCs w:val="26"/>
                </w:rPr>
                <w:t>”</w:t>
              </w:r>
            </w:ins>
            <w:ins w:id="2553" w:author="Vo Cuong" w:date="2020-04-01T13:46:00Z">
              <w:r w:rsidR="00E434A1">
                <w:rPr>
                  <w:rFonts w:ascii="Times New Roman" w:hAnsi="Times New Roman" w:cs="Times New Roman"/>
                  <w:color w:val="000000" w:themeColor="text1"/>
                  <w:sz w:val="26"/>
                  <w:szCs w:val="26"/>
                </w:rPr>
                <w:t>.</w:t>
              </w:r>
            </w:ins>
          </w:p>
          <w:p w:rsidR="00ED5B90" w:rsidRPr="00D435B6" w:rsidRDefault="0089408E" w:rsidP="00ED5B90">
            <w:pPr>
              <w:pStyle w:val="ListParagraph"/>
              <w:spacing w:line="360" w:lineRule="auto"/>
              <w:ind w:left="29"/>
              <w:jc w:val="both"/>
              <w:rPr>
                <w:ins w:id="2554" w:author="Vo Cuong" w:date="2020-04-01T13:50:00Z"/>
                <w:rFonts w:ascii="Times New Roman" w:hAnsi="Times New Roman" w:cs="Times New Roman"/>
                <w:color w:val="000000" w:themeColor="text1"/>
                <w:sz w:val="26"/>
                <w:szCs w:val="26"/>
              </w:rPr>
            </w:pPr>
            <w:ins w:id="2555" w:author="Vo Cuong" w:date="2020-04-01T13:50:00Z">
              <w:r>
                <w:rPr>
                  <w:rFonts w:ascii="Times New Roman" w:hAnsi="Times New Roman" w:cs="Times New Roman"/>
                  <w:color w:val="2F5496" w:themeColor="accent5" w:themeShade="BF"/>
                  <w:sz w:val="26"/>
                  <w:szCs w:val="26"/>
                </w:rPr>
                <w:t>A2</w:t>
              </w:r>
              <w:r w:rsidR="00ED5B90" w:rsidRPr="00D435B6">
                <w:rPr>
                  <w:rFonts w:ascii="Times New Roman" w:hAnsi="Times New Roman" w:cs="Times New Roman"/>
                  <w:color w:val="2F5496" w:themeColor="accent5" w:themeShade="BF"/>
                  <w:sz w:val="26"/>
                  <w:szCs w:val="26"/>
                </w:rPr>
                <w:t xml:space="preserve"> – </w:t>
              </w:r>
              <w:r w:rsidR="00ED5B90">
                <w:rPr>
                  <w:rFonts w:ascii="Times New Roman" w:hAnsi="Times New Roman" w:cs="Times New Roman"/>
                  <w:color w:val="2F5496" w:themeColor="accent5" w:themeShade="BF"/>
                  <w:sz w:val="26"/>
                  <w:szCs w:val="26"/>
                </w:rPr>
                <w:t>Không nhập</w:t>
              </w:r>
            </w:ins>
            <w:ins w:id="2556" w:author="Vo Cuong" w:date="2020-04-01T13:53:00Z">
              <w:r w:rsidR="00ED5B90">
                <w:rPr>
                  <w:rFonts w:ascii="Times New Roman" w:hAnsi="Times New Roman" w:cs="Times New Roman"/>
                  <w:color w:val="2F5496" w:themeColor="accent5" w:themeShade="BF"/>
                  <w:sz w:val="26"/>
                  <w:szCs w:val="26"/>
                </w:rPr>
                <w:t xml:space="preserve"> đúng</w:t>
              </w:r>
            </w:ins>
            <w:ins w:id="2557" w:author="Vo Cuong" w:date="2020-04-01T13:50:00Z">
              <w:r w:rsidR="00ED5B90">
                <w:rPr>
                  <w:rFonts w:ascii="Times New Roman" w:hAnsi="Times New Roman" w:cs="Times New Roman"/>
                  <w:color w:val="2F5496" w:themeColor="accent5" w:themeShade="BF"/>
                  <w:sz w:val="26"/>
                  <w:szCs w:val="26"/>
                </w:rPr>
                <w:t xml:space="preserve"> email: </w:t>
              </w:r>
              <w:r w:rsidR="00ED5B90">
                <w:rPr>
                  <w:rFonts w:ascii="Times New Roman" w:hAnsi="Times New Roman" w:cs="Times New Roman"/>
                  <w:color w:val="000000" w:themeColor="text1"/>
                  <w:sz w:val="26"/>
                  <w:szCs w:val="26"/>
                </w:rPr>
                <w:t>Nhân viên không nhập</w:t>
              </w:r>
            </w:ins>
            <w:ins w:id="2558" w:author="Vo Cuong" w:date="2020-04-01T13:53:00Z">
              <w:r w:rsidR="00ED5B90">
                <w:rPr>
                  <w:rFonts w:ascii="Times New Roman" w:hAnsi="Times New Roman" w:cs="Times New Roman"/>
                  <w:color w:val="000000" w:themeColor="text1"/>
                  <w:sz w:val="26"/>
                  <w:szCs w:val="26"/>
                </w:rPr>
                <w:t xml:space="preserve"> đúng</w:t>
              </w:r>
            </w:ins>
            <w:ins w:id="2559" w:author="Vo Cuong" w:date="2020-04-01T13:50:00Z">
              <w:r w:rsidR="00ED5B90">
                <w:rPr>
                  <w:rFonts w:ascii="Times New Roman" w:hAnsi="Times New Roman" w:cs="Times New Roman"/>
                  <w:color w:val="000000" w:themeColor="text1"/>
                  <w:sz w:val="26"/>
                  <w:szCs w:val="26"/>
                </w:rPr>
                <w:t xml:space="preserve"> email</w:t>
              </w:r>
            </w:ins>
            <w:ins w:id="2560" w:author="Vo Cuong" w:date="2020-04-01T13:53:00Z">
              <w:r w:rsidR="00ED5B90">
                <w:rPr>
                  <w:rFonts w:ascii="Times New Roman" w:hAnsi="Times New Roman" w:cs="Times New Roman"/>
                  <w:color w:val="000000" w:themeColor="text1"/>
                  <w:sz w:val="26"/>
                  <w:szCs w:val="26"/>
                </w:rPr>
                <w:t xml:space="preserve"> lúc đăng ký </w:t>
              </w:r>
              <w:r w:rsidR="00ED5B90">
                <w:rPr>
                  <w:rFonts w:ascii="Times New Roman" w:hAnsi="Times New Roman" w:cs="Times New Roman"/>
                  <w:color w:val="000000" w:themeColor="text1"/>
                  <w:sz w:val="26"/>
                  <w:szCs w:val="26"/>
                </w:rPr>
                <w:lastRenderedPageBreak/>
                <w:t>tài khoản</w:t>
              </w:r>
            </w:ins>
          </w:p>
          <w:p w:rsidR="00ED5B90" w:rsidRPr="00D435B6" w:rsidRDefault="00ED5B90">
            <w:pPr>
              <w:pStyle w:val="ListParagraph"/>
              <w:numPr>
                <w:ilvl w:val="0"/>
                <w:numId w:val="62"/>
              </w:numPr>
              <w:spacing w:line="360" w:lineRule="auto"/>
              <w:jc w:val="both"/>
              <w:rPr>
                <w:ins w:id="2561" w:author="Vo Cuong" w:date="2020-04-01T13:50:00Z"/>
                <w:rFonts w:ascii="Times New Roman" w:hAnsi="Times New Roman" w:cs="Times New Roman"/>
                <w:color w:val="000000" w:themeColor="text1"/>
                <w:sz w:val="26"/>
                <w:szCs w:val="26"/>
              </w:rPr>
              <w:pPrChange w:id="2562" w:author="Vo Cuong" w:date="2020-04-01T13:50:00Z">
                <w:pPr>
                  <w:pStyle w:val="ListParagraph"/>
                  <w:numPr>
                    <w:numId w:val="61"/>
                  </w:numPr>
                  <w:spacing w:line="360" w:lineRule="auto"/>
                  <w:ind w:left="360" w:hanging="360"/>
                  <w:jc w:val="both"/>
                </w:pPr>
              </w:pPrChange>
            </w:pPr>
            <w:ins w:id="2563" w:author="Vo Cuong" w:date="2020-04-01T13:50:00Z">
              <w:r w:rsidRPr="00D435B6">
                <w:rPr>
                  <w:rFonts w:ascii="Times New Roman" w:hAnsi="Times New Roman" w:cs="Times New Roman"/>
                  <w:color w:val="000000" w:themeColor="text1"/>
                  <w:sz w:val="26"/>
                  <w:szCs w:val="26"/>
                </w:rPr>
                <w:t>Hệ thống hiển thị</w:t>
              </w:r>
              <w:r>
                <w:rPr>
                  <w:rFonts w:ascii="Times New Roman" w:hAnsi="Times New Roman" w:cs="Times New Roman"/>
                  <w:color w:val="000000" w:themeColor="text1"/>
                  <w:sz w:val="26"/>
                  <w:szCs w:val="26"/>
                </w:rPr>
                <w:t xml:space="preserve"> thông báo “</w:t>
              </w:r>
            </w:ins>
            <w:ins w:id="2564" w:author="Vo Cuong" w:date="2020-04-01T13:54:00Z">
              <w:r>
                <w:rPr>
                  <w:rFonts w:ascii="Times New Roman" w:hAnsi="Times New Roman" w:cs="Times New Roman"/>
                  <w:color w:val="000000" w:themeColor="text1"/>
                  <w:sz w:val="26"/>
                  <w:szCs w:val="26"/>
                </w:rPr>
                <w:t xml:space="preserve">Không tìm thấy tài khoản nào với email này </w:t>
              </w:r>
            </w:ins>
            <w:ins w:id="2565" w:author="Vo Cuong" w:date="2020-04-01T13:50:00Z">
              <w:r>
                <w:rPr>
                  <w:rFonts w:ascii="Times New Roman" w:hAnsi="Times New Roman" w:cs="Times New Roman"/>
                  <w:color w:val="000000" w:themeColor="text1"/>
                  <w:sz w:val="26"/>
                  <w:szCs w:val="26"/>
                </w:rPr>
                <w:t>!!”.</w:t>
              </w:r>
            </w:ins>
          </w:p>
          <w:p w:rsidR="0092711E" w:rsidRPr="00D435B6" w:rsidRDefault="0089408E" w:rsidP="0092711E">
            <w:pPr>
              <w:pStyle w:val="ListParagraph"/>
              <w:spacing w:line="360" w:lineRule="auto"/>
              <w:ind w:left="29"/>
              <w:jc w:val="both"/>
              <w:rPr>
                <w:ins w:id="2566" w:author="Vo Cuong" w:date="2020-04-01T13:55:00Z"/>
                <w:rFonts w:ascii="Times New Roman" w:hAnsi="Times New Roman" w:cs="Times New Roman"/>
                <w:color w:val="000000" w:themeColor="text1"/>
                <w:sz w:val="26"/>
                <w:szCs w:val="26"/>
              </w:rPr>
            </w:pPr>
            <w:ins w:id="2567" w:author="Vo Cuong" w:date="2020-04-01T13:55:00Z">
              <w:r>
                <w:rPr>
                  <w:rFonts w:ascii="Times New Roman" w:hAnsi="Times New Roman" w:cs="Times New Roman"/>
                  <w:color w:val="2F5496" w:themeColor="accent5" w:themeShade="BF"/>
                  <w:sz w:val="26"/>
                  <w:szCs w:val="26"/>
                </w:rPr>
                <w:t>A3</w:t>
              </w:r>
              <w:r w:rsidR="0092711E" w:rsidRPr="00D435B6">
                <w:rPr>
                  <w:rFonts w:ascii="Times New Roman" w:hAnsi="Times New Roman" w:cs="Times New Roman"/>
                  <w:color w:val="2F5496" w:themeColor="accent5" w:themeShade="BF"/>
                  <w:sz w:val="26"/>
                  <w:szCs w:val="26"/>
                </w:rPr>
                <w:t xml:space="preserve"> – </w:t>
              </w:r>
            </w:ins>
            <w:ins w:id="2568" w:author="Vo Cuong" w:date="2020-04-01T13:56:00Z">
              <w:r w:rsidR="0092711E">
                <w:rPr>
                  <w:rFonts w:ascii="Times New Roman" w:hAnsi="Times New Roman" w:cs="Times New Roman"/>
                  <w:color w:val="2F5496" w:themeColor="accent5" w:themeShade="BF"/>
                  <w:sz w:val="26"/>
                  <w:szCs w:val="26"/>
                </w:rPr>
                <w:t xml:space="preserve">Nhập sai </w:t>
              </w:r>
            </w:ins>
            <w:ins w:id="2569" w:author="Vo Cuong" w:date="2020-04-01T14:01:00Z">
              <w:r w:rsidR="0092711E">
                <w:rPr>
                  <w:rFonts w:ascii="Times New Roman" w:hAnsi="Times New Roman" w:cs="Times New Roman"/>
                  <w:color w:val="2F5496" w:themeColor="accent5" w:themeShade="BF"/>
                  <w:sz w:val="26"/>
                  <w:szCs w:val="26"/>
                </w:rPr>
                <w:t>mã xác nhận</w:t>
              </w:r>
            </w:ins>
            <w:ins w:id="2570" w:author="Vo Cuong" w:date="2020-04-01T13:55:00Z">
              <w:r w:rsidR="0092711E">
                <w:rPr>
                  <w:rFonts w:ascii="Times New Roman" w:hAnsi="Times New Roman" w:cs="Times New Roman"/>
                  <w:color w:val="2F5496" w:themeColor="accent5" w:themeShade="BF"/>
                  <w:sz w:val="26"/>
                  <w:szCs w:val="26"/>
                </w:rPr>
                <w:t xml:space="preserve">: </w:t>
              </w:r>
              <w:r w:rsidR="0092711E">
                <w:rPr>
                  <w:rFonts w:ascii="Times New Roman" w:hAnsi="Times New Roman" w:cs="Times New Roman"/>
                  <w:color w:val="000000" w:themeColor="text1"/>
                  <w:sz w:val="26"/>
                  <w:szCs w:val="26"/>
                </w:rPr>
                <w:t xml:space="preserve">Nhân viên </w:t>
              </w:r>
            </w:ins>
            <w:ins w:id="2571" w:author="Vo Cuong" w:date="2020-04-01T14:02:00Z">
              <w:r w:rsidR="0092711E">
                <w:rPr>
                  <w:rFonts w:ascii="Times New Roman" w:hAnsi="Times New Roman" w:cs="Times New Roman"/>
                  <w:color w:val="000000" w:themeColor="text1"/>
                  <w:sz w:val="26"/>
                  <w:szCs w:val="26"/>
                </w:rPr>
                <w:t>nhập sai mã xác nhận</w:t>
              </w:r>
            </w:ins>
          </w:p>
          <w:p w:rsidR="0092711E" w:rsidRPr="00D435B6" w:rsidRDefault="0092711E">
            <w:pPr>
              <w:pStyle w:val="ListParagraph"/>
              <w:numPr>
                <w:ilvl w:val="0"/>
                <w:numId w:val="63"/>
              </w:numPr>
              <w:spacing w:after="160" w:line="360" w:lineRule="auto"/>
              <w:jc w:val="both"/>
              <w:rPr>
                <w:ins w:id="2572" w:author="Vo Cuong" w:date="2020-04-01T13:55:00Z"/>
                <w:rFonts w:ascii="Times New Roman" w:hAnsi="Times New Roman" w:cs="Times New Roman"/>
                <w:color w:val="000000" w:themeColor="text1"/>
                <w:sz w:val="26"/>
                <w:szCs w:val="26"/>
              </w:rPr>
              <w:pPrChange w:id="2573" w:author="Vo Cuong" w:date="2020-04-01T13:55:00Z">
                <w:pPr>
                  <w:pStyle w:val="ListParagraph"/>
                  <w:numPr>
                    <w:numId w:val="61"/>
                  </w:numPr>
                  <w:spacing w:after="160" w:line="360" w:lineRule="auto"/>
                  <w:ind w:left="360" w:hanging="360"/>
                  <w:jc w:val="both"/>
                </w:pPr>
              </w:pPrChange>
            </w:pPr>
            <w:ins w:id="2574" w:author="Vo Cuong" w:date="2020-04-01T13:55:00Z">
              <w:r w:rsidRPr="00D435B6">
                <w:rPr>
                  <w:rFonts w:ascii="Times New Roman" w:hAnsi="Times New Roman" w:cs="Times New Roman"/>
                  <w:color w:val="000000" w:themeColor="text1"/>
                  <w:sz w:val="26"/>
                  <w:szCs w:val="26"/>
                </w:rPr>
                <w:t>Hệ thống hiển thị</w:t>
              </w:r>
              <w:r>
                <w:rPr>
                  <w:rFonts w:ascii="Times New Roman" w:hAnsi="Times New Roman" w:cs="Times New Roman"/>
                  <w:color w:val="000000" w:themeColor="text1"/>
                  <w:sz w:val="26"/>
                  <w:szCs w:val="26"/>
                </w:rPr>
                <w:t xml:space="preserve"> thông báo “</w:t>
              </w:r>
            </w:ins>
            <w:ins w:id="2575" w:author="Vo Cuong" w:date="2020-04-01T14:02:00Z">
              <w:r w:rsidR="00802513">
                <w:rPr>
                  <w:rFonts w:ascii="Times New Roman" w:hAnsi="Times New Roman" w:cs="Times New Roman"/>
                  <w:color w:val="000000" w:themeColor="text1"/>
                  <w:sz w:val="26"/>
                  <w:szCs w:val="26"/>
                </w:rPr>
                <w:t xml:space="preserve">Mã OTP không chính xác </w:t>
              </w:r>
            </w:ins>
            <w:ins w:id="2576" w:author="Vo Cuong" w:date="2020-04-01T13:55:00Z">
              <w:r>
                <w:rPr>
                  <w:rFonts w:ascii="Times New Roman" w:hAnsi="Times New Roman" w:cs="Times New Roman"/>
                  <w:color w:val="000000" w:themeColor="text1"/>
                  <w:sz w:val="26"/>
                  <w:szCs w:val="26"/>
                </w:rPr>
                <w:t>!!”.</w:t>
              </w:r>
            </w:ins>
          </w:p>
          <w:p w:rsidR="006337C6" w:rsidRPr="00D435B6" w:rsidRDefault="006337C6" w:rsidP="006337C6">
            <w:pPr>
              <w:pStyle w:val="ListParagraph"/>
              <w:spacing w:line="360" w:lineRule="auto"/>
              <w:ind w:left="29"/>
              <w:jc w:val="both"/>
              <w:rPr>
                <w:ins w:id="2577" w:author="Vo Cuong" w:date="2020-04-01T14:09:00Z"/>
                <w:rFonts w:ascii="Times New Roman" w:hAnsi="Times New Roman" w:cs="Times New Roman"/>
                <w:color w:val="000000" w:themeColor="text1"/>
                <w:sz w:val="26"/>
                <w:szCs w:val="26"/>
              </w:rPr>
            </w:pPr>
            <w:ins w:id="2578" w:author="Vo Cuong" w:date="2020-04-01T14:09:00Z">
              <w:r>
                <w:rPr>
                  <w:rFonts w:ascii="Times New Roman" w:hAnsi="Times New Roman" w:cs="Times New Roman"/>
                  <w:color w:val="2F5496" w:themeColor="accent5" w:themeShade="BF"/>
                  <w:sz w:val="26"/>
                  <w:szCs w:val="26"/>
                </w:rPr>
                <w:t>A4</w:t>
              </w:r>
              <w:r w:rsidRPr="00D435B6">
                <w:rPr>
                  <w:rFonts w:ascii="Times New Roman" w:hAnsi="Times New Roman" w:cs="Times New Roman"/>
                  <w:color w:val="2F5496" w:themeColor="accent5" w:themeShade="BF"/>
                  <w:sz w:val="26"/>
                  <w:szCs w:val="26"/>
                </w:rPr>
                <w:t xml:space="preserve"> – </w:t>
              </w:r>
              <w:r>
                <w:rPr>
                  <w:rFonts w:ascii="Times New Roman" w:hAnsi="Times New Roman" w:cs="Times New Roman"/>
                  <w:color w:val="2F5496" w:themeColor="accent5" w:themeShade="BF"/>
                  <w:sz w:val="26"/>
                  <w:szCs w:val="26"/>
                </w:rPr>
                <w:t xml:space="preserve">Nhập không đúng định dạng mật khẩu: </w:t>
              </w:r>
              <w:r>
                <w:rPr>
                  <w:rFonts w:ascii="Times New Roman" w:hAnsi="Times New Roman" w:cs="Times New Roman"/>
                  <w:color w:val="000000" w:themeColor="text1"/>
                  <w:sz w:val="26"/>
                  <w:szCs w:val="26"/>
                </w:rPr>
                <w:t>Nhân viên không nhập đúng định dạng mật khẩu</w:t>
              </w:r>
            </w:ins>
          </w:p>
          <w:p w:rsidR="008A567F" w:rsidRDefault="006337C6">
            <w:pPr>
              <w:pStyle w:val="ListParagraph"/>
              <w:numPr>
                <w:ilvl w:val="0"/>
                <w:numId w:val="64"/>
              </w:numPr>
              <w:spacing w:after="160" w:line="360" w:lineRule="auto"/>
              <w:jc w:val="both"/>
              <w:rPr>
                <w:ins w:id="2579" w:author="Vo Cuong" w:date="2020-04-01T14:11:00Z"/>
                <w:rFonts w:ascii="Times New Roman" w:hAnsi="Times New Roman" w:cs="Times New Roman"/>
                <w:color w:val="000000" w:themeColor="text1"/>
                <w:sz w:val="26"/>
                <w:szCs w:val="26"/>
              </w:rPr>
              <w:pPrChange w:id="2580" w:author="Vo Cuong" w:date="2020-04-01T14:11:00Z">
                <w:pPr>
                  <w:pStyle w:val="ListParagraph"/>
                  <w:spacing w:line="360" w:lineRule="auto"/>
                  <w:ind w:left="323"/>
                  <w:jc w:val="both"/>
                </w:pPr>
              </w:pPrChange>
            </w:pPr>
            <w:ins w:id="2581" w:author="Vo Cuong" w:date="2020-04-01T14:09:00Z">
              <w:r w:rsidRPr="00D435B6">
                <w:rPr>
                  <w:rFonts w:ascii="Times New Roman" w:hAnsi="Times New Roman" w:cs="Times New Roman"/>
                  <w:color w:val="000000" w:themeColor="text1"/>
                  <w:sz w:val="26"/>
                  <w:szCs w:val="26"/>
                </w:rPr>
                <w:t>Hệ thống hiển thị</w:t>
              </w:r>
              <w:r>
                <w:rPr>
                  <w:rFonts w:ascii="Times New Roman" w:hAnsi="Times New Roman" w:cs="Times New Roman"/>
                  <w:color w:val="000000" w:themeColor="text1"/>
                  <w:sz w:val="26"/>
                  <w:szCs w:val="26"/>
                </w:rPr>
                <w:t xml:space="preserve"> thông báo “</w:t>
              </w:r>
            </w:ins>
            <w:ins w:id="2582" w:author="Vo Cuong" w:date="2020-04-01T14:10:00Z">
              <w:r w:rsidRPr="006337C6">
                <w:rPr>
                  <w:rFonts w:ascii="Times New Roman" w:hAnsi="Times New Roman" w:cs="Times New Roman"/>
                  <w:color w:val="000000" w:themeColor="text1"/>
                  <w:sz w:val="26"/>
                  <w:szCs w:val="26"/>
                </w:rPr>
                <w:t>Mật khẩu phải dài 8 - 30 ký tự, có ít nhất một số, một chữ cái viế</w:t>
              </w:r>
              <w:r w:rsidR="00327EC4">
                <w:rPr>
                  <w:rFonts w:ascii="Times New Roman" w:hAnsi="Times New Roman" w:cs="Times New Roman"/>
                  <w:color w:val="000000" w:themeColor="text1"/>
                  <w:sz w:val="26"/>
                  <w:szCs w:val="26"/>
                </w:rPr>
                <w:t>t hoa,</w:t>
              </w:r>
              <w:r>
                <w:rPr>
                  <w:rFonts w:ascii="Times New Roman" w:hAnsi="Times New Roman" w:cs="Times New Roman"/>
                  <w:color w:val="000000" w:themeColor="text1"/>
                  <w:sz w:val="26"/>
                  <w:szCs w:val="26"/>
                </w:rPr>
                <w:t xml:space="preserve"> </w:t>
              </w:r>
              <w:r w:rsidRPr="006337C6">
                <w:rPr>
                  <w:rFonts w:ascii="Times New Roman" w:hAnsi="Times New Roman" w:cs="Times New Roman"/>
                  <w:color w:val="000000" w:themeColor="text1"/>
                  <w:sz w:val="26"/>
                  <w:szCs w:val="26"/>
                </w:rPr>
                <w:t xml:space="preserve"> một chữ cái viết thường</w:t>
              </w:r>
            </w:ins>
            <w:ins w:id="2583" w:author="Vo Cuong" w:date="2020-04-01T14:13:00Z">
              <w:r w:rsidR="004E17AC">
                <w:rPr>
                  <w:rFonts w:ascii="Times New Roman" w:hAnsi="Times New Roman" w:cs="Times New Roman"/>
                  <w:color w:val="000000" w:themeColor="text1"/>
                  <w:sz w:val="26"/>
                  <w:szCs w:val="26"/>
                </w:rPr>
                <w:t xml:space="preserve"> </w:t>
              </w:r>
            </w:ins>
            <w:ins w:id="2584" w:author="Vo Cuong" w:date="2020-04-04T02:11:00Z">
              <w:r w:rsidR="00327EC4">
                <w:rPr>
                  <w:rFonts w:ascii="Times New Roman" w:hAnsi="Times New Roman" w:cs="Times New Roman"/>
                  <w:color w:val="000000" w:themeColor="text1"/>
                  <w:sz w:val="26"/>
                  <w:szCs w:val="26"/>
                </w:rPr>
                <w:t xml:space="preserve">và một ký tự đặc biệt </w:t>
              </w:r>
            </w:ins>
            <w:ins w:id="2585" w:author="Vo Cuong" w:date="2020-04-01T14:09:00Z">
              <w:r>
                <w:rPr>
                  <w:rFonts w:ascii="Times New Roman" w:hAnsi="Times New Roman" w:cs="Times New Roman"/>
                  <w:color w:val="000000" w:themeColor="text1"/>
                  <w:sz w:val="26"/>
                  <w:szCs w:val="26"/>
                </w:rPr>
                <w:t>!!”.</w:t>
              </w:r>
            </w:ins>
          </w:p>
          <w:p w:rsidR="00393FB6" w:rsidRPr="00D435B6" w:rsidRDefault="00393FB6" w:rsidP="00393FB6">
            <w:pPr>
              <w:pStyle w:val="ListParagraph"/>
              <w:spacing w:line="360" w:lineRule="auto"/>
              <w:ind w:left="29"/>
              <w:jc w:val="both"/>
              <w:rPr>
                <w:ins w:id="2586" w:author="Vo Cuong" w:date="2020-04-01T14:12:00Z"/>
                <w:rFonts w:ascii="Times New Roman" w:hAnsi="Times New Roman" w:cs="Times New Roman"/>
                <w:color w:val="000000" w:themeColor="text1"/>
                <w:sz w:val="26"/>
                <w:szCs w:val="26"/>
              </w:rPr>
            </w:pPr>
            <w:ins w:id="2587" w:author="Vo Cuong" w:date="2020-04-01T14:12:00Z">
              <w:r>
                <w:rPr>
                  <w:rFonts w:ascii="Times New Roman" w:hAnsi="Times New Roman" w:cs="Times New Roman"/>
                  <w:color w:val="2F5496" w:themeColor="accent5" w:themeShade="BF"/>
                  <w:sz w:val="26"/>
                  <w:szCs w:val="26"/>
                </w:rPr>
                <w:t>A5</w:t>
              </w:r>
              <w:r w:rsidRPr="00D435B6">
                <w:rPr>
                  <w:rFonts w:ascii="Times New Roman" w:hAnsi="Times New Roman" w:cs="Times New Roman"/>
                  <w:color w:val="2F5496" w:themeColor="accent5" w:themeShade="BF"/>
                  <w:sz w:val="26"/>
                  <w:szCs w:val="26"/>
                </w:rPr>
                <w:t xml:space="preserve"> – </w:t>
              </w:r>
            </w:ins>
            <w:ins w:id="2588" w:author="Vo Cuong" w:date="2020-04-01T14:18:00Z">
              <w:r w:rsidR="00312515">
                <w:rPr>
                  <w:rFonts w:ascii="Times New Roman" w:hAnsi="Times New Roman" w:cs="Times New Roman"/>
                  <w:color w:val="2F5496" w:themeColor="accent5" w:themeShade="BF"/>
                  <w:sz w:val="26"/>
                  <w:szCs w:val="26"/>
                </w:rPr>
                <w:t>Không nhập mật khẩu</w:t>
              </w:r>
            </w:ins>
            <w:ins w:id="2589" w:author="Vo Cuong" w:date="2020-04-05T09:58:00Z">
              <w:r w:rsidR="00C14D6B">
                <w:rPr>
                  <w:rFonts w:ascii="Times New Roman" w:hAnsi="Times New Roman" w:cs="Times New Roman"/>
                  <w:color w:val="2F5496" w:themeColor="accent5" w:themeShade="BF"/>
                  <w:sz w:val="26"/>
                  <w:szCs w:val="26"/>
                </w:rPr>
                <w:t xml:space="preserve"> mới</w:t>
              </w:r>
            </w:ins>
            <w:ins w:id="2590" w:author="Vo Cuong" w:date="2020-04-01T14:12:00Z">
              <w:r>
                <w:rPr>
                  <w:rFonts w:ascii="Times New Roman" w:hAnsi="Times New Roman" w:cs="Times New Roman"/>
                  <w:color w:val="2F5496" w:themeColor="accent5" w:themeShade="BF"/>
                  <w:sz w:val="26"/>
                  <w:szCs w:val="26"/>
                </w:rPr>
                <w:t xml:space="preserve">: </w:t>
              </w:r>
              <w:r>
                <w:rPr>
                  <w:rFonts w:ascii="Times New Roman" w:hAnsi="Times New Roman" w:cs="Times New Roman"/>
                  <w:color w:val="000000" w:themeColor="text1"/>
                  <w:sz w:val="26"/>
                  <w:szCs w:val="26"/>
                </w:rPr>
                <w:t xml:space="preserve">Nhân viên không nhập </w:t>
              </w:r>
              <w:r w:rsidR="004E17AC">
                <w:rPr>
                  <w:rFonts w:ascii="Times New Roman" w:hAnsi="Times New Roman" w:cs="Times New Roman"/>
                  <w:color w:val="000000" w:themeColor="text1"/>
                  <w:sz w:val="26"/>
                  <w:szCs w:val="26"/>
                </w:rPr>
                <w:t>mật khẩu mớ</w:t>
              </w:r>
              <w:r w:rsidR="00C14D6B">
                <w:rPr>
                  <w:rFonts w:ascii="Times New Roman" w:hAnsi="Times New Roman" w:cs="Times New Roman"/>
                  <w:color w:val="000000" w:themeColor="text1"/>
                  <w:sz w:val="26"/>
                  <w:szCs w:val="26"/>
                </w:rPr>
                <w:t>i</w:t>
              </w:r>
            </w:ins>
          </w:p>
          <w:p w:rsidR="00393FB6" w:rsidRDefault="00393FB6">
            <w:pPr>
              <w:pStyle w:val="ListParagraph"/>
              <w:numPr>
                <w:ilvl w:val="0"/>
                <w:numId w:val="65"/>
              </w:numPr>
              <w:spacing w:after="160" w:line="360" w:lineRule="auto"/>
              <w:jc w:val="both"/>
              <w:rPr>
                <w:ins w:id="2591" w:author="Vo Cuong" w:date="2020-04-01T14:12:00Z"/>
                <w:rFonts w:ascii="Times New Roman" w:hAnsi="Times New Roman" w:cs="Times New Roman"/>
                <w:color w:val="000000" w:themeColor="text1"/>
                <w:sz w:val="26"/>
                <w:szCs w:val="26"/>
              </w:rPr>
              <w:pPrChange w:id="2592" w:author="Vo Cuong" w:date="2020-04-01T14:12:00Z">
                <w:pPr>
                  <w:pStyle w:val="ListParagraph"/>
                  <w:numPr>
                    <w:numId w:val="64"/>
                  </w:numPr>
                  <w:spacing w:after="160" w:line="360" w:lineRule="auto"/>
                  <w:ind w:left="360" w:hanging="360"/>
                  <w:jc w:val="both"/>
                </w:pPr>
              </w:pPrChange>
            </w:pPr>
            <w:ins w:id="2593" w:author="Vo Cuong" w:date="2020-04-01T14:12:00Z">
              <w:r w:rsidRPr="00D435B6">
                <w:rPr>
                  <w:rFonts w:ascii="Times New Roman" w:hAnsi="Times New Roman" w:cs="Times New Roman"/>
                  <w:color w:val="000000" w:themeColor="text1"/>
                  <w:sz w:val="26"/>
                  <w:szCs w:val="26"/>
                </w:rPr>
                <w:t>Hệ thống hiển thị</w:t>
              </w:r>
              <w:r>
                <w:rPr>
                  <w:rFonts w:ascii="Times New Roman" w:hAnsi="Times New Roman" w:cs="Times New Roman"/>
                  <w:color w:val="000000" w:themeColor="text1"/>
                  <w:sz w:val="26"/>
                  <w:szCs w:val="26"/>
                </w:rPr>
                <w:t xml:space="preserve"> thông báo “</w:t>
              </w:r>
            </w:ins>
            <w:ins w:id="2594" w:author="Vo Cuong" w:date="2020-04-05T10:00:00Z">
              <w:r w:rsidR="00C14D6B">
                <w:rPr>
                  <w:rFonts w:ascii="Times New Roman" w:hAnsi="Times New Roman" w:cs="Times New Roman"/>
                  <w:color w:val="000000" w:themeColor="text1"/>
                  <w:sz w:val="26"/>
                  <w:szCs w:val="26"/>
                </w:rPr>
                <w:t xml:space="preserve">Vui lòng nhập mật khẩu mới </w:t>
              </w:r>
            </w:ins>
            <w:bookmarkStart w:id="2595" w:name="_GoBack"/>
            <w:bookmarkEnd w:id="2595"/>
            <w:ins w:id="2596" w:author="Vo Cuong" w:date="2020-04-01T14:12:00Z">
              <w:r>
                <w:rPr>
                  <w:rFonts w:ascii="Times New Roman" w:hAnsi="Times New Roman" w:cs="Times New Roman"/>
                  <w:color w:val="000000" w:themeColor="text1"/>
                  <w:sz w:val="26"/>
                  <w:szCs w:val="26"/>
                </w:rPr>
                <w:t>!!”.</w:t>
              </w:r>
            </w:ins>
          </w:p>
          <w:p w:rsidR="00312515" w:rsidRPr="00D435B6" w:rsidRDefault="00312515" w:rsidP="00312515">
            <w:pPr>
              <w:pStyle w:val="ListParagraph"/>
              <w:spacing w:line="360" w:lineRule="auto"/>
              <w:ind w:left="29"/>
              <w:jc w:val="both"/>
              <w:rPr>
                <w:ins w:id="2597" w:author="Vo Cuong" w:date="2020-04-01T14:17:00Z"/>
                <w:rFonts w:ascii="Times New Roman" w:hAnsi="Times New Roman" w:cs="Times New Roman"/>
                <w:color w:val="000000" w:themeColor="text1"/>
                <w:sz w:val="26"/>
                <w:szCs w:val="26"/>
              </w:rPr>
            </w:pPr>
            <w:ins w:id="2598" w:author="Vo Cuong" w:date="2020-04-01T14:17:00Z">
              <w:r>
                <w:rPr>
                  <w:rFonts w:ascii="Times New Roman" w:hAnsi="Times New Roman" w:cs="Times New Roman"/>
                  <w:color w:val="2F5496" w:themeColor="accent5" w:themeShade="BF"/>
                  <w:sz w:val="26"/>
                  <w:szCs w:val="26"/>
                </w:rPr>
                <w:t>A6</w:t>
              </w:r>
              <w:r w:rsidRPr="00D435B6">
                <w:rPr>
                  <w:rFonts w:ascii="Times New Roman" w:hAnsi="Times New Roman" w:cs="Times New Roman"/>
                  <w:color w:val="2F5496" w:themeColor="accent5" w:themeShade="BF"/>
                  <w:sz w:val="26"/>
                  <w:szCs w:val="26"/>
                </w:rPr>
                <w:t xml:space="preserve"> – </w:t>
              </w:r>
            </w:ins>
            <w:ins w:id="2599" w:author="Vo Cuong" w:date="2020-04-01T14:20:00Z">
              <w:r>
                <w:rPr>
                  <w:rFonts w:ascii="Times New Roman" w:hAnsi="Times New Roman" w:cs="Times New Roman"/>
                  <w:color w:val="2F5496" w:themeColor="accent5" w:themeShade="BF"/>
                  <w:sz w:val="26"/>
                  <w:szCs w:val="26"/>
                </w:rPr>
                <w:t>Không nhập mật khẩu nhập lại</w:t>
              </w:r>
            </w:ins>
            <w:ins w:id="2600" w:author="Vo Cuong" w:date="2020-04-01T14:17:00Z">
              <w:r>
                <w:rPr>
                  <w:rFonts w:ascii="Times New Roman" w:hAnsi="Times New Roman" w:cs="Times New Roman"/>
                  <w:color w:val="2F5496" w:themeColor="accent5" w:themeShade="BF"/>
                  <w:sz w:val="26"/>
                  <w:szCs w:val="26"/>
                </w:rPr>
                <w:t xml:space="preserve">: </w:t>
              </w:r>
              <w:r>
                <w:rPr>
                  <w:rFonts w:ascii="Times New Roman" w:hAnsi="Times New Roman" w:cs="Times New Roman"/>
                  <w:color w:val="000000" w:themeColor="text1"/>
                  <w:sz w:val="26"/>
                  <w:szCs w:val="26"/>
                </w:rPr>
                <w:t xml:space="preserve">Nhân viên không nhập mật khẩu </w:t>
              </w:r>
            </w:ins>
            <w:ins w:id="2601" w:author="Vo Cuong" w:date="2020-04-01T14:21:00Z">
              <w:r>
                <w:rPr>
                  <w:rFonts w:ascii="Times New Roman" w:hAnsi="Times New Roman" w:cs="Times New Roman"/>
                  <w:color w:val="000000" w:themeColor="text1"/>
                  <w:sz w:val="26"/>
                  <w:szCs w:val="26"/>
                </w:rPr>
                <w:t>nhập lại</w:t>
              </w:r>
            </w:ins>
          </w:p>
          <w:p w:rsidR="00312515" w:rsidRDefault="00312515">
            <w:pPr>
              <w:pStyle w:val="ListParagraph"/>
              <w:numPr>
                <w:ilvl w:val="0"/>
                <w:numId w:val="66"/>
              </w:numPr>
              <w:spacing w:after="160" w:line="360" w:lineRule="auto"/>
              <w:jc w:val="both"/>
              <w:rPr>
                <w:ins w:id="2602" w:author="Vo Cuong" w:date="2020-04-05T09:57:00Z"/>
                <w:rFonts w:ascii="Times New Roman" w:hAnsi="Times New Roman" w:cs="Times New Roman"/>
                <w:color w:val="000000" w:themeColor="text1"/>
                <w:sz w:val="26"/>
                <w:szCs w:val="26"/>
              </w:rPr>
              <w:pPrChange w:id="2603" w:author="Vo Cuong" w:date="2020-04-01T21:16:00Z">
                <w:pPr>
                  <w:pStyle w:val="ListParagraph"/>
                  <w:spacing w:line="360" w:lineRule="auto"/>
                  <w:ind w:left="323"/>
                  <w:jc w:val="both"/>
                </w:pPr>
              </w:pPrChange>
            </w:pPr>
            <w:ins w:id="2604" w:author="Vo Cuong" w:date="2020-04-01T14:17:00Z">
              <w:r w:rsidRPr="00D435B6">
                <w:rPr>
                  <w:rFonts w:ascii="Times New Roman" w:hAnsi="Times New Roman" w:cs="Times New Roman"/>
                  <w:color w:val="000000" w:themeColor="text1"/>
                  <w:sz w:val="26"/>
                  <w:szCs w:val="26"/>
                </w:rPr>
                <w:t>Hệ thống hiển thị</w:t>
              </w:r>
              <w:r>
                <w:rPr>
                  <w:rFonts w:ascii="Times New Roman" w:hAnsi="Times New Roman" w:cs="Times New Roman"/>
                  <w:color w:val="000000" w:themeColor="text1"/>
                  <w:sz w:val="26"/>
                  <w:szCs w:val="26"/>
                </w:rPr>
                <w:t xml:space="preserve"> thông báo “</w:t>
              </w:r>
            </w:ins>
            <w:ins w:id="2605" w:author="Vo Cuong" w:date="2020-04-01T14:21:00Z">
              <w:r w:rsidRPr="00312515">
                <w:rPr>
                  <w:rFonts w:ascii="Times New Roman" w:hAnsi="Times New Roman" w:cs="Times New Roman"/>
                  <w:color w:val="000000" w:themeColor="text1"/>
                  <w:sz w:val="26"/>
                  <w:szCs w:val="26"/>
                </w:rPr>
                <w:t>Mật khẩu nhập lại không thể bỏ trống</w:t>
              </w:r>
            </w:ins>
            <w:ins w:id="2606" w:author="Vo Cuong" w:date="2020-04-01T14:22:00Z">
              <w:r>
                <w:rPr>
                  <w:rFonts w:ascii="Times New Roman" w:hAnsi="Times New Roman" w:cs="Times New Roman"/>
                  <w:color w:val="000000" w:themeColor="text1"/>
                  <w:sz w:val="26"/>
                  <w:szCs w:val="26"/>
                </w:rPr>
                <w:t xml:space="preserve"> </w:t>
              </w:r>
            </w:ins>
            <w:ins w:id="2607" w:author="Vo Cuong" w:date="2020-04-01T14:17:00Z">
              <w:r>
                <w:rPr>
                  <w:rFonts w:ascii="Times New Roman" w:hAnsi="Times New Roman" w:cs="Times New Roman"/>
                  <w:color w:val="000000" w:themeColor="text1"/>
                  <w:sz w:val="26"/>
                  <w:szCs w:val="26"/>
                </w:rPr>
                <w:t>!!”.</w:t>
              </w:r>
            </w:ins>
          </w:p>
          <w:p w:rsidR="003B35E6" w:rsidRPr="00D435B6" w:rsidRDefault="003B35E6" w:rsidP="003B35E6">
            <w:pPr>
              <w:pStyle w:val="ListParagraph"/>
              <w:spacing w:line="360" w:lineRule="auto"/>
              <w:ind w:left="29"/>
              <w:jc w:val="both"/>
              <w:rPr>
                <w:ins w:id="2608" w:author="Vo Cuong" w:date="2020-04-05T09:57:00Z"/>
                <w:rFonts w:ascii="Times New Roman" w:hAnsi="Times New Roman" w:cs="Times New Roman"/>
                <w:color w:val="000000" w:themeColor="text1"/>
                <w:sz w:val="26"/>
                <w:szCs w:val="26"/>
              </w:rPr>
            </w:pPr>
            <w:ins w:id="2609" w:author="Vo Cuong" w:date="2020-04-05T09:57:00Z">
              <w:r>
                <w:rPr>
                  <w:rFonts w:ascii="Times New Roman" w:hAnsi="Times New Roman" w:cs="Times New Roman"/>
                  <w:color w:val="2F5496" w:themeColor="accent5" w:themeShade="BF"/>
                  <w:sz w:val="26"/>
                  <w:szCs w:val="26"/>
                </w:rPr>
                <w:t>A7</w:t>
              </w:r>
              <w:r w:rsidRPr="00D435B6">
                <w:rPr>
                  <w:rFonts w:ascii="Times New Roman" w:hAnsi="Times New Roman" w:cs="Times New Roman"/>
                  <w:color w:val="2F5496" w:themeColor="accent5" w:themeShade="BF"/>
                  <w:sz w:val="26"/>
                  <w:szCs w:val="26"/>
                </w:rPr>
                <w:t xml:space="preserve"> – </w:t>
              </w:r>
              <w:r>
                <w:rPr>
                  <w:rFonts w:ascii="Times New Roman" w:hAnsi="Times New Roman" w:cs="Times New Roman"/>
                  <w:color w:val="2F5496" w:themeColor="accent5" w:themeShade="BF"/>
                  <w:sz w:val="26"/>
                  <w:szCs w:val="26"/>
                </w:rPr>
                <w:t>Nhập</w:t>
              </w:r>
              <w:r>
                <w:rPr>
                  <w:rFonts w:ascii="Times New Roman" w:hAnsi="Times New Roman" w:cs="Times New Roman"/>
                  <w:color w:val="2F5496" w:themeColor="accent5" w:themeShade="BF"/>
                  <w:sz w:val="26"/>
                  <w:szCs w:val="26"/>
                </w:rPr>
                <w:t xml:space="preserve"> mật khẩu</w:t>
              </w:r>
              <w:r>
                <w:rPr>
                  <w:rFonts w:ascii="Times New Roman" w:hAnsi="Times New Roman" w:cs="Times New Roman"/>
                  <w:color w:val="2F5496" w:themeColor="accent5" w:themeShade="BF"/>
                  <w:sz w:val="26"/>
                  <w:szCs w:val="26"/>
                </w:rPr>
                <w:t xml:space="preserve"> mới không khớp với mật khẩu nhập lại</w:t>
              </w:r>
              <w:r>
                <w:rPr>
                  <w:rFonts w:ascii="Times New Roman" w:hAnsi="Times New Roman" w:cs="Times New Roman"/>
                  <w:color w:val="2F5496" w:themeColor="accent5" w:themeShade="BF"/>
                  <w:sz w:val="26"/>
                  <w:szCs w:val="26"/>
                </w:rPr>
                <w:t xml:space="preserve">: </w:t>
              </w:r>
              <w:r>
                <w:rPr>
                  <w:rFonts w:ascii="Times New Roman" w:hAnsi="Times New Roman" w:cs="Times New Roman"/>
                  <w:color w:val="000000" w:themeColor="text1"/>
                  <w:sz w:val="26"/>
                  <w:szCs w:val="26"/>
                </w:rPr>
                <w:t>Nhân viên nhập</w:t>
              </w:r>
            </w:ins>
            <w:ins w:id="2610" w:author="Vo Cuong" w:date="2020-04-05T09:59:00Z">
              <w:r w:rsidR="00C14D6B">
                <w:rPr>
                  <w:rFonts w:ascii="Times New Roman" w:hAnsi="Times New Roman" w:cs="Times New Roman"/>
                  <w:color w:val="000000" w:themeColor="text1"/>
                  <w:sz w:val="26"/>
                  <w:szCs w:val="26"/>
                </w:rPr>
                <w:t xml:space="preserve"> lại mật khẩu</w:t>
              </w:r>
            </w:ins>
            <w:ins w:id="2611" w:author="Vo Cuong" w:date="2020-04-05T09:57:00Z">
              <w:r>
                <w:rPr>
                  <w:rFonts w:ascii="Times New Roman" w:hAnsi="Times New Roman" w:cs="Times New Roman"/>
                  <w:color w:val="000000" w:themeColor="text1"/>
                  <w:sz w:val="26"/>
                  <w:szCs w:val="26"/>
                </w:rPr>
                <w:t xml:space="preserve"> không khớp với mật khẩu </w:t>
              </w:r>
            </w:ins>
            <w:ins w:id="2612" w:author="Vo Cuong" w:date="2020-04-05T09:59:00Z">
              <w:r w:rsidR="00C14D6B">
                <w:rPr>
                  <w:rFonts w:ascii="Times New Roman" w:hAnsi="Times New Roman" w:cs="Times New Roman"/>
                  <w:color w:val="000000" w:themeColor="text1"/>
                  <w:sz w:val="26"/>
                  <w:szCs w:val="26"/>
                </w:rPr>
                <w:t>mới</w:t>
              </w:r>
            </w:ins>
          </w:p>
          <w:p w:rsidR="003B35E6" w:rsidRPr="003B35E6" w:rsidRDefault="003B35E6" w:rsidP="00C14D6B">
            <w:pPr>
              <w:pStyle w:val="ListParagraph"/>
              <w:numPr>
                <w:ilvl w:val="0"/>
                <w:numId w:val="105"/>
              </w:numPr>
              <w:spacing w:after="160" w:line="360" w:lineRule="auto"/>
              <w:jc w:val="both"/>
              <w:rPr>
                <w:ins w:id="2613" w:author="Vo Cuong" w:date="2020-04-01T14:22:00Z"/>
                <w:rFonts w:ascii="Times New Roman" w:hAnsi="Times New Roman" w:cs="Times New Roman"/>
                <w:color w:val="000000" w:themeColor="text1"/>
                <w:sz w:val="26"/>
                <w:szCs w:val="26"/>
                <w:rPrChange w:id="2614" w:author="Vo Cuong" w:date="2020-04-05T09:57:00Z">
                  <w:rPr>
                    <w:ins w:id="2615" w:author="Vo Cuong" w:date="2020-04-01T14:22:00Z"/>
                  </w:rPr>
                </w:rPrChange>
              </w:rPr>
              <w:pPrChange w:id="2616" w:author="Vo Cuong" w:date="2020-04-05T09:59:00Z">
                <w:pPr>
                  <w:pStyle w:val="ListParagraph"/>
                  <w:spacing w:line="360" w:lineRule="auto"/>
                  <w:ind w:left="323"/>
                  <w:jc w:val="both"/>
                </w:pPr>
              </w:pPrChange>
            </w:pPr>
            <w:ins w:id="2617" w:author="Vo Cuong" w:date="2020-04-05T09:57:00Z">
              <w:r w:rsidRPr="00D435B6">
                <w:rPr>
                  <w:rFonts w:ascii="Times New Roman" w:hAnsi="Times New Roman" w:cs="Times New Roman"/>
                  <w:color w:val="000000" w:themeColor="text1"/>
                  <w:sz w:val="26"/>
                  <w:szCs w:val="26"/>
                </w:rPr>
                <w:t>Hệ thống hiển thị</w:t>
              </w:r>
              <w:r>
                <w:rPr>
                  <w:rFonts w:ascii="Times New Roman" w:hAnsi="Times New Roman" w:cs="Times New Roman"/>
                  <w:color w:val="000000" w:themeColor="text1"/>
                  <w:sz w:val="26"/>
                  <w:szCs w:val="26"/>
                </w:rPr>
                <w:t xml:space="preserve"> thông báo “</w:t>
              </w:r>
              <w:r w:rsidRPr="004E17AC">
                <w:rPr>
                  <w:rFonts w:ascii="Times New Roman" w:hAnsi="Times New Roman" w:cs="Times New Roman"/>
                  <w:color w:val="000000" w:themeColor="text1"/>
                  <w:sz w:val="26"/>
                  <w:szCs w:val="26"/>
                </w:rPr>
                <w:t>Mật khẩu mới và mật khẩu nhập lại không giống nhau</w:t>
              </w:r>
              <w:r>
                <w:rPr>
                  <w:rFonts w:ascii="Times New Roman" w:hAnsi="Times New Roman" w:cs="Times New Roman"/>
                  <w:color w:val="000000" w:themeColor="text1"/>
                  <w:sz w:val="26"/>
                  <w:szCs w:val="26"/>
                </w:rPr>
                <w:t xml:space="preserve"> !!”.</w:t>
              </w:r>
            </w:ins>
          </w:p>
          <w:p w:rsidR="002A49D6" w:rsidRPr="00D435B6" w:rsidRDefault="003B35E6" w:rsidP="002A49D6">
            <w:pPr>
              <w:pStyle w:val="ListParagraph"/>
              <w:spacing w:line="360" w:lineRule="auto"/>
              <w:ind w:left="29"/>
              <w:jc w:val="both"/>
              <w:rPr>
                <w:ins w:id="2618" w:author="Vo Cuong" w:date="2020-04-01T14:22:00Z"/>
                <w:rFonts w:ascii="Times New Roman" w:hAnsi="Times New Roman" w:cs="Times New Roman"/>
                <w:color w:val="000000" w:themeColor="text1"/>
                <w:sz w:val="26"/>
                <w:szCs w:val="26"/>
              </w:rPr>
            </w:pPr>
            <w:ins w:id="2619" w:author="Vo Cuong" w:date="2020-04-01T14:22:00Z">
              <w:r>
                <w:rPr>
                  <w:rFonts w:ascii="Times New Roman" w:hAnsi="Times New Roman" w:cs="Times New Roman"/>
                  <w:color w:val="2F5496" w:themeColor="accent5" w:themeShade="BF"/>
                  <w:sz w:val="26"/>
                  <w:szCs w:val="26"/>
                </w:rPr>
                <w:t>A8</w:t>
              </w:r>
              <w:r w:rsidR="002A49D6" w:rsidRPr="00D435B6">
                <w:rPr>
                  <w:rFonts w:ascii="Times New Roman" w:hAnsi="Times New Roman" w:cs="Times New Roman"/>
                  <w:color w:val="2F5496" w:themeColor="accent5" w:themeShade="BF"/>
                  <w:sz w:val="26"/>
                  <w:szCs w:val="26"/>
                </w:rPr>
                <w:t xml:space="preserve"> – </w:t>
              </w:r>
            </w:ins>
            <w:ins w:id="2620" w:author="Vo Cuong" w:date="2020-04-05T09:55:00Z">
              <w:r w:rsidR="00D72968">
                <w:rPr>
                  <w:rFonts w:ascii="Times New Roman" w:hAnsi="Times New Roman" w:cs="Times New Roman"/>
                  <w:color w:val="2F5496" w:themeColor="accent5" w:themeShade="BF"/>
                  <w:sz w:val="26"/>
                  <w:szCs w:val="26"/>
                </w:rPr>
                <w:t>Nhấn nút gửi yêu cầu</w:t>
              </w:r>
            </w:ins>
            <w:ins w:id="2621" w:author="Vo Cuong" w:date="2020-04-01T14:22:00Z">
              <w:r w:rsidR="002A49D6">
                <w:rPr>
                  <w:rFonts w:ascii="Times New Roman" w:hAnsi="Times New Roman" w:cs="Times New Roman"/>
                  <w:color w:val="2F5496" w:themeColor="accent5" w:themeShade="BF"/>
                  <w:sz w:val="26"/>
                  <w:szCs w:val="26"/>
                </w:rPr>
                <w:t xml:space="preserve">: </w:t>
              </w:r>
              <w:r w:rsidR="002A49D6">
                <w:rPr>
                  <w:rFonts w:ascii="Times New Roman" w:hAnsi="Times New Roman" w:cs="Times New Roman"/>
                  <w:color w:val="000000" w:themeColor="text1"/>
                  <w:sz w:val="26"/>
                  <w:szCs w:val="26"/>
                </w:rPr>
                <w:t xml:space="preserve">Nhân viên </w:t>
              </w:r>
              <w:r w:rsidR="002A49D6">
                <w:rPr>
                  <w:rFonts w:ascii="Times New Roman" w:hAnsi="Times New Roman" w:cs="Times New Roman"/>
                  <w:color w:val="000000" w:themeColor="text1"/>
                  <w:sz w:val="26"/>
                  <w:szCs w:val="26"/>
                </w:rPr>
                <w:lastRenderedPageBreak/>
                <w:t>không nhập</w:t>
              </w:r>
            </w:ins>
            <w:ins w:id="2622" w:author="Vo Cuong" w:date="2020-04-05T09:56:00Z">
              <w:r w:rsidR="00D72968">
                <w:rPr>
                  <w:rFonts w:ascii="Times New Roman" w:hAnsi="Times New Roman" w:cs="Times New Roman"/>
                  <w:color w:val="000000" w:themeColor="text1"/>
                  <w:sz w:val="26"/>
                  <w:szCs w:val="26"/>
                </w:rPr>
                <w:t xml:space="preserve"> tất cả</w:t>
              </w:r>
            </w:ins>
            <w:ins w:id="2623" w:author="Vo Cuong" w:date="2020-04-01T14:22:00Z">
              <w:r w:rsidR="002A49D6">
                <w:rPr>
                  <w:rFonts w:ascii="Times New Roman" w:hAnsi="Times New Roman" w:cs="Times New Roman"/>
                  <w:color w:val="000000" w:themeColor="text1"/>
                  <w:sz w:val="26"/>
                  <w:szCs w:val="26"/>
                </w:rPr>
                <w:t xml:space="preserve"> </w:t>
              </w:r>
            </w:ins>
            <w:ins w:id="2624" w:author="Vo Cuong" w:date="2020-04-01T14:23:00Z">
              <w:r w:rsidR="002A49D6">
                <w:rPr>
                  <w:rFonts w:ascii="Times New Roman" w:hAnsi="Times New Roman" w:cs="Times New Roman"/>
                  <w:color w:val="000000" w:themeColor="text1"/>
                  <w:sz w:val="26"/>
                  <w:szCs w:val="26"/>
                </w:rPr>
                <w:t>thông tin</w:t>
              </w:r>
            </w:ins>
            <w:ins w:id="2625" w:author="Vo Cuong" w:date="2020-04-05T09:55:00Z">
              <w:r w:rsidR="00D72968">
                <w:rPr>
                  <w:rFonts w:ascii="Times New Roman" w:hAnsi="Times New Roman" w:cs="Times New Roman"/>
                  <w:color w:val="000000" w:themeColor="text1"/>
                  <w:sz w:val="26"/>
                  <w:szCs w:val="26"/>
                </w:rPr>
                <w:t xml:space="preserve"> và nhấn nút gửi yêu cầu</w:t>
              </w:r>
            </w:ins>
          </w:p>
          <w:p w:rsidR="002A49D6" w:rsidRPr="002A49D6" w:rsidRDefault="002A49D6">
            <w:pPr>
              <w:pStyle w:val="ListParagraph"/>
              <w:numPr>
                <w:ilvl w:val="0"/>
                <w:numId w:val="67"/>
              </w:numPr>
              <w:spacing w:after="160" w:line="360" w:lineRule="auto"/>
              <w:jc w:val="both"/>
              <w:rPr>
                <w:rFonts w:ascii="Times New Roman" w:hAnsi="Times New Roman" w:cs="Times New Roman"/>
                <w:color w:val="000000" w:themeColor="text1"/>
                <w:sz w:val="26"/>
                <w:szCs w:val="26"/>
                <w:rPrChange w:id="2626" w:author="Vo Cuong" w:date="2020-04-01T14:22:00Z">
                  <w:rPr/>
                </w:rPrChange>
              </w:rPr>
              <w:pPrChange w:id="2627" w:author="Vo Cuong" w:date="2020-04-01T14:24:00Z">
                <w:pPr>
                  <w:pStyle w:val="ListParagraph"/>
                  <w:spacing w:line="360" w:lineRule="auto"/>
                  <w:ind w:left="323"/>
                  <w:jc w:val="both"/>
                </w:pPr>
              </w:pPrChange>
            </w:pPr>
            <w:ins w:id="2628" w:author="Vo Cuong" w:date="2020-04-01T14:22:00Z">
              <w:r w:rsidRPr="00D435B6">
                <w:rPr>
                  <w:rFonts w:ascii="Times New Roman" w:hAnsi="Times New Roman" w:cs="Times New Roman"/>
                  <w:color w:val="000000" w:themeColor="text1"/>
                  <w:sz w:val="26"/>
                  <w:szCs w:val="26"/>
                </w:rPr>
                <w:t>Hệ thống hiển thị</w:t>
              </w:r>
              <w:r>
                <w:rPr>
                  <w:rFonts w:ascii="Times New Roman" w:hAnsi="Times New Roman" w:cs="Times New Roman"/>
                  <w:color w:val="000000" w:themeColor="text1"/>
                  <w:sz w:val="26"/>
                  <w:szCs w:val="26"/>
                </w:rPr>
                <w:t xml:space="preserve"> thông báo “</w:t>
              </w:r>
            </w:ins>
            <w:ins w:id="2629" w:author="Vo Cuong" w:date="2020-04-01T14:23:00Z">
              <w:r>
                <w:rPr>
                  <w:rFonts w:ascii="Times New Roman" w:hAnsi="Times New Roman" w:cs="Times New Roman"/>
                  <w:color w:val="000000" w:themeColor="text1"/>
                  <w:sz w:val="26"/>
                  <w:szCs w:val="26"/>
                </w:rPr>
                <w:t xml:space="preserve">Mã OTP không chính xác </w:t>
              </w:r>
            </w:ins>
            <w:ins w:id="2630" w:author="Vo Cuong" w:date="2020-04-01T14:22:00Z">
              <w:r>
                <w:rPr>
                  <w:rFonts w:ascii="Times New Roman" w:hAnsi="Times New Roman" w:cs="Times New Roman"/>
                  <w:color w:val="000000" w:themeColor="text1"/>
                  <w:sz w:val="26"/>
                  <w:szCs w:val="26"/>
                </w:rPr>
                <w:t>!!”.</w:t>
              </w:r>
            </w:ins>
          </w:p>
        </w:tc>
      </w:tr>
    </w:tbl>
    <w:p w:rsidR="00161BD6" w:rsidRPr="00161BD6" w:rsidRDefault="00D435B6" w:rsidP="00823C87">
      <w:pPr>
        <w:pStyle w:val="ListParagraph"/>
        <w:numPr>
          <w:ilvl w:val="0"/>
          <w:numId w:val="13"/>
        </w:numPr>
        <w:spacing w:after="200" w:line="360" w:lineRule="auto"/>
        <w:jc w:val="both"/>
        <w:outlineLvl w:val="1"/>
        <w:rPr>
          <w:rFonts w:ascii="Times New Roman" w:hAnsi="Times New Roman" w:cs="Times New Roman"/>
          <w:b/>
          <w:sz w:val="26"/>
          <w:szCs w:val="26"/>
        </w:rPr>
      </w:pPr>
      <w:bookmarkStart w:id="2631" w:name="_Toc36669295"/>
      <w:r w:rsidRPr="005E1C0B">
        <w:rPr>
          <w:rFonts w:ascii="Times New Roman" w:hAnsi="Times New Roman" w:cs="Times New Roman"/>
          <w:b/>
          <w:sz w:val="26"/>
          <w:szCs w:val="26"/>
        </w:rPr>
        <w:lastRenderedPageBreak/>
        <w:t>Giao diện người quả</w:t>
      </w:r>
      <w:r w:rsidR="00A76EBB" w:rsidRPr="005E1C0B">
        <w:rPr>
          <w:rFonts w:ascii="Times New Roman" w:hAnsi="Times New Roman" w:cs="Times New Roman"/>
          <w:b/>
          <w:sz w:val="26"/>
          <w:szCs w:val="26"/>
        </w:rPr>
        <w:t>n lý</w:t>
      </w:r>
      <w:bookmarkEnd w:id="2631"/>
    </w:p>
    <w:p w:rsidR="0000023C" w:rsidRPr="00861548" w:rsidRDefault="0000023C" w:rsidP="00823C87">
      <w:pPr>
        <w:pStyle w:val="ListParagraph"/>
        <w:numPr>
          <w:ilvl w:val="1"/>
          <w:numId w:val="15"/>
        </w:numPr>
        <w:spacing w:after="200" w:line="360" w:lineRule="auto"/>
        <w:jc w:val="both"/>
        <w:outlineLvl w:val="2"/>
        <w:rPr>
          <w:rFonts w:ascii="Times New Roman" w:hAnsi="Times New Roman" w:cs="Times New Roman"/>
          <w:b/>
          <w:sz w:val="26"/>
          <w:szCs w:val="26"/>
        </w:rPr>
      </w:pPr>
      <w:bookmarkStart w:id="2632" w:name="_Toc36669296"/>
      <w:r w:rsidRPr="00861548">
        <w:rPr>
          <w:rFonts w:ascii="Times New Roman" w:hAnsi="Times New Roman" w:cs="Times New Roman"/>
          <w:b/>
          <w:sz w:val="26"/>
          <w:szCs w:val="26"/>
        </w:rPr>
        <w:t>Giao diện đăng nhập</w:t>
      </w:r>
      <w:bookmarkEnd w:id="2632"/>
    </w:p>
    <w:p w:rsidR="00973B29" w:rsidRDefault="00973B29">
      <w:pPr>
        <w:pStyle w:val="ListParagraph"/>
        <w:numPr>
          <w:ilvl w:val="0"/>
          <w:numId w:val="28"/>
        </w:numPr>
        <w:spacing w:after="200" w:line="360" w:lineRule="auto"/>
        <w:jc w:val="both"/>
        <w:rPr>
          <w:rFonts w:ascii="Times New Roman" w:hAnsi="Times New Roman" w:cs="Times New Roman"/>
          <w:sz w:val="26"/>
          <w:szCs w:val="26"/>
        </w:rPr>
        <w:pPrChange w:id="2633" w:author="Vo Cuong" w:date="2020-03-23T16:14:00Z">
          <w:pPr>
            <w:pStyle w:val="ListParagraph"/>
            <w:numPr>
              <w:numId w:val="29"/>
            </w:numPr>
            <w:spacing w:after="200" w:line="360" w:lineRule="auto"/>
            <w:ind w:left="1800" w:hanging="360"/>
            <w:jc w:val="both"/>
          </w:pPr>
        </w:pPrChange>
      </w:pPr>
      <w:r w:rsidRPr="00893097">
        <w:rPr>
          <w:rFonts w:ascii="Times New Roman" w:hAnsi="Times New Roman" w:cs="Times New Roman"/>
          <w:sz w:val="26"/>
          <w:szCs w:val="26"/>
        </w:rPr>
        <w:t>Đặc tả màn hình</w:t>
      </w:r>
      <w:r w:rsidR="00861548" w:rsidRPr="00893097">
        <w:rPr>
          <w:rFonts w:ascii="Times New Roman" w:hAnsi="Times New Roman" w:cs="Times New Roman"/>
          <w:sz w:val="26"/>
          <w:szCs w:val="26"/>
        </w:rPr>
        <w:t xml:space="preserve"> đăng nhập</w:t>
      </w:r>
    </w:p>
    <w:p w:rsidR="00303266" w:rsidRPr="00893097" w:rsidRDefault="00810A8F">
      <w:pPr>
        <w:pStyle w:val="ListParagraph"/>
        <w:spacing w:after="200" w:line="360" w:lineRule="auto"/>
        <w:ind w:left="1800" w:hanging="1374"/>
        <w:jc w:val="center"/>
        <w:rPr>
          <w:rFonts w:ascii="Times New Roman" w:hAnsi="Times New Roman" w:cs="Times New Roman"/>
          <w:sz w:val="26"/>
          <w:szCs w:val="26"/>
        </w:rPr>
        <w:pPrChange w:id="2634" w:author="Vo Cuong" w:date="2020-04-01T00:04:00Z">
          <w:pPr>
            <w:pStyle w:val="ListParagraph"/>
            <w:spacing w:after="200" w:line="360" w:lineRule="auto"/>
            <w:ind w:left="1800" w:hanging="1374"/>
            <w:jc w:val="both"/>
          </w:pPr>
        </w:pPrChange>
      </w:pPr>
      <w:del w:id="2635" w:author="Vo Cuong" w:date="2020-04-01T00:04:00Z">
        <w:r w:rsidDel="0044375F">
          <w:rPr>
            <w:noProof/>
          </w:rPr>
          <w:drawing>
            <wp:inline distT="0" distB="0" distL="0" distR="0" wp14:anchorId="14ECEE9D" wp14:editId="608AAEF0">
              <wp:extent cx="5238750" cy="2352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0" cy="2352675"/>
                      </a:xfrm>
                      <a:prstGeom prst="rect">
                        <a:avLst/>
                      </a:prstGeom>
                    </pic:spPr>
                  </pic:pic>
                </a:graphicData>
              </a:graphic>
            </wp:inline>
          </w:drawing>
        </w:r>
      </w:del>
      <w:ins w:id="2636" w:author="Vo Cuong" w:date="2020-04-01T00:04:00Z">
        <w:r w:rsidR="0044375F">
          <w:rPr>
            <w:noProof/>
          </w:rPr>
          <w:drawing>
            <wp:inline distT="0" distB="0" distL="0" distR="0" wp14:anchorId="34BEAC30" wp14:editId="11E077B2">
              <wp:extent cx="3067050" cy="4391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7050" cy="4391025"/>
                      </a:xfrm>
                      <a:prstGeom prst="rect">
                        <a:avLst/>
                      </a:prstGeom>
                    </pic:spPr>
                  </pic:pic>
                </a:graphicData>
              </a:graphic>
            </wp:inline>
          </w:drawing>
        </w:r>
      </w:ins>
    </w:p>
    <w:p w:rsidR="00973B29" w:rsidRPr="00973B29" w:rsidRDefault="00973B29">
      <w:pPr>
        <w:spacing w:line="360" w:lineRule="auto"/>
        <w:ind w:left="720"/>
        <w:jc w:val="center"/>
        <w:rPr>
          <w:rFonts w:ascii="Times New Roman" w:hAnsi="Times New Roman" w:cs="Times New Roman"/>
          <w:sz w:val="26"/>
          <w:szCs w:val="26"/>
        </w:rPr>
        <w:pPrChange w:id="2637" w:author="Vo Cuong" w:date="2020-04-01T00:04:00Z">
          <w:pPr>
            <w:spacing w:line="360" w:lineRule="auto"/>
            <w:ind w:left="720"/>
            <w:jc w:val="both"/>
          </w:pPr>
        </w:pPrChange>
      </w:pPr>
      <w:r w:rsidRPr="00973B29">
        <w:rPr>
          <w:rFonts w:ascii="Times New Roman" w:hAnsi="Times New Roman" w:cs="Times New Roman"/>
          <w:sz w:val="26"/>
          <w:szCs w:val="26"/>
        </w:rPr>
        <w:t>Hình 2.1. Màn hình đăng nhập</w:t>
      </w:r>
    </w:p>
    <w:p w:rsidR="00D435B6" w:rsidRPr="00973B29" w:rsidRDefault="00D435B6" w:rsidP="00823C87">
      <w:pPr>
        <w:pStyle w:val="ListParagraph"/>
        <w:numPr>
          <w:ilvl w:val="0"/>
          <w:numId w:val="16"/>
        </w:numPr>
        <w:spacing w:after="200" w:line="360" w:lineRule="auto"/>
        <w:jc w:val="both"/>
        <w:rPr>
          <w:rFonts w:ascii="Times New Roman" w:hAnsi="Times New Roman" w:cs="Times New Roman"/>
          <w:sz w:val="26"/>
          <w:szCs w:val="26"/>
        </w:rPr>
      </w:pPr>
      <w:r w:rsidRPr="00D435B6">
        <w:rPr>
          <w:rFonts w:ascii="Times New Roman" w:hAnsi="Times New Roman" w:cs="Times New Roman"/>
          <w:sz w:val="26"/>
          <w:szCs w:val="26"/>
        </w:rPr>
        <w:t xml:space="preserve">Khi quản lí mở </w:t>
      </w:r>
      <w:del w:id="2638" w:author="Vo Cuong" w:date="2020-04-01T17:18:00Z">
        <w:r w:rsidRPr="00D435B6" w:rsidDel="00DB16D2">
          <w:rPr>
            <w:rFonts w:ascii="Times New Roman" w:hAnsi="Times New Roman" w:cs="Times New Roman"/>
            <w:sz w:val="26"/>
            <w:szCs w:val="26"/>
          </w:rPr>
          <w:delText xml:space="preserve">hệ thống </w:delText>
        </w:r>
      </w:del>
      <w:r w:rsidRPr="00D435B6">
        <w:rPr>
          <w:rFonts w:ascii="Times New Roman" w:hAnsi="Times New Roman" w:cs="Times New Roman"/>
          <w:sz w:val="26"/>
          <w:szCs w:val="26"/>
        </w:rPr>
        <w:t>phần mềm,</w:t>
      </w:r>
      <w:ins w:id="2639" w:author="Vo Cuong" w:date="2020-04-01T17:18:00Z">
        <w:r w:rsidR="00DB16D2">
          <w:rPr>
            <w:rFonts w:ascii="Times New Roman" w:hAnsi="Times New Roman" w:cs="Times New Roman"/>
            <w:sz w:val="26"/>
            <w:szCs w:val="26"/>
          </w:rPr>
          <w:t xml:space="preserve"> hệ thống</w:t>
        </w:r>
      </w:ins>
      <w:r w:rsidRPr="00D435B6">
        <w:rPr>
          <w:rFonts w:ascii="Times New Roman" w:hAnsi="Times New Roman" w:cs="Times New Roman"/>
          <w:sz w:val="26"/>
          <w:szCs w:val="26"/>
        </w:rPr>
        <w:t xml:space="preserve"> sẽ hiển thị giao diệ</w:t>
      </w:r>
      <w:r w:rsidR="00A76EBB">
        <w:rPr>
          <w:rFonts w:ascii="Times New Roman" w:hAnsi="Times New Roman" w:cs="Times New Roman"/>
          <w:sz w:val="26"/>
          <w:szCs w:val="26"/>
        </w:rPr>
        <w:t xml:space="preserve">n </w:t>
      </w:r>
      <w:r w:rsidRPr="00D435B6">
        <w:rPr>
          <w:rFonts w:ascii="Times New Roman" w:hAnsi="Times New Roman" w:cs="Times New Roman"/>
          <w:sz w:val="26"/>
          <w:szCs w:val="26"/>
        </w:rPr>
        <w:t>như hình 2.1, từ đây nhân viên sẽ đăng nhập với tài khoản</w:t>
      </w:r>
      <w:ins w:id="2640" w:author="Vo Cuong" w:date="2020-04-01T17:18:00Z">
        <w:r w:rsidR="00E65E85">
          <w:rPr>
            <w:rFonts w:ascii="Times New Roman" w:hAnsi="Times New Roman" w:cs="Times New Roman"/>
            <w:sz w:val="26"/>
            <w:szCs w:val="26"/>
          </w:rPr>
          <w:t xml:space="preserve"> và mật khẩu</w:t>
        </w:r>
      </w:ins>
      <w:r w:rsidRPr="00D435B6">
        <w:rPr>
          <w:rFonts w:ascii="Times New Roman" w:hAnsi="Times New Roman" w:cs="Times New Roman"/>
          <w:sz w:val="26"/>
          <w:szCs w:val="26"/>
        </w:rPr>
        <w:t xml:space="preserve"> đã được cung cấp </w:t>
      </w:r>
      <w:ins w:id="2641" w:author="Vo Cuong" w:date="2020-04-01T17:18:00Z">
        <w:r w:rsidR="00E65E85">
          <w:rPr>
            <w:rFonts w:ascii="Times New Roman" w:hAnsi="Times New Roman" w:cs="Times New Roman"/>
            <w:sz w:val="26"/>
            <w:szCs w:val="26"/>
          </w:rPr>
          <w:t xml:space="preserve">từ </w:t>
        </w:r>
      </w:ins>
      <w:r w:rsidRPr="00D435B6">
        <w:rPr>
          <w:rFonts w:ascii="Times New Roman" w:hAnsi="Times New Roman" w:cs="Times New Roman"/>
          <w:sz w:val="26"/>
          <w:szCs w:val="26"/>
        </w:rPr>
        <w:t>trước</w:t>
      </w:r>
      <w:del w:id="2642" w:author="Vo Cuong" w:date="2020-04-01T17:18:00Z">
        <w:r w:rsidRPr="00D435B6" w:rsidDel="00E65E85">
          <w:rPr>
            <w:rFonts w:ascii="Times New Roman" w:hAnsi="Times New Roman" w:cs="Times New Roman"/>
            <w:sz w:val="26"/>
            <w:szCs w:val="26"/>
          </w:rPr>
          <w:delText xml:space="preserve"> để đăng nhập vào hệ thống</w:delText>
        </w:r>
      </w:del>
      <w:r w:rsidRPr="00D435B6">
        <w:rPr>
          <w:rFonts w:ascii="Times New Roman" w:hAnsi="Times New Roman" w:cs="Times New Roman"/>
          <w:sz w:val="26"/>
          <w:szCs w:val="26"/>
        </w:rPr>
        <w:t>.</w:t>
      </w:r>
    </w:p>
    <w:p w:rsidR="00D435B6" w:rsidRDefault="00D435B6" w:rsidP="00823C87">
      <w:pPr>
        <w:pStyle w:val="ListParagraph"/>
        <w:numPr>
          <w:ilvl w:val="0"/>
          <w:numId w:val="16"/>
        </w:numPr>
        <w:spacing w:after="200" w:line="360" w:lineRule="auto"/>
        <w:jc w:val="both"/>
        <w:rPr>
          <w:rFonts w:ascii="Times New Roman" w:hAnsi="Times New Roman" w:cs="Times New Roman"/>
          <w:sz w:val="26"/>
          <w:szCs w:val="26"/>
        </w:rPr>
      </w:pPr>
      <w:r w:rsidRPr="00D435B6">
        <w:rPr>
          <w:rFonts w:ascii="Times New Roman" w:hAnsi="Times New Roman" w:cs="Times New Roman"/>
          <w:sz w:val="26"/>
          <w:szCs w:val="26"/>
        </w:rPr>
        <w:t xml:space="preserve">Sau khi đăng nhập thành công, </w:t>
      </w:r>
      <w:ins w:id="2643" w:author="Vo Cuong" w:date="2020-04-01T17:19:00Z">
        <w:r w:rsidR="005A2736">
          <w:rPr>
            <w:rFonts w:ascii="Times New Roman" w:hAnsi="Times New Roman" w:cs="Times New Roman"/>
            <w:sz w:val="26"/>
            <w:szCs w:val="26"/>
          </w:rPr>
          <w:t xml:space="preserve">hệ thống </w:t>
        </w:r>
      </w:ins>
      <w:r w:rsidRPr="00D435B6">
        <w:rPr>
          <w:rFonts w:ascii="Times New Roman" w:hAnsi="Times New Roman" w:cs="Times New Roman"/>
          <w:sz w:val="26"/>
          <w:szCs w:val="26"/>
        </w:rPr>
        <w:t xml:space="preserve">sẽ hiển thị </w:t>
      </w:r>
      <w:ins w:id="2644" w:author="Vo Cuong" w:date="2020-04-01T17:19:00Z">
        <w:r w:rsidR="005A2736">
          <w:rPr>
            <w:rFonts w:ascii="Times New Roman" w:hAnsi="Times New Roman" w:cs="Times New Roman"/>
            <w:sz w:val="26"/>
            <w:szCs w:val="26"/>
          </w:rPr>
          <w:t>màn hình thống kê.</w:t>
        </w:r>
      </w:ins>
      <w:del w:id="2645" w:author="Vo Cuong" w:date="2020-04-01T17:19:00Z">
        <w:r w:rsidRPr="00D435B6" w:rsidDel="005A2736">
          <w:rPr>
            <w:rFonts w:ascii="Times New Roman" w:hAnsi="Times New Roman" w:cs="Times New Roman"/>
            <w:sz w:val="26"/>
            <w:szCs w:val="26"/>
          </w:rPr>
          <w:delText>giao diện trang chủ (bao gồm 3 mục chính: Thống kê, Nhiệm vụ, Tài khoả</w:delText>
        </w:r>
        <w:r w:rsidR="00A76EBB" w:rsidDel="005A2736">
          <w:rPr>
            <w:rFonts w:ascii="Times New Roman" w:hAnsi="Times New Roman" w:cs="Times New Roman"/>
            <w:sz w:val="26"/>
            <w:szCs w:val="26"/>
          </w:rPr>
          <w:delText>n</w:delText>
        </w:r>
        <w:r w:rsidRPr="00D435B6" w:rsidDel="005A2736">
          <w:rPr>
            <w:rFonts w:ascii="Times New Roman" w:hAnsi="Times New Roman" w:cs="Times New Roman"/>
            <w:sz w:val="26"/>
            <w:szCs w:val="26"/>
          </w:rPr>
          <w:delText>)</w:delText>
        </w:r>
      </w:del>
    </w:p>
    <w:p w:rsidR="00973B29" w:rsidRDefault="00973B29">
      <w:pPr>
        <w:pStyle w:val="ListParagraph"/>
        <w:numPr>
          <w:ilvl w:val="0"/>
          <w:numId w:val="28"/>
        </w:numPr>
        <w:spacing w:after="200" w:line="360" w:lineRule="auto"/>
        <w:jc w:val="both"/>
        <w:rPr>
          <w:rFonts w:ascii="Times New Roman" w:hAnsi="Times New Roman" w:cs="Times New Roman"/>
          <w:sz w:val="26"/>
          <w:szCs w:val="26"/>
        </w:rPr>
        <w:pPrChange w:id="2646" w:author="Vo Cuong" w:date="2020-03-23T16:14:00Z">
          <w:pPr>
            <w:pStyle w:val="ListParagraph"/>
            <w:numPr>
              <w:numId w:val="29"/>
            </w:numPr>
            <w:spacing w:after="200" w:line="360" w:lineRule="auto"/>
            <w:ind w:left="1800" w:hanging="360"/>
            <w:jc w:val="both"/>
          </w:pPr>
        </w:pPrChange>
      </w:pPr>
      <w:r>
        <w:rPr>
          <w:rFonts w:ascii="Times New Roman" w:hAnsi="Times New Roman" w:cs="Times New Roman"/>
          <w:sz w:val="26"/>
          <w:szCs w:val="26"/>
        </w:rPr>
        <w:t>Use – case đăng nhập</w:t>
      </w:r>
    </w:p>
    <w:p w:rsidR="001403FA" w:rsidRDefault="001403FA" w:rsidP="001403FA">
      <w:pPr>
        <w:pStyle w:val="ListParagraph"/>
        <w:spacing w:after="200" w:line="360" w:lineRule="auto"/>
        <w:ind w:left="851"/>
        <w:jc w:val="center"/>
        <w:rPr>
          <w:rFonts w:ascii="Times New Roman" w:hAnsi="Times New Roman" w:cs="Times New Roman"/>
          <w:sz w:val="26"/>
          <w:szCs w:val="26"/>
        </w:rPr>
      </w:pPr>
      <w:r>
        <w:rPr>
          <w:noProof/>
        </w:rPr>
        <w:lastRenderedPageBreak/>
        <w:drawing>
          <wp:inline distT="0" distB="0" distL="0" distR="0" wp14:anchorId="2196D639" wp14:editId="32A51FA0">
            <wp:extent cx="4986866" cy="133429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83915" cy="1333500"/>
                    </a:xfrm>
                    <a:prstGeom prst="rect">
                      <a:avLst/>
                    </a:prstGeom>
                  </pic:spPr>
                </pic:pic>
              </a:graphicData>
            </a:graphic>
          </wp:inline>
        </w:drawing>
      </w:r>
    </w:p>
    <w:p w:rsidR="00973B29" w:rsidRPr="007A31FE" w:rsidRDefault="00823C87">
      <w:pPr>
        <w:pStyle w:val="ListParagraph"/>
        <w:numPr>
          <w:ilvl w:val="0"/>
          <w:numId w:val="28"/>
        </w:numPr>
        <w:spacing w:after="200" w:line="360" w:lineRule="auto"/>
        <w:jc w:val="both"/>
        <w:rPr>
          <w:rFonts w:ascii="Times New Roman" w:hAnsi="Times New Roman" w:cs="Times New Roman"/>
          <w:sz w:val="26"/>
          <w:szCs w:val="26"/>
        </w:rPr>
        <w:pPrChange w:id="2647" w:author="Vo Cuong" w:date="2020-03-23T16:14:00Z">
          <w:pPr>
            <w:pStyle w:val="ListParagraph"/>
            <w:numPr>
              <w:numId w:val="29"/>
            </w:numPr>
            <w:spacing w:after="200" w:line="360" w:lineRule="auto"/>
            <w:ind w:left="1800" w:hanging="360"/>
            <w:jc w:val="both"/>
          </w:pPr>
        </w:pPrChange>
      </w:pPr>
      <w:r w:rsidRPr="007A31FE">
        <w:rPr>
          <w:rFonts w:ascii="Times New Roman" w:hAnsi="Times New Roman" w:cs="Times New Roman"/>
          <w:sz w:val="26"/>
          <w:szCs w:val="26"/>
        </w:rPr>
        <w:t>Đặc tả Use – case đăng nhập</w:t>
      </w:r>
    </w:p>
    <w:tbl>
      <w:tblPr>
        <w:tblStyle w:val="TableGrid"/>
        <w:tblW w:w="0" w:type="auto"/>
        <w:tblLook w:val="04A0" w:firstRow="1" w:lastRow="0" w:firstColumn="1" w:lastColumn="0" w:noHBand="0" w:noVBand="1"/>
      </w:tblPr>
      <w:tblGrid>
        <w:gridCol w:w="4532"/>
        <w:gridCol w:w="4532"/>
      </w:tblGrid>
      <w:tr w:rsidR="007143B8" w:rsidRPr="00D435B6" w:rsidTr="00785BA7">
        <w:trPr>
          <w:ins w:id="2648" w:author="Vo Cuong" w:date="2020-04-01T17:17:00Z"/>
        </w:trPr>
        <w:tc>
          <w:tcPr>
            <w:tcW w:w="4532" w:type="dxa"/>
          </w:tcPr>
          <w:p w:rsidR="007143B8" w:rsidRPr="00D435B6" w:rsidRDefault="007143B8" w:rsidP="00785BA7">
            <w:pPr>
              <w:spacing w:line="360" w:lineRule="auto"/>
              <w:jc w:val="both"/>
              <w:rPr>
                <w:ins w:id="2649" w:author="Vo Cuong" w:date="2020-04-01T17:17:00Z"/>
                <w:rFonts w:ascii="Times New Roman" w:hAnsi="Times New Roman" w:cs="Times New Roman"/>
                <w:color w:val="000000" w:themeColor="text1"/>
                <w:sz w:val="26"/>
                <w:szCs w:val="26"/>
              </w:rPr>
            </w:pPr>
            <w:ins w:id="2650" w:author="Vo Cuong" w:date="2020-04-01T17:17:00Z">
              <w:r w:rsidRPr="00D435B6">
                <w:rPr>
                  <w:rFonts w:ascii="Times New Roman" w:hAnsi="Times New Roman" w:cs="Times New Roman"/>
                  <w:color w:val="000000" w:themeColor="text1"/>
                  <w:sz w:val="26"/>
                  <w:szCs w:val="26"/>
                </w:rPr>
                <w:t>Use – Case</w:t>
              </w:r>
            </w:ins>
          </w:p>
        </w:tc>
        <w:tc>
          <w:tcPr>
            <w:tcW w:w="4532" w:type="dxa"/>
          </w:tcPr>
          <w:p w:rsidR="007143B8" w:rsidRPr="00D435B6" w:rsidRDefault="007143B8" w:rsidP="00785BA7">
            <w:pPr>
              <w:spacing w:line="360" w:lineRule="auto"/>
              <w:jc w:val="both"/>
              <w:rPr>
                <w:ins w:id="2651" w:author="Vo Cuong" w:date="2020-04-01T17:17:00Z"/>
                <w:rFonts w:ascii="Times New Roman" w:hAnsi="Times New Roman" w:cs="Times New Roman"/>
                <w:color w:val="000000" w:themeColor="text1"/>
                <w:sz w:val="26"/>
                <w:szCs w:val="26"/>
              </w:rPr>
            </w:pPr>
            <w:ins w:id="2652" w:author="Vo Cuong" w:date="2020-04-01T17:17:00Z">
              <w:r w:rsidRPr="00D435B6">
                <w:rPr>
                  <w:rFonts w:ascii="Times New Roman" w:hAnsi="Times New Roman" w:cs="Times New Roman"/>
                  <w:color w:val="000000" w:themeColor="text1"/>
                  <w:sz w:val="26"/>
                  <w:szCs w:val="26"/>
                </w:rPr>
                <w:t>Nội dung</w:t>
              </w:r>
            </w:ins>
          </w:p>
        </w:tc>
      </w:tr>
      <w:tr w:rsidR="007143B8" w:rsidRPr="00D435B6" w:rsidTr="00785BA7">
        <w:trPr>
          <w:ins w:id="2653" w:author="Vo Cuong" w:date="2020-04-01T17:17:00Z"/>
        </w:trPr>
        <w:tc>
          <w:tcPr>
            <w:tcW w:w="4532" w:type="dxa"/>
          </w:tcPr>
          <w:p w:rsidR="007143B8" w:rsidRPr="00D435B6" w:rsidRDefault="007143B8" w:rsidP="00785BA7">
            <w:pPr>
              <w:spacing w:line="360" w:lineRule="auto"/>
              <w:jc w:val="both"/>
              <w:rPr>
                <w:ins w:id="2654" w:author="Vo Cuong" w:date="2020-04-01T17:17:00Z"/>
                <w:rFonts w:ascii="Times New Roman" w:hAnsi="Times New Roman" w:cs="Times New Roman"/>
                <w:color w:val="000000" w:themeColor="text1"/>
                <w:sz w:val="26"/>
                <w:szCs w:val="26"/>
              </w:rPr>
            </w:pPr>
            <w:ins w:id="2655" w:author="Vo Cuong" w:date="2020-04-01T17:17:00Z">
              <w:r w:rsidRPr="00D435B6">
                <w:rPr>
                  <w:rFonts w:ascii="Times New Roman" w:hAnsi="Times New Roman" w:cs="Times New Roman"/>
                  <w:color w:val="000000" w:themeColor="text1"/>
                  <w:sz w:val="26"/>
                  <w:szCs w:val="26"/>
                </w:rPr>
                <w:t xml:space="preserve">Mã Use – Case </w:t>
              </w:r>
            </w:ins>
          </w:p>
        </w:tc>
        <w:tc>
          <w:tcPr>
            <w:tcW w:w="4532" w:type="dxa"/>
          </w:tcPr>
          <w:p w:rsidR="007143B8" w:rsidRPr="00D435B6" w:rsidRDefault="007143B8" w:rsidP="00785BA7">
            <w:pPr>
              <w:spacing w:line="360" w:lineRule="auto"/>
              <w:jc w:val="both"/>
              <w:rPr>
                <w:ins w:id="2656" w:author="Vo Cuong" w:date="2020-04-01T17:17:00Z"/>
                <w:rFonts w:ascii="Times New Roman" w:hAnsi="Times New Roman" w:cs="Times New Roman"/>
                <w:color w:val="000000" w:themeColor="text1"/>
                <w:sz w:val="26"/>
                <w:szCs w:val="26"/>
              </w:rPr>
            </w:pPr>
            <w:ins w:id="2657" w:author="Vo Cuong" w:date="2020-04-01T17:17:00Z">
              <w:r w:rsidRPr="00D435B6">
                <w:rPr>
                  <w:rFonts w:ascii="Times New Roman" w:hAnsi="Times New Roman" w:cs="Times New Roman"/>
                  <w:color w:val="000000" w:themeColor="text1"/>
                  <w:sz w:val="26"/>
                  <w:szCs w:val="26"/>
                </w:rPr>
                <w:t>UC - 01</w:t>
              </w:r>
            </w:ins>
          </w:p>
        </w:tc>
      </w:tr>
      <w:tr w:rsidR="007143B8" w:rsidRPr="00D435B6" w:rsidTr="00785BA7">
        <w:trPr>
          <w:ins w:id="2658" w:author="Vo Cuong" w:date="2020-04-01T17:17:00Z"/>
        </w:trPr>
        <w:tc>
          <w:tcPr>
            <w:tcW w:w="4532" w:type="dxa"/>
          </w:tcPr>
          <w:p w:rsidR="007143B8" w:rsidRPr="00D435B6" w:rsidRDefault="007143B8" w:rsidP="00785BA7">
            <w:pPr>
              <w:spacing w:line="360" w:lineRule="auto"/>
              <w:jc w:val="both"/>
              <w:rPr>
                <w:ins w:id="2659" w:author="Vo Cuong" w:date="2020-04-01T17:17:00Z"/>
                <w:rFonts w:ascii="Times New Roman" w:hAnsi="Times New Roman" w:cs="Times New Roman"/>
                <w:color w:val="000000" w:themeColor="text1"/>
                <w:sz w:val="26"/>
                <w:szCs w:val="26"/>
              </w:rPr>
            </w:pPr>
            <w:ins w:id="2660" w:author="Vo Cuong" w:date="2020-04-01T17:17:00Z">
              <w:r w:rsidRPr="00D435B6">
                <w:rPr>
                  <w:rFonts w:ascii="Times New Roman" w:hAnsi="Times New Roman" w:cs="Times New Roman"/>
                  <w:color w:val="000000" w:themeColor="text1"/>
                  <w:sz w:val="26"/>
                  <w:szCs w:val="26"/>
                </w:rPr>
                <w:t>Tên Use – Case</w:t>
              </w:r>
            </w:ins>
          </w:p>
        </w:tc>
        <w:tc>
          <w:tcPr>
            <w:tcW w:w="4532" w:type="dxa"/>
          </w:tcPr>
          <w:p w:rsidR="007143B8" w:rsidRPr="00D435B6" w:rsidRDefault="007143B8" w:rsidP="00785BA7">
            <w:pPr>
              <w:spacing w:line="360" w:lineRule="auto"/>
              <w:jc w:val="both"/>
              <w:rPr>
                <w:ins w:id="2661" w:author="Vo Cuong" w:date="2020-04-01T17:17:00Z"/>
                <w:rFonts w:ascii="Times New Roman" w:hAnsi="Times New Roman" w:cs="Times New Roman"/>
                <w:color w:val="000000" w:themeColor="text1"/>
                <w:sz w:val="26"/>
                <w:szCs w:val="26"/>
              </w:rPr>
            </w:pPr>
            <w:ins w:id="2662" w:author="Vo Cuong" w:date="2020-04-01T17:17:00Z">
              <w:r w:rsidRPr="00D435B6">
                <w:rPr>
                  <w:rFonts w:ascii="Times New Roman" w:hAnsi="Times New Roman" w:cs="Times New Roman"/>
                  <w:color w:val="000000" w:themeColor="text1"/>
                  <w:sz w:val="26"/>
                  <w:szCs w:val="26"/>
                </w:rPr>
                <w:t>Đăng nhập</w:t>
              </w:r>
            </w:ins>
          </w:p>
        </w:tc>
      </w:tr>
      <w:tr w:rsidR="007143B8" w:rsidRPr="00D435B6" w:rsidTr="00785BA7">
        <w:trPr>
          <w:ins w:id="2663" w:author="Vo Cuong" w:date="2020-04-01T17:17:00Z"/>
        </w:trPr>
        <w:tc>
          <w:tcPr>
            <w:tcW w:w="4532" w:type="dxa"/>
          </w:tcPr>
          <w:p w:rsidR="007143B8" w:rsidRPr="00D435B6" w:rsidRDefault="007143B8" w:rsidP="00785BA7">
            <w:pPr>
              <w:spacing w:line="360" w:lineRule="auto"/>
              <w:jc w:val="both"/>
              <w:rPr>
                <w:ins w:id="2664" w:author="Vo Cuong" w:date="2020-04-01T17:17:00Z"/>
                <w:rFonts w:ascii="Times New Roman" w:hAnsi="Times New Roman" w:cs="Times New Roman"/>
                <w:color w:val="000000" w:themeColor="text1"/>
                <w:sz w:val="26"/>
                <w:szCs w:val="26"/>
              </w:rPr>
            </w:pPr>
            <w:ins w:id="2665" w:author="Vo Cuong" w:date="2020-04-01T17:17:00Z">
              <w:r w:rsidRPr="00D435B6">
                <w:rPr>
                  <w:rFonts w:ascii="Times New Roman" w:hAnsi="Times New Roman" w:cs="Times New Roman"/>
                  <w:color w:val="000000" w:themeColor="text1"/>
                  <w:sz w:val="26"/>
                  <w:szCs w:val="26"/>
                </w:rPr>
                <w:t>Mô tả</w:t>
              </w:r>
            </w:ins>
          </w:p>
        </w:tc>
        <w:tc>
          <w:tcPr>
            <w:tcW w:w="4532" w:type="dxa"/>
          </w:tcPr>
          <w:p w:rsidR="007143B8" w:rsidRPr="00D435B6" w:rsidRDefault="007143B8" w:rsidP="00785BA7">
            <w:pPr>
              <w:spacing w:line="360" w:lineRule="auto"/>
              <w:jc w:val="both"/>
              <w:rPr>
                <w:ins w:id="2666" w:author="Vo Cuong" w:date="2020-04-01T17:17:00Z"/>
                <w:rFonts w:ascii="Times New Roman" w:hAnsi="Times New Roman" w:cs="Times New Roman"/>
                <w:color w:val="000000" w:themeColor="text1"/>
                <w:sz w:val="26"/>
                <w:szCs w:val="26"/>
              </w:rPr>
            </w:pPr>
            <w:ins w:id="2667" w:author="Vo Cuong" w:date="2020-04-01T17:17:00Z">
              <w:r w:rsidRPr="00D435B6">
                <w:rPr>
                  <w:rFonts w:ascii="Times New Roman" w:hAnsi="Times New Roman" w:cs="Times New Roman"/>
                  <w:color w:val="000000" w:themeColor="text1"/>
                  <w:sz w:val="26"/>
                  <w:szCs w:val="26"/>
                </w:rPr>
                <w:t>Use – case cho phép người dùng đăng nhập vào hệ thống để thực hiện những chức năng của mình</w:t>
              </w:r>
            </w:ins>
            <w:ins w:id="2668" w:author="Vo Cuong" w:date="2020-04-01T21:17:00Z">
              <w:r w:rsidR="00647C1B">
                <w:rPr>
                  <w:rFonts w:ascii="Times New Roman" w:hAnsi="Times New Roman" w:cs="Times New Roman"/>
                  <w:color w:val="000000" w:themeColor="text1"/>
                  <w:sz w:val="26"/>
                  <w:szCs w:val="26"/>
                </w:rPr>
                <w:t>.</w:t>
              </w:r>
            </w:ins>
          </w:p>
        </w:tc>
      </w:tr>
      <w:tr w:rsidR="007143B8" w:rsidRPr="00D435B6" w:rsidTr="00785BA7">
        <w:trPr>
          <w:ins w:id="2669" w:author="Vo Cuong" w:date="2020-04-01T17:17:00Z"/>
        </w:trPr>
        <w:tc>
          <w:tcPr>
            <w:tcW w:w="4532" w:type="dxa"/>
          </w:tcPr>
          <w:p w:rsidR="007143B8" w:rsidRPr="00D435B6" w:rsidRDefault="007143B8" w:rsidP="00785BA7">
            <w:pPr>
              <w:spacing w:line="360" w:lineRule="auto"/>
              <w:jc w:val="both"/>
              <w:rPr>
                <w:ins w:id="2670" w:author="Vo Cuong" w:date="2020-04-01T17:17:00Z"/>
                <w:rFonts w:ascii="Times New Roman" w:hAnsi="Times New Roman" w:cs="Times New Roman"/>
                <w:color w:val="000000" w:themeColor="text1"/>
                <w:sz w:val="26"/>
                <w:szCs w:val="26"/>
              </w:rPr>
            </w:pPr>
            <w:ins w:id="2671" w:author="Vo Cuong" w:date="2020-04-01T17:17:00Z">
              <w:r w:rsidRPr="00D435B6">
                <w:rPr>
                  <w:rFonts w:ascii="Times New Roman" w:hAnsi="Times New Roman" w:cs="Times New Roman"/>
                  <w:color w:val="000000" w:themeColor="text1"/>
                  <w:sz w:val="26"/>
                  <w:szCs w:val="26"/>
                </w:rPr>
                <w:t xml:space="preserve">Actor </w:t>
              </w:r>
            </w:ins>
          </w:p>
        </w:tc>
        <w:tc>
          <w:tcPr>
            <w:tcW w:w="4532" w:type="dxa"/>
          </w:tcPr>
          <w:p w:rsidR="007143B8" w:rsidRPr="00D435B6" w:rsidRDefault="007143B8" w:rsidP="00785BA7">
            <w:pPr>
              <w:spacing w:line="360" w:lineRule="auto"/>
              <w:jc w:val="both"/>
              <w:rPr>
                <w:ins w:id="2672" w:author="Vo Cuong" w:date="2020-04-01T17:17:00Z"/>
                <w:rFonts w:ascii="Times New Roman" w:hAnsi="Times New Roman" w:cs="Times New Roman"/>
                <w:color w:val="000000" w:themeColor="text1"/>
                <w:sz w:val="26"/>
                <w:szCs w:val="26"/>
              </w:rPr>
            </w:pPr>
            <w:ins w:id="2673" w:author="Vo Cuong" w:date="2020-04-01T17:17:00Z">
              <w:r w:rsidRPr="00D435B6">
                <w:rPr>
                  <w:rFonts w:ascii="Times New Roman" w:hAnsi="Times New Roman" w:cs="Times New Roman"/>
                  <w:color w:val="000000" w:themeColor="text1"/>
                  <w:sz w:val="26"/>
                  <w:szCs w:val="26"/>
                </w:rPr>
                <w:t>Người dùng</w:t>
              </w:r>
            </w:ins>
            <w:ins w:id="2674" w:author="Vo Cuong" w:date="2020-04-01T21:17:00Z">
              <w:r w:rsidR="00647C1B">
                <w:rPr>
                  <w:rFonts w:ascii="Times New Roman" w:hAnsi="Times New Roman" w:cs="Times New Roman"/>
                  <w:color w:val="000000" w:themeColor="text1"/>
                  <w:sz w:val="26"/>
                  <w:szCs w:val="26"/>
                </w:rPr>
                <w:t>.</w:t>
              </w:r>
            </w:ins>
          </w:p>
        </w:tc>
      </w:tr>
      <w:tr w:rsidR="007143B8" w:rsidRPr="00D435B6" w:rsidTr="00785BA7">
        <w:trPr>
          <w:ins w:id="2675" w:author="Vo Cuong" w:date="2020-04-01T17:17:00Z"/>
        </w:trPr>
        <w:tc>
          <w:tcPr>
            <w:tcW w:w="4532" w:type="dxa"/>
          </w:tcPr>
          <w:p w:rsidR="007143B8" w:rsidRPr="00D435B6" w:rsidRDefault="007143B8" w:rsidP="00785BA7">
            <w:pPr>
              <w:spacing w:line="360" w:lineRule="auto"/>
              <w:jc w:val="both"/>
              <w:rPr>
                <w:ins w:id="2676" w:author="Vo Cuong" w:date="2020-04-01T17:17:00Z"/>
                <w:rFonts w:ascii="Times New Roman" w:hAnsi="Times New Roman" w:cs="Times New Roman"/>
                <w:color w:val="000000" w:themeColor="text1"/>
                <w:sz w:val="26"/>
                <w:szCs w:val="26"/>
              </w:rPr>
            </w:pPr>
            <w:ins w:id="2677" w:author="Vo Cuong" w:date="2020-04-01T17:17:00Z">
              <w:r w:rsidRPr="00D435B6">
                <w:rPr>
                  <w:rFonts w:ascii="Times New Roman" w:hAnsi="Times New Roman" w:cs="Times New Roman"/>
                  <w:color w:val="000000" w:themeColor="text1"/>
                  <w:sz w:val="26"/>
                  <w:szCs w:val="26"/>
                </w:rPr>
                <w:t xml:space="preserve">Điều kiện kích hoạt </w:t>
              </w:r>
            </w:ins>
          </w:p>
        </w:tc>
        <w:tc>
          <w:tcPr>
            <w:tcW w:w="4532" w:type="dxa"/>
          </w:tcPr>
          <w:p w:rsidR="007143B8" w:rsidRPr="00D435B6" w:rsidRDefault="007143B8" w:rsidP="00785BA7">
            <w:pPr>
              <w:spacing w:line="360" w:lineRule="auto"/>
              <w:jc w:val="both"/>
              <w:rPr>
                <w:ins w:id="2678" w:author="Vo Cuong" w:date="2020-04-01T17:17:00Z"/>
                <w:rFonts w:ascii="Times New Roman" w:hAnsi="Times New Roman" w:cs="Times New Roman"/>
                <w:color w:val="000000" w:themeColor="text1"/>
                <w:sz w:val="26"/>
                <w:szCs w:val="26"/>
              </w:rPr>
            </w:pPr>
            <w:ins w:id="2679" w:author="Vo Cuong" w:date="2020-04-01T17:17:00Z">
              <w:r w:rsidRPr="00D435B6">
                <w:rPr>
                  <w:rFonts w:ascii="Times New Roman" w:hAnsi="Times New Roman" w:cs="Times New Roman"/>
                  <w:color w:val="000000" w:themeColor="text1"/>
                  <w:sz w:val="26"/>
                  <w:szCs w:val="26"/>
                </w:rPr>
                <w:t xml:space="preserve">Khi người dùng </w:t>
              </w:r>
              <w:r>
                <w:rPr>
                  <w:rFonts w:ascii="Times New Roman" w:hAnsi="Times New Roman" w:cs="Times New Roman"/>
                  <w:color w:val="000000" w:themeColor="text1"/>
                  <w:sz w:val="26"/>
                  <w:szCs w:val="26"/>
                </w:rPr>
                <w:t>mở ứng dụng</w:t>
              </w:r>
            </w:ins>
            <w:ins w:id="2680" w:author="Vo Cuong" w:date="2020-04-01T21:17:00Z">
              <w:r w:rsidR="00647C1B">
                <w:rPr>
                  <w:rFonts w:ascii="Times New Roman" w:hAnsi="Times New Roman" w:cs="Times New Roman"/>
                  <w:color w:val="000000" w:themeColor="text1"/>
                  <w:sz w:val="26"/>
                  <w:szCs w:val="26"/>
                </w:rPr>
                <w:t>.</w:t>
              </w:r>
            </w:ins>
          </w:p>
        </w:tc>
      </w:tr>
      <w:tr w:rsidR="007143B8" w:rsidRPr="00D435B6" w:rsidTr="00785BA7">
        <w:trPr>
          <w:ins w:id="2681" w:author="Vo Cuong" w:date="2020-04-01T17:17:00Z"/>
        </w:trPr>
        <w:tc>
          <w:tcPr>
            <w:tcW w:w="4532" w:type="dxa"/>
          </w:tcPr>
          <w:p w:rsidR="007143B8" w:rsidRPr="00D435B6" w:rsidRDefault="007143B8" w:rsidP="00785BA7">
            <w:pPr>
              <w:spacing w:line="360" w:lineRule="auto"/>
              <w:jc w:val="both"/>
              <w:rPr>
                <w:ins w:id="2682" w:author="Vo Cuong" w:date="2020-04-01T17:17:00Z"/>
                <w:rFonts w:ascii="Times New Roman" w:hAnsi="Times New Roman" w:cs="Times New Roman"/>
                <w:color w:val="000000" w:themeColor="text1"/>
                <w:sz w:val="26"/>
                <w:szCs w:val="26"/>
              </w:rPr>
            </w:pPr>
            <w:ins w:id="2683" w:author="Vo Cuong" w:date="2020-04-01T17:17:00Z">
              <w:r w:rsidRPr="00D435B6">
                <w:rPr>
                  <w:rFonts w:ascii="Times New Roman" w:hAnsi="Times New Roman" w:cs="Times New Roman"/>
                  <w:color w:val="000000" w:themeColor="text1"/>
                  <w:sz w:val="26"/>
                  <w:szCs w:val="26"/>
                </w:rPr>
                <w:t xml:space="preserve">Tiền điều kiện </w:t>
              </w:r>
            </w:ins>
          </w:p>
        </w:tc>
        <w:tc>
          <w:tcPr>
            <w:tcW w:w="4532" w:type="dxa"/>
          </w:tcPr>
          <w:p w:rsidR="007143B8" w:rsidRPr="00D435B6" w:rsidRDefault="007143B8" w:rsidP="00785BA7">
            <w:pPr>
              <w:spacing w:line="360" w:lineRule="auto"/>
              <w:jc w:val="both"/>
              <w:rPr>
                <w:ins w:id="2684" w:author="Vo Cuong" w:date="2020-04-01T17:17:00Z"/>
                <w:rFonts w:ascii="Times New Roman" w:hAnsi="Times New Roman" w:cs="Times New Roman"/>
                <w:color w:val="000000" w:themeColor="text1"/>
                <w:sz w:val="26"/>
                <w:szCs w:val="26"/>
              </w:rPr>
            </w:pPr>
            <w:ins w:id="2685" w:author="Vo Cuong" w:date="2020-04-01T17:17:00Z">
              <w:r w:rsidRPr="00D435B6">
                <w:rPr>
                  <w:rFonts w:ascii="Times New Roman" w:hAnsi="Times New Roman" w:cs="Times New Roman"/>
                  <w:color w:val="000000" w:themeColor="text1"/>
                  <w:sz w:val="26"/>
                  <w:szCs w:val="26"/>
                </w:rPr>
                <w:t>Người dùng phải có tài khoản trên hệ thố</w:t>
              </w:r>
              <w:r w:rsidR="00647C1B">
                <w:rPr>
                  <w:rFonts w:ascii="Times New Roman" w:hAnsi="Times New Roman" w:cs="Times New Roman"/>
                  <w:color w:val="000000" w:themeColor="text1"/>
                  <w:sz w:val="26"/>
                  <w:szCs w:val="26"/>
                </w:rPr>
                <w:t>ng</w:t>
              </w:r>
            </w:ins>
            <w:ins w:id="2686" w:author="Vo Cuong" w:date="2020-04-01T21:17:00Z">
              <w:r w:rsidR="00647C1B">
                <w:rPr>
                  <w:rFonts w:ascii="Times New Roman" w:hAnsi="Times New Roman" w:cs="Times New Roman"/>
                  <w:color w:val="000000" w:themeColor="text1"/>
                  <w:sz w:val="26"/>
                  <w:szCs w:val="26"/>
                </w:rPr>
                <w:t>.</w:t>
              </w:r>
            </w:ins>
          </w:p>
        </w:tc>
      </w:tr>
      <w:tr w:rsidR="007143B8" w:rsidRPr="00D435B6" w:rsidTr="00785BA7">
        <w:trPr>
          <w:ins w:id="2687" w:author="Vo Cuong" w:date="2020-04-01T17:17:00Z"/>
        </w:trPr>
        <w:tc>
          <w:tcPr>
            <w:tcW w:w="4532" w:type="dxa"/>
          </w:tcPr>
          <w:p w:rsidR="007143B8" w:rsidRPr="00D435B6" w:rsidRDefault="007143B8" w:rsidP="00785BA7">
            <w:pPr>
              <w:spacing w:line="360" w:lineRule="auto"/>
              <w:jc w:val="both"/>
              <w:rPr>
                <w:ins w:id="2688" w:author="Vo Cuong" w:date="2020-04-01T17:17:00Z"/>
                <w:rFonts w:ascii="Times New Roman" w:hAnsi="Times New Roman" w:cs="Times New Roman"/>
                <w:color w:val="000000" w:themeColor="text1"/>
                <w:sz w:val="26"/>
                <w:szCs w:val="26"/>
              </w:rPr>
            </w:pPr>
            <w:ins w:id="2689" w:author="Vo Cuong" w:date="2020-04-01T17:17:00Z">
              <w:r w:rsidRPr="00D435B6">
                <w:rPr>
                  <w:rFonts w:ascii="Times New Roman" w:hAnsi="Times New Roman" w:cs="Times New Roman"/>
                  <w:color w:val="000000" w:themeColor="text1"/>
                  <w:sz w:val="26"/>
                  <w:szCs w:val="26"/>
                </w:rPr>
                <w:t xml:space="preserve">Hậu điều kiện </w:t>
              </w:r>
            </w:ins>
          </w:p>
        </w:tc>
        <w:tc>
          <w:tcPr>
            <w:tcW w:w="4532" w:type="dxa"/>
          </w:tcPr>
          <w:p w:rsidR="007143B8" w:rsidRPr="00D435B6" w:rsidRDefault="007143B8" w:rsidP="00785BA7">
            <w:pPr>
              <w:spacing w:line="360" w:lineRule="auto"/>
              <w:jc w:val="both"/>
              <w:rPr>
                <w:ins w:id="2690" w:author="Vo Cuong" w:date="2020-04-01T17:17:00Z"/>
                <w:rFonts w:ascii="Times New Roman" w:hAnsi="Times New Roman" w:cs="Times New Roman"/>
                <w:color w:val="000000" w:themeColor="text1"/>
                <w:sz w:val="26"/>
                <w:szCs w:val="26"/>
              </w:rPr>
            </w:pPr>
            <w:ins w:id="2691" w:author="Vo Cuong" w:date="2020-04-01T17:17:00Z">
              <w:r w:rsidRPr="00D435B6">
                <w:rPr>
                  <w:rFonts w:ascii="Times New Roman" w:hAnsi="Times New Roman" w:cs="Times New Roman"/>
                  <w:color w:val="000000" w:themeColor="text1"/>
                  <w:sz w:val="26"/>
                  <w:szCs w:val="26"/>
                </w:rPr>
                <w:t>Người dùng đăng nhậ</w:t>
              </w:r>
              <w:r w:rsidR="00647C1B">
                <w:rPr>
                  <w:rFonts w:ascii="Times New Roman" w:hAnsi="Times New Roman" w:cs="Times New Roman"/>
                  <w:color w:val="000000" w:themeColor="text1"/>
                  <w:sz w:val="26"/>
                  <w:szCs w:val="26"/>
                </w:rPr>
                <w:t>p thành công</w:t>
              </w:r>
            </w:ins>
            <w:ins w:id="2692" w:author="Vo Cuong" w:date="2020-04-01T21:17:00Z">
              <w:r w:rsidR="00647C1B">
                <w:rPr>
                  <w:rFonts w:ascii="Times New Roman" w:hAnsi="Times New Roman" w:cs="Times New Roman"/>
                  <w:color w:val="000000" w:themeColor="text1"/>
                  <w:sz w:val="26"/>
                  <w:szCs w:val="26"/>
                </w:rPr>
                <w:t>.</w:t>
              </w:r>
            </w:ins>
          </w:p>
        </w:tc>
      </w:tr>
      <w:tr w:rsidR="007143B8" w:rsidRPr="00D435B6" w:rsidTr="00785BA7">
        <w:trPr>
          <w:ins w:id="2693" w:author="Vo Cuong" w:date="2020-04-01T17:17:00Z"/>
        </w:trPr>
        <w:tc>
          <w:tcPr>
            <w:tcW w:w="4532" w:type="dxa"/>
          </w:tcPr>
          <w:p w:rsidR="007143B8" w:rsidRPr="00D435B6" w:rsidRDefault="007143B8" w:rsidP="00785BA7">
            <w:pPr>
              <w:spacing w:line="360" w:lineRule="auto"/>
              <w:jc w:val="both"/>
              <w:rPr>
                <w:ins w:id="2694" w:author="Vo Cuong" w:date="2020-04-01T17:17:00Z"/>
                <w:rFonts w:ascii="Times New Roman" w:hAnsi="Times New Roman" w:cs="Times New Roman"/>
                <w:color w:val="000000" w:themeColor="text1"/>
                <w:sz w:val="26"/>
                <w:szCs w:val="26"/>
              </w:rPr>
            </w:pPr>
            <w:ins w:id="2695" w:author="Vo Cuong" w:date="2020-04-01T17:17:00Z">
              <w:r w:rsidRPr="00D435B6">
                <w:rPr>
                  <w:rFonts w:ascii="Times New Roman" w:hAnsi="Times New Roman" w:cs="Times New Roman"/>
                  <w:color w:val="000000" w:themeColor="text1"/>
                  <w:sz w:val="26"/>
                  <w:szCs w:val="26"/>
                </w:rPr>
                <w:t xml:space="preserve">Luồng sự kiện chính </w:t>
              </w:r>
            </w:ins>
          </w:p>
        </w:tc>
        <w:tc>
          <w:tcPr>
            <w:tcW w:w="4532" w:type="dxa"/>
          </w:tcPr>
          <w:p w:rsidR="007143B8" w:rsidRPr="00D435B6" w:rsidRDefault="007143B8">
            <w:pPr>
              <w:pStyle w:val="ListParagraph"/>
              <w:numPr>
                <w:ilvl w:val="0"/>
                <w:numId w:val="82"/>
              </w:numPr>
              <w:spacing w:line="360" w:lineRule="auto"/>
              <w:jc w:val="both"/>
              <w:rPr>
                <w:ins w:id="2696" w:author="Vo Cuong" w:date="2020-04-01T17:17:00Z"/>
                <w:rFonts w:ascii="Times New Roman" w:hAnsi="Times New Roman" w:cs="Times New Roman"/>
                <w:color w:val="000000" w:themeColor="text1"/>
                <w:sz w:val="26"/>
                <w:szCs w:val="26"/>
              </w:rPr>
              <w:pPrChange w:id="2697" w:author="Vo Cuong" w:date="2020-04-01T17:17:00Z">
                <w:pPr>
                  <w:pStyle w:val="ListParagraph"/>
                  <w:numPr>
                    <w:numId w:val="1"/>
                  </w:numPr>
                  <w:spacing w:line="360" w:lineRule="auto"/>
                  <w:ind w:left="454" w:hanging="425"/>
                  <w:jc w:val="both"/>
                </w:pPr>
              </w:pPrChange>
            </w:pPr>
            <w:ins w:id="2698" w:author="Vo Cuong" w:date="2020-04-01T17:17:00Z">
              <w:r w:rsidRPr="00D435B6">
                <w:rPr>
                  <w:rFonts w:ascii="Times New Roman" w:hAnsi="Times New Roman" w:cs="Times New Roman"/>
                  <w:color w:val="000000" w:themeColor="text1"/>
                  <w:sz w:val="26"/>
                  <w:szCs w:val="26"/>
                </w:rPr>
                <w:t>Hệ thống hiển thị màn hình đăng nhập</w:t>
              </w:r>
              <w:r>
                <w:rPr>
                  <w:rFonts w:ascii="Times New Roman" w:hAnsi="Times New Roman" w:cs="Times New Roman"/>
                  <w:color w:val="000000" w:themeColor="text1"/>
                  <w:sz w:val="26"/>
                  <w:szCs w:val="26"/>
                </w:rPr>
                <w:t>.</w:t>
              </w:r>
            </w:ins>
          </w:p>
          <w:p w:rsidR="007143B8" w:rsidRPr="00D435B6" w:rsidRDefault="007143B8">
            <w:pPr>
              <w:pStyle w:val="ListParagraph"/>
              <w:numPr>
                <w:ilvl w:val="0"/>
                <w:numId w:val="82"/>
              </w:numPr>
              <w:spacing w:line="360" w:lineRule="auto"/>
              <w:ind w:left="454" w:hanging="425"/>
              <w:jc w:val="both"/>
              <w:rPr>
                <w:ins w:id="2699" w:author="Vo Cuong" w:date="2020-04-01T17:17:00Z"/>
                <w:rFonts w:ascii="Times New Roman" w:hAnsi="Times New Roman" w:cs="Times New Roman"/>
                <w:color w:val="000000" w:themeColor="text1"/>
                <w:sz w:val="26"/>
                <w:szCs w:val="26"/>
              </w:rPr>
              <w:pPrChange w:id="2700" w:author="Vo Cuong" w:date="2020-04-01T17:17:00Z">
                <w:pPr>
                  <w:pStyle w:val="ListParagraph"/>
                  <w:numPr>
                    <w:numId w:val="1"/>
                  </w:numPr>
                  <w:spacing w:line="360" w:lineRule="auto"/>
                  <w:ind w:left="454" w:hanging="425"/>
                  <w:jc w:val="both"/>
                </w:pPr>
              </w:pPrChange>
            </w:pPr>
            <w:ins w:id="2701" w:author="Vo Cuong" w:date="2020-04-01T17:17:00Z">
              <w:r w:rsidRPr="00D435B6">
                <w:rPr>
                  <w:rFonts w:ascii="Times New Roman" w:hAnsi="Times New Roman" w:cs="Times New Roman"/>
                  <w:color w:val="000000" w:themeColor="text1"/>
                  <w:sz w:val="26"/>
                  <w:szCs w:val="26"/>
                </w:rPr>
                <w:t xml:space="preserve">Người dùng nhập </w:t>
              </w:r>
              <w:r>
                <w:rPr>
                  <w:rFonts w:ascii="Times New Roman" w:hAnsi="Times New Roman" w:cs="Times New Roman"/>
                  <w:color w:val="000000" w:themeColor="text1"/>
                  <w:sz w:val="26"/>
                  <w:szCs w:val="26"/>
                </w:rPr>
                <w:t>ID</w:t>
              </w:r>
              <w:r w:rsidRPr="00D435B6">
                <w:rPr>
                  <w:rFonts w:ascii="Times New Roman" w:hAnsi="Times New Roman" w:cs="Times New Roman"/>
                  <w:color w:val="000000" w:themeColor="text1"/>
                  <w:sz w:val="26"/>
                  <w:szCs w:val="26"/>
                </w:rPr>
                <w:t xml:space="preserve"> và mật khẩu</w:t>
              </w:r>
              <w:r>
                <w:rPr>
                  <w:rFonts w:ascii="Times New Roman" w:hAnsi="Times New Roman" w:cs="Times New Roman"/>
                  <w:color w:val="000000" w:themeColor="text1"/>
                  <w:sz w:val="26"/>
                  <w:szCs w:val="26"/>
                </w:rPr>
                <w:t xml:space="preserve"> và nhấn nút đăng nhập.</w:t>
              </w:r>
              <w:r w:rsidRPr="00D435B6">
                <w:rPr>
                  <w:rFonts w:ascii="Times New Roman" w:hAnsi="Times New Roman" w:cs="Times New Roman"/>
                  <w:color w:val="000000" w:themeColor="text1"/>
                  <w:sz w:val="26"/>
                  <w:szCs w:val="26"/>
                </w:rPr>
                <w:t xml:space="preserve"> </w:t>
              </w:r>
            </w:ins>
          </w:p>
          <w:p w:rsidR="007143B8" w:rsidRPr="00D435B6" w:rsidRDefault="007143B8">
            <w:pPr>
              <w:pStyle w:val="ListParagraph"/>
              <w:numPr>
                <w:ilvl w:val="0"/>
                <w:numId w:val="82"/>
              </w:numPr>
              <w:spacing w:line="360" w:lineRule="auto"/>
              <w:ind w:left="454" w:hanging="425"/>
              <w:jc w:val="both"/>
              <w:rPr>
                <w:ins w:id="2702" w:author="Vo Cuong" w:date="2020-04-01T17:17:00Z"/>
                <w:rFonts w:ascii="Times New Roman" w:hAnsi="Times New Roman" w:cs="Times New Roman"/>
                <w:color w:val="000000" w:themeColor="text1"/>
                <w:sz w:val="26"/>
                <w:szCs w:val="26"/>
              </w:rPr>
              <w:pPrChange w:id="2703" w:author="Vo Cuong" w:date="2020-04-01T17:17:00Z">
                <w:pPr>
                  <w:pStyle w:val="ListParagraph"/>
                  <w:numPr>
                    <w:numId w:val="1"/>
                  </w:numPr>
                  <w:spacing w:line="360" w:lineRule="auto"/>
                  <w:ind w:left="454" w:hanging="425"/>
                  <w:jc w:val="both"/>
                </w:pPr>
              </w:pPrChange>
            </w:pPr>
            <w:ins w:id="2704" w:author="Vo Cuong" w:date="2020-04-01T17:17:00Z">
              <w:r>
                <w:rPr>
                  <w:rFonts w:ascii="Times New Roman" w:hAnsi="Times New Roman" w:cs="Times New Roman"/>
                  <w:color w:val="000000" w:themeColor="text1"/>
                  <w:sz w:val="26"/>
                  <w:szCs w:val="26"/>
                </w:rPr>
                <w:t>Hệ thống mã hóa mật khẩu sau đó đối chiếu với id và mật khẩu có trong CSDL bảng EMPLOYEE.</w:t>
              </w:r>
            </w:ins>
          </w:p>
          <w:p w:rsidR="007143B8" w:rsidRPr="00D435B6" w:rsidRDefault="007143B8">
            <w:pPr>
              <w:pStyle w:val="ListParagraph"/>
              <w:numPr>
                <w:ilvl w:val="0"/>
                <w:numId w:val="82"/>
              </w:numPr>
              <w:spacing w:line="360" w:lineRule="auto"/>
              <w:ind w:left="454" w:hanging="425"/>
              <w:jc w:val="both"/>
              <w:rPr>
                <w:ins w:id="2705" w:author="Vo Cuong" w:date="2020-04-01T17:17:00Z"/>
                <w:rFonts w:ascii="Times New Roman" w:hAnsi="Times New Roman" w:cs="Times New Roman"/>
                <w:color w:val="000000" w:themeColor="text1"/>
                <w:sz w:val="26"/>
                <w:szCs w:val="26"/>
              </w:rPr>
              <w:pPrChange w:id="2706" w:author="Vo Cuong" w:date="2020-04-01T17:17:00Z">
                <w:pPr>
                  <w:pStyle w:val="ListParagraph"/>
                  <w:numPr>
                    <w:numId w:val="1"/>
                  </w:numPr>
                  <w:spacing w:line="360" w:lineRule="auto"/>
                  <w:ind w:left="454" w:hanging="425"/>
                  <w:jc w:val="both"/>
                </w:pPr>
              </w:pPrChange>
            </w:pPr>
            <w:ins w:id="2707" w:author="Vo Cuong" w:date="2020-04-01T17:17:00Z">
              <w:r w:rsidRPr="00D435B6">
                <w:rPr>
                  <w:rFonts w:ascii="Times New Roman" w:hAnsi="Times New Roman" w:cs="Times New Roman"/>
                  <w:color w:val="000000" w:themeColor="text1"/>
                  <w:sz w:val="26"/>
                  <w:szCs w:val="26"/>
                </w:rPr>
                <w:t>Nếu thành công hệ thống hiển thị</w:t>
              </w:r>
              <w:r>
                <w:rPr>
                  <w:rFonts w:ascii="Times New Roman" w:hAnsi="Times New Roman" w:cs="Times New Roman"/>
                  <w:color w:val="000000" w:themeColor="text1"/>
                  <w:sz w:val="26"/>
                  <w:szCs w:val="26"/>
                </w:rPr>
                <w:t xml:space="preserve"> màn hình </w:t>
              </w:r>
            </w:ins>
            <w:ins w:id="2708" w:author="Vo Cuong" w:date="2020-04-01T17:22:00Z">
              <w:r w:rsidR="001A1EF2">
                <w:rPr>
                  <w:rFonts w:ascii="Times New Roman" w:hAnsi="Times New Roman" w:cs="Times New Roman"/>
                  <w:color w:val="000000" w:themeColor="text1"/>
                  <w:sz w:val="26"/>
                  <w:szCs w:val="26"/>
                </w:rPr>
                <w:t>thống kê</w:t>
              </w:r>
            </w:ins>
            <w:ins w:id="2709" w:author="Vo Cuong" w:date="2020-04-01T17:17:00Z">
              <w:r>
                <w:rPr>
                  <w:rFonts w:ascii="Times New Roman" w:hAnsi="Times New Roman" w:cs="Times New Roman"/>
                  <w:color w:val="000000" w:themeColor="text1"/>
                  <w:sz w:val="26"/>
                  <w:szCs w:val="26"/>
                </w:rPr>
                <w:t>.</w:t>
              </w:r>
            </w:ins>
          </w:p>
          <w:p w:rsidR="007143B8" w:rsidRPr="00D435B6" w:rsidRDefault="007143B8">
            <w:pPr>
              <w:pStyle w:val="ListParagraph"/>
              <w:numPr>
                <w:ilvl w:val="0"/>
                <w:numId w:val="82"/>
              </w:numPr>
              <w:spacing w:line="360" w:lineRule="auto"/>
              <w:ind w:left="454" w:hanging="425"/>
              <w:jc w:val="both"/>
              <w:rPr>
                <w:ins w:id="2710" w:author="Vo Cuong" w:date="2020-04-01T17:17:00Z"/>
                <w:rFonts w:ascii="Times New Roman" w:hAnsi="Times New Roman" w:cs="Times New Roman"/>
                <w:color w:val="000000" w:themeColor="text1"/>
                <w:sz w:val="26"/>
                <w:szCs w:val="26"/>
              </w:rPr>
              <w:pPrChange w:id="2711" w:author="Vo Cuong" w:date="2020-04-01T17:17:00Z">
                <w:pPr>
                  <w:pStyle w:val="ListParagraph"/>
                  <w:numPr>
                    <w:numId w:val="1"/>
                  </w:numPr>
                  <w:spacing w:line="360" w:lineRule="auto"/>
                  <w:ind w:left="454" w:hanging="425"/>
                  <w:jc w:val="both"/>
                </w:pPr>
              </w:pPrChange>
            </w:pPr>
            <w:ins w:id="2712" w:author="Vo Cuong" w:date="2020-04-01T17:17:00Z">
              <w:r w:rsidRPr="00D435B6">
                <w:rPr>
                  <w:rFonts w:ascii="Times New Roman" w:hAnsi="Times New Roman" w:cs="Times New Roman"/>
                  <w:color w:val="000000" w:themeColor="text1"/>
                  <w:sz w:val="26"/>
                  <w:szCs w:val="26"/>
                </w:rPr>
                <w:t>Kết thúc Use – Case</w:t>
              </w:r>
              <w:r>
                <w:rPr>
                  <w:rFonts w:ascii="Times New Roman" w:hAnsi="Times New Roman" w:cs="Times New Roman"/>
                  <w:color w:val="000000" w:themeColor="text1"/>
                  <w:sz w:val="26"/>
                  <w:szCs w:val="26"/>
                </w:rPr>
                <w:t>.</w:t>
              </w:r>
            </w:ins>
          </w:p>
        </w:tc>
      </w:tr>
      <w:tr w:rsidR="007143B8" w:rsidRPr="00D435B6" w:rsidTr="00785BA7">
        <w:trPr>
          <w:ins w:id="2713" w:author="Vo Cuong" w:date="2020-04-01T17:17:00Z"/>
        </w:trPr>
        <w:tc>
          <w:tcPr>
            <w:tcW w:w="4532" w:type="dxa"/>
          </w:tcPr>
          <w:p w:rsidR="007143B8" w:rsidRPr="00D435B6" w:rsidRDefault="007143B8" w:rsidP="00785BA7">
            <w:pPr>
              <w:spacing w:line="360" w:lineRule="auto"/>
              <w:jc w:val="both"/>
              <w:rPr>
                <w:ins w:id="2714" w:author="Vo Cuong" w:date="2020-04-01T17:17:00Z"/>
                <w:rFonts w:ascii="Times New Roman" w:hAnsi="Times New Roman" w:cs="Times New Roman"/>
                <w:color w:val="000000" w:themeColor="text1"/>
                <w:sz w:val="26"/>
                <w:szCs w:val="26"/>
              </w:rPr>
            </w:pPr>
            <w:ins w:id="2715" w:author="Vo Cuong" w:date="2020-04-01T17:17:00Z">
              <w:r w:rsidRPr="00D435B6">
                <w:rPr>
                  <w:rFonts w:ascii="Times New Roman" w:hAnsi="Times New Roman" w:cs="Times New Roman"/>
                  <w:color w:val="000000" w:themeColor="text1"/>
                  <w:sz w:val="26"/>
                  <w:szCs w:val="26"/>
                </w:rPr>
                <w:t xml:space="preserve">Luồng sự kiện phụ </w:t>
              </w:r>
            </w:ins>
          </w:p>
        </w:tc>
        <w:tc>
          <w:tcPr>
            <w:tcW w:w="4532" w:type="dxa"/>
          </w:tcPr>
          <w:p w:rsidR="007143B8" w:rsidRPr="00D435B6" w:rsidRDefault="007143B8" w:rsidP="00785BA7">
            <w:pPr>
              <w:pStyle w:val="ListParagraph"/>
              <w:spacing w:line="360" w:lineRule="auto"/>
              <w:ind w:left="29"/>
              <w:jc w:val="both"/>
              <w:rPr>
                <w:ins w:id="2716" w:author="Vo Cuong" w:date="2020-04-01T17:17:00Z"/>
                <w:rFonts w:ascii="Times New Roman" w:hAnsi="Times New Roman" w:cs="Times New Roman"/>
                <w:color w:val="000000" w:themeColor="text1"/>
                <w:sz w:val="26"/>
                <w:szCs w:val="26"/>
              </w:rPr>
            </w:pPr>
            <w:ins w:id="2717" w:author="Vo Cuong" w:date="2020-04-01T17:17:00Z">
              <w:r>
                <w:rPr>
                  <w:rFonts w:ascii="Times New Roman" w:hAnsi="Times New Roman" w:cs="Times New Roman"/>
                  <w:color w:val="0070C0"/>
                  <w:sz w:val="26"/>
                  <w:szCs w:val="26"/>
                </w:rPr>
                <w:t xml:space="preserve">A1 – </w:t>
              </w:r>
              <w:r w:rsidRPr="00D435B6">
                <w:rPr>
                  <w:rFonts w:ascii="Times New Roman" w:hAnsi="Times New Roman" w:cs="Times New Roman"/>
                  <w:color w:val="0070C0"/>
                  <w:sz w:val="26"/>
                  <w:szCs w:val="26"/>
                </w:rPr>
                <w:t xml:space="preserve">Mật khẩu không hợp lệ: </w:t>
              </w:r>
              <w:r>
                <w:rPr>
                  <w:rFonts w:ascii="Times New Roman" w:hAnsi="Times New Roman" w:cs="Times New Roman"/>
                  <w:color w:val="000000" w:themeColor="text1"/>
                  <w:sz w:val="26"/>
                  <w:szCs w:val="26"/>
                </w:rPr>
                <w:t xml:space="preserve">Khi </w:t>
              </w:r>
              <w:r w:rsidRPr="00D435B6">
                <w:rPr>
                  <w:rFonts w:ascii="Times New Roman" w:hAnsi="Times New Roman" w:cs="Times New Roman"/>
                  <w:color w:val="000000" w:themeColor="text1"/>
                  <w:sz w:val="26"/>
                  <w:szCs w:val="26"/>
                </w:rPr>
                <w:t>người dùng nhập sai tên đăng nhập và mật khẩu</w:t>
              </w:r>
            </w:ins>
          </w:p>
          <w:p w:rsidR="007143B8" w:rsidRDefault="007143B8">
            <w:pPr>
              <w:pStyle w:val="ListParagraph"/>
              <w:numPr>
                <w:ilvl w:val="0"/>
                <w:numId w:val="81"/>
              </w:numPr>
              <w:spacing w:line="360" w:lineRule="auto"/>
              <w:jc w:val="both"/>
              <w:rPr>
                <w:ins w:id="2718" w:author="Vo Cuong" w:date="2020-04-01T17:17:00Z"/>
                <w:rFonts w:ascii="Times New Roman" w:hAnsi="Times New Roman" w:cs="Times New Roman"/>
                <w:color w:val="000000" w:themeColor="text1"/>
                <w:sz w:val="26"/>
                <w:szCs w:val="26"/>
              </w:rPr>
              <w:pPrChange w:id="2719" w:author="Vo Cuong" w:date="2020-04-01T21:17:00Z">
                <w:pPr>
                  <w:pStyle w:val="ListParagraph"/>
                  <w:numPr>
                    <w:numId w:val="47"/>
                  </w:numPr>
                  <w:spacing w:line="360" w:lineRule="auto"/>
                  <w:ind w:left="360" w:hanging="360"/>
                  <w:jc w:val="both"/>
                </w:pPr>
              </w:pPrChange>
            </w:pPr>
            <w:ins w:id="2720" w:author="Vo Cuong" w:date="2020-04-01T17:17:00Z">
              <w:r>
                <w:rPr>
                  <w:rFonts w:ascii="Times New Roman" w:hAnsi="Times New Roman" w:cs="Times New Roman"/>
                  <w:color w:val="000000" w:themeColor="text1"/>
                  <w:sz w:val="26"/>
                  <w:szCs w:val="26"/>
                </w:rPr>
                <w:t xml:space="preserve">Hệ thống hiển thị thông báo “ID đăng </w:t>
              </w:r>
              <w:r>
                <w:rPr>
                  <w:rFonts w:ascii="Times New Roman" w:hAnsi="Times New Roman" w:cs="Times New Roman"/>
                  <w:color w:val="000000" w:themeColor="text1"/>
                  <w:sz w:val="26"/>
                  <w:szCs w:val="26"/>
                </w:rPr>
                <w:lastRenderedPageBreak/>
                <w:t>nhập hoặc mật khẩu không hợp lệ !!”.</w:t>
              </w:r>
            </w:ins>
          </w:p>
          <w:p w:rsidR="007143B8" w:rsidRPr="00D435B6" w:rsidRDefault="007143B8" w:rsidP="00785BA7">
            <w:pPr>
              <w:pStyle w:val="ListParagraph"/>
              <w:spacing w:line="360" w:lineRule="auto"/>
              <w:ind w:left="29"/>
              <w:jc w:val="both"/>
              <w:rPr>
                <w:ins w:id="2721" w:author="Vo Cuong" w:date="2020-04-01T17:17:00Z"/>
                <w:rFonts w:ascii="Times New Roman" w:hAnsi="Times New Roman" w:cs="Times New Roman"/>
                <w:color w:val="000000" w:themeColor="text1"/>
                <w:sz w:val="26"/>
                <w:szCs w:val="26"/>
              </w:rPr>
            </w:pPr>
            <w:ins w:id="2722" w:author="Vo Cuong" w:date="2020-04-01T17:17:00Z">
              <w:r>
                <w:rPr>
                  <w:rFonts w:ascii="Times New Roman" w:hAnsi="Times New Roman" w:cs="Times New Roman"/>
                  <w:color w:val="0070C0"/>
                  <w:sz w:val="26"/>
                  <w:szCs w:val="26"/>
                </w:rPr>
                <w:t>A2 – Không nhập ID hoặc mật khẩu</w:t>
              </w:r>
              <w:r w:rsidRPr="00D435B6">
                <w:rPr>
                  <w:rFonts w:ascii="Times New Roman" w:hAnsi="Times New Roman" w:cs="Times New Roman"/>
                  <w:color w:val="0070C0"/>
                  <w:sz w:val="26"/>
                  <w:szCs w:val="26"/>
                </w:rPr>
                <w:t xml:space="preserve">: </w:t>
              </w:r>
              <w:r>
                <w:rPr>
                  <w:rFonts w:ascii="Times New Roman" w:hAnsi="Times New Roman" w:cs="Times New Roman"/>
                  <w:color w:val="000000" w:themeColor="text1"/>
                  <w:sz w:val="26"/>
                  <w:szCs w:val="26"/>
                </w:rPr>
                <w:t xml:space="preserve">Khi </w:t>
              </w:r>
              <w:r w:rsidRPr="00D435B6">
                <w:rPr>
                  <w:rFonts w:ascii="Times New Roman" w:hAnsi="Times New Roman" w:cs="Times New Roman"/>
                  <w:color w:val="000000" w:themeColor="text1"/>
                  <w:sz w:val="26"/>
                  <w:szCs w:val="26"/>
                </w:rPr>
                <w:t xml:space="preserve">người dùng </w:t>
              </w:r>
              <w:r>
                <w:rPr>
                  <w:rFonts w:ascii="Times New Roman" w:hAnsi="Times New Roman" w:cs="Times New Roman"/>
                  <w:color w:val="000000" w:themeColor="text1"/>
                  <w:sz w:val="26"/>
                  <w:szCs w:val="26"/>
                </w:rPr>
                <w:t xml:space="preserve">không </w:t>
              </w:r>
              <w:r w:rsidRPr="00D435B6">
                <w:rPr>
                  <w:rFonts w:ascii="Times New Roman" w:hAnsi="Times New Roman" w:cs="Times New Roman"/>
                  <w:color w:val="000000" w:themeColor="text1"/>
                  <w:sz w:val="26"/>
                  <w:szCs w:val="26"/>
                </w:rPr>
                <w:t>nhậ</w:t>
              </w:r>
              <w:r>
                <w:rPr>
                  <w:rFonts w:ascii="Times New Roman" w:hAnsi="Times New Roman" w:cs="Times New Roman"/>
                  <w:color w:val="000000" w:themeColor="text1"/>
                  <w:sz w:val="26"/>
                  <w:szCs w:val="26"/>
                </w:rPr>
                <w:t xml:space="preserve">p ID đăng nhập hoặc </w:t>
              </w:r>
              <w:r w:rsidRPr="00D435B6">
                <w:rPr>
                  <w:rFonts w:ascii="Times New Roman" w:hAnsi="Times New Roman" w:cs="Times New Roman"/>
                  <w:color w:val="000000" w:themeColor="text1"/>
                  <w:sz w:val="26"/>
                  <w:szCs w:val="26"/>
                </w:rPr>
                <w:t>mật khẩu</w:t>
              </w:r>
            </w:ins>
          </w:p>
          <w:p w:rsidR="007143B8" w:rsidRPr="00647C1B" w:rsidRDefault="007143B8">
            <w:pPr>
              <w:pStyle w:val="ListParagraph"/>
              <w:numPr>
                <w:ilvl w:val="0"/>
                <w:numId w:val="80"/>
              </w:numPr>
              <w:spacing w:line="360" w:lineRule="auto"/>
              <w:jc w:val="both"/>
              <w:rPr>
                <w:ins w:id="2723" w:author="Vo Cuong" w:date="2020-04-01T17:17:00Z"/>
                <w:rFonts w:ascii="Times New Roman" w:hAnsi="Times New Roman" w:cs="Times New Roman"/>
                <w:color w:val="000000" w:themeColor="text1"/>
                <w:sz w:val="26"/>
                <w:szCs w:val="26"/>
                <w:rPrChange w:id="2724" w:author="Vo Cuong" w:date="2020-04-01T21:17:00Z">
                  <w:rPr>
                    <w:ins w:id="2725" w:author="Vo Cuong" w:date="2020-04-01T17:17:00Z"/>
                  </w:rPr>
                </w:rPrChange>
              </w:rPr>
              <w:pPrChange w:id="2726" w:author="Vo Cuong" w:date="2020-04-01T21:17:00Z">
                <w:pPr>
                  <w:pStyle w:val="ListParagraph"/>
                  <w:numPr>
                    <w:numId w:val="48"/>
                  </w:numPr>
                  <w:spacing w:line="360" w:lineRule="auto"/>
                  <w:ind w:left="360" w:hanging="360"/>
                  <w:jc w:val="both"/>
                </w:pPr>
              </w:pPrChange>
            </w:pPr>
            <w:ins w:id="2727" w:author="Vo Cuong" w:date="2020-04-01T17:17:00Z">
              <w:r>
                <w:rPr>
                  <w:rFonts w:ascii="Times New Roman" w:hAnsi="Times New Roman" w:cs="Times New Roman"/>
                  <w:color w:val="000000" w:themeColor="text1"/>
                  <w:sz w:val="26"/>
                  <w:szCs w:val="26"/>
                </w:rPr>
                <w:t>Hệ thống hiển thị thông báo “Vui lòng không được bỏ trống !!”.</w:t>
              </w:r>
            </w:ins>
          </w:p>
        </w:tc>
      </w:tr>
      <w:tr w:rsidR="00973B29" w:rsidRPr="00D435B6" w:rsidDel="007143B8" w:rsidTr="00973B29">
        <w:trPr>
          <w:del w:id="2728" w:author="Vo Cuong" w:date="2020-04-01T17:17:00Z"/>
        </w:trPr>
        <w:tc>
          <w:tcPr>
            <w:tcW w:w="4532" w:type="dxa"/>
          </w:tcPr>
          <w:p w:rsidR="00973B29" w:rsidRPr="00D435B6" w:rsidDel="007143B8" w:rsidRDefault="00973B29" w:rsidP="00823C87">
            <w:pPr>
              <w:spacing w:line="360" w:lineRule="auto"/>
              <w:jc w:val="both"/>
              <w:rPr>
                <w:del w:id="2729" w:author="Vo Cuong" w:date="2020-04-01T17:17:00Z"/>
                <w:rFonts w:ascii="Times New Roman" w:hAnsi="Times New Roman" w:cs="Times New Roman"/>
                <w:color w:val="000000" w:themeColor="text1"/>
                <w:sz w:val="26"/>
                <w:szCs w:val="26"/>
              </w:rPr>
            </w:pPr>
            <w:del w:id="2730" w:author="Vo Cuong" w:date="2020-04-01T17:17:00Z">
              <w:r w:rsidRPr="00D435B6" w:rsidDel="007143B8">
                <w:rPr>
                  <w:rFonts w:ascii="Times New Roman" w:hAnsi="Times New Roman" w:cs="Times New Roman"/>
                  <w:color w:val="000000" w:themeColor="text1"/>
                  <w:sz w:val="26"/>
                  <w:szCs w:val="26"/>
                </w:rPr>
                <w:lastRenderedPageBreak/>
                <w:delText>Use – Case</w:delText>
              </w:r>
            </w:del>
          </w:p>
        </w:tc>
        <w:tc>
          <w:tcPr>
            <w:tcW w:w="4532" w:type="dxa"/>
          </w:tcPr>
          <w:p w:rsidR="00973B29" w:rsidRPr="00D435B6" w:rsidDel="007143B8" w:rsidRDefault="00973B29" w:rsidP="00823C87">
            <w:pPr>
              <w:spacing w:line="360" w:lineRule="auto"/>
              <w:jc w:val="both"/>
              <w:rPr>
                <w:del w:id="2731" w:author="Vo Cuong" w:date="2020-04-01T17:17:00Z"/>
                <w:rFonts w:ascii="Times New Roman" w:hAnsi="Times New Roman" w:cs="Times New Roman"/>
                <w:color w:val="000000" w:themeColor="text1"/>
                <w:sz w:val="26"/>
                <w:szCs w:val="26"/>
              </w:rPr>
            </w:pPr>
            <w:del w:id="2732" w:author="Vo Cuong" w:date="2020-04-01T17:17:00Z">
              <w:r w:rsidRPr="00D435B6" w:rsidDel="007143B8">
                <w:rPr>
                  <w:rFonts w:ascii="Times New Roman" w:hAnsi="Times New Roman" w:cs="Times New Roman"/>
                  <w:color w:val="000000" w:themeColor="text1"/>
                  <w:sz w:val="26"/>
                  <w:szCs w:val="26"/>
                </w:rPr>
                <w:delText>Nội dung</w:delText>
              </w:r>
            </w:del>
          </w:p>
        </w:tc>
      </w:tr>
      <w:tr w:rsidR="00973B29" w:rsidRPr="00D435B6" w:rsidDel="007143B8" w:rsidTr="00973B29">
        <w:trPr>
          <w:del w:id="2733" w:author="Vo Cuong" w:date="2020-04-01T17:17:00Z"/>
        </w:trPr>
        <w:tc>
          <w:tcPr>
            <w:tcW w:w="4532" w:type="dxa"/>
          </w:tcPr>
          <w:p w:rsidR="00973B29" w:rsidRPr="00D435B6" w:rsidDel="007143B8" w:rsidRDefault="00973B29" w:rsidP="00823C87">
            <w:pPr>
              <w:spacing w:line="360" w:lineRule="auto"/>
              <w:jc w:val="both"/>
              <w:rPr>
                <w:del w:id="2734" w:author="Vo Cuong" w:date="2020-04-01T17:17:00Z"/>
                <w:rFonts w:ascii="Times New Roman" w:hAnsi="Times New Roman" w:cs="Times New Roman"/>
                <w:color w:val="000000" w:themeColor="text1"/>
                <w:sz w:val="26"/>
                <w:szCs w:val="26"/>
              </w:rPr>
            </w:pPr>
            <w:del w:id="2735" w:author="Vo Cuong" w:date="2020-04-01T17:17:00Z">
              <w:r w:rsidRPr="00D435B6" w:rsidDel="007143B8">
                <w:rPr>
                  <w:rFonts w:ascii="Times New Roman" w:hAnsi="Times New Roman" w:cs="Times New Roman"/>
                  <w:color w:val="000000" w:themeColor="text1"/>
                  <w:sz w:val="26"/>
                  <w:szCs w:val="26"/>
                </w:rPr>
                <w:delText xml:space="preserve">Mã Use – Case </w:delText>
              </w:r>
            </w:del>
          </w:p>
        </w:tc>
        <w:tc>
          <w:tcPr>
            <w:tcW w:w="4532" w:type="dxa"/>
          </w:tcPr>
          <w:p w:rsidR="00973B29" w:rsidRPr="00D435B6" w:rsidDel="007143B8" w:rsidRDefault="00973B29" w:rsidP="00823C87">
            <w:pPr>
              <w:spacing w:line="360" w:lineRule="auto"/>
              <w:jc w:val="both"/>
              <w:rPr>
                <w:del w:id="2736" w:author="Vo Cuong" w:date="2020-04-01T17:17:00Z"/>
                <w:rFonts w:ascii="Times New Roman" w:hAnsi="Times New Roman" w:cs="Times New Roman"/>
                <w:color w:val="000000" w:themeColor="text1"/>
                <w:sz w:val="26"/>
                <w:szCs w:val="26"/>
              </w:rPr>
            </w:pPr>
            <w:del w:id="2737" w:author="Vo Cuong" w:date="2020-04-01T17:17:00Z">
              <w:r w:rsidRPr="00D435B6" w:rsidDel="007143B8">
                <w:rPr>
                  <w:rFonts w:ascii="Times New Roman" w:hAnsi="Times New Roman" w:cs="Times New Roman"/>
                  <w:color w:val="000000" w:themeColor="text1"/>
                  <w:sz w:val="26"/>
                  <w:szCs w:val="26"/>
                </w:rPr>
                <w:delText>UC - 01</w:delText>
              </w:r>
            </w:del>
          </w:p>
        </w:tc>
      </w:tr>
      <w:tr w:rsidR="00973B29" w:rsidRPr="00D435B6" w:rsidDel="007143B8" w:rsidTr="00973B29">
        <w:trPr>
          <w:del w:id="2738" w:author="Vo Cuong" w:date="2020-04-01T17:17:00Z"/>
        </w:trPr>
        <w:tc>
          <w:tcPr>
            <w:tcW w:w="4532" w:type="dxa"/>
          </w:tcPr>
          <w:p w:rsidR="00973B29" w:rsidRPr="00D435B6" w:rsidDel="007143B8" w:rsidRDefault="00973B29" w:rsidP="00823C87">
            <w:pPr>
              <w:spacing w:line="360" w:lineRule="auto"/>
              <w:jc w:val="both"/>
              <w:rPr>
                <w:del w:id="2739" w:author="Vo Cuong" w:date="2020-04-01T17:17:00Z"/>
                <w:rFonts w:ascii="Times New Roman" w:hAnsi="Times New Roman" w:cs="Times New Roman"/>
                <w:color w:val="000000" w:themeColor="text1"/>
                <w:sz w:val="26"/>
                <w:szCs w:val="26"/>
              </w:rPr>
            </w:pPr>
            <w:del w:id="2740" w:author="Vo Cuong" w:date="2020-04-01T17:17:00Z">
              <w:r w:rsidRPr="00D435B6" w:rsidDel="007143B8">
                <w:rPr>
                  <w:rFonts w:ascii="Times New Roman" w:hAnsi="Times New Roman" w:cs="Times New Roman"/>
                  <w:color w:val="000000" w:themeColor="text1"/>
                  <w:sz w:val="26"/>
                  <w:szCs w:val="26"/>
                </w:rPr>
                <w:delText>Tên Use – Case</w:delText>
              </w:r>
            </w:del>
          </w:p>
        </w:tc>
        <w:tc>
          <w:tcPr>
            <w:tcW w:w="4532" w:type="dxa"/>
          </w:tcPr>
          <w:p w:rsidR="00973B29" w:rsidRPr="00D435B6" w:rsidDel="007143B8" w:rsidRDefault="00973B29" w:rsidP="00823C87">
            <w:pPr>
              <w:spacing w:line="360" w:lineRule="auto"/>
              <w:jc w:val="both"/>
              <w:rPr>
                <w:del w:id="2741" w:author="Vo Cuong" w:date="2020-04-01T17:17:00Z"/>
                <w:rFonts w:ascii="Times New Roman" w:hAnsi="Times New Roman" w:cs="Times New Roman"/>
                <w:color w:val="000000" w:themeColor="text1"/>
                <w:sz w:val="26"/>
                <w:szCs w:val="26"/>
              </w:rPr>
            </w:pPr>
            <w:del w:id="2742" w:author="Vo Cuong" w:date="2020-04-01T17:17:00Z">
              <w:r w:rsidRPr="00D435B6" w:rsidDel="007143B8">
                <w:rPr>
                  <w:rFonts w:ascii="Times New Roman" w:hAnsi="Times New Roman" w:cs="Times New Roman"/>
                  <w:color w:val="000000" w:themeColor="text1"/>
                  <w:sz w:val="26"/>
                  <w:szCs w:val="26"/>
                </w:rPr>
                <w:delText>Đăng nhập</w:delText>
              </w:r>
            </w:del>
          </w:p>
        </w:tc>
      </w:tr>
      <w:tr w:rsidR="00973B29" w:rsidRPr="00D435B6" w:rsidDel="007143B8" w:rsidTr="00973B29">
        <w:trPr>
          <w:del w:id="2743" w:author="Vo Cuong" w:date="2020-04-01T17:17:00Z"/>
        </w:trPr>
        <w:tc>
          <w:tcPr>
            <w:tcW w:w="4532" w:type="dxa"/>
          </w:tcPr>
          <w:p w:rsidR="00973B29" w:rsidRPr="00D435B6" w:rsidDel="007143B8" w:rsidRDefault="00973B29" w:rsidP="00823C87">
            <w:pPr>
              <w:spacing w:line="360" w:lineRule="auto"/>
              <w:jc w:val="both"/>
              <w:rPr>
                <w:del w:id="2744" w:author="Vo Cuong" w:date="2020-04-01T17:17:00Z"/>
                <w:rFonts w:ascii="Times New Roman" w:hAnsi="Times New Roman" w:cs="Times New Roman"/>
                <w:color w:val="000000" w:themeColor="text1"/>
                <w:sz w:val="26"/>
                <w:szCs w:val="26"/>
              </w:rPr>
            </w:pPr>
            <w:del w:id="2745" w:author="Vo Cuong" w:date="2020-04-01T17:17:00Z">
              <w:r w:rsidRPr="00D435B6" w:rsidDel="007143B8">
                <w:rPr>
                  <w:rFonts w:ascii="Times New Roman" w:hAnsi="Times New Roman" w:cs="Times New Roman"/>
                  <w:color w:val="000000" w:themeColor="text1"/>
                  <w:sz w:val="26"/>
                  <w:szCs w:val="26"/>
                </w:rPr>
                <w:delText>Mô tả</w:delText>
              </w:r>
            </w:del>
          </w:p>
        </w:tc>
        <w:tc>
          <w:tcPr>
            <w:tcW w:w="4532" w:type="dxa"/>
          </w:tcPr>
          <w:p w:rsidR="00973B29" w:rsidRPr="00D435B6" w:rsidDel="007143B8" w:rsidRDefault="00973B29" w:rsidP="00823C87">
            <w:pPr>
              <w:spacing w:line="360" w:lineRule="auto"/>
              <w:jc w:val="both"/>
              <w:rPr>
                <w:del w:id="2746" w:author="Vo Cuong" w:date="2020-04-01T17:17:00Z"/>
                <w:rFonts w:ascii="Times New Roman" w:hAnsi="Times New Roman" w:cs="Times New Roman"/>
                <w:color w:val="000000" w:themeColor="text1"/>
                <w:sz w:val="26"/>
                <w:szCs w:val="26"/>
              </w:rPr>
            </w:pPr>
            <w:del w:id="2747" w:author="Vo Cuong" w:date="2020-04-01T17:17:00Z">
              <w:r w:rsidRPr="00D435B6" w:rsidDel="007143B8">
                <w:rPr>
                  <w:rFonts w:ascii="Times New Roman" w:hAnsi="Times New Roman" w:cs="Times New Roman"/>
                  <w:color w:val="000000" w:themeColor="text1"/>
                  <w:sz w:val="26"/>
                  <w:szCs w:val="26"/>
                </w:rPr>
                <w:delText>Use – case cho phép người dùng đăng nhập vào hệ thống để thực hiện những chức năng của mình</w:delText>
              </w:r>
            </w:del>
          </w:p>
        </w:tc>
      </w:tr>
      <w:tr w:rsidR="00973B29" w:rsidRPr="00D435B6" w:rsidDel="007143B8" w:rsidTr="00973B29">
        <w:trPr>
          <w:del w:id="2748" w:author="Vo Cuong" w:date="2020-04-01T17:17:00Z"/>
        </w:trPr>
        <w:tc>
          <w:tcPr>
            <w:tcW w:w="4532" w:type="dxa"/>
          </w:tcPr>
          <w:p w:rsidR="00973B29" w:rsidRPr="00D435B6" w:rsidDel="007143B8" w:rsidRDefault="00973B29" w:rsidP="00823C87">
            <w:pPr>
              <w:spacing w:line="360" w:lineRule="auto"/>
              <w:jc w:val="both"/>
              <w:rPr>
                <w:del w:id="2749" w:author="Vo Cuong" w:date="2020-04-01T17:17:00Z"/>
                <w:rFonts w:ascii="Times New Roman" w:hAnsi="Times New Roman" w:cs="Times New Roman"/>
                <w:color w:val="000000" w:themeColor="text1"/>
                <w:sz w:val="26"/>
                <w:szCs w:val="26"/>
              </w:rPr>
            </w:pPr>
            <w:del w:id="2750" w:author="Vo Cuong" w:date="2020-04-01T17:17:00Z">
              <w:r w:rsidRPr="00D435B6" w:rsidDel="007143B8">
                <w:rPr>
                  <w:rFonts w:ascii="Times New Roman" w:hAnsi="Times New Roman" w:cs="Times New Roman"/>
                  <w:color w:val="000000" w:themeColor="text1"/>
                  <w:sz w:val="26"/>
                  <w:szCs w:val="26"/>
                </w:rPr>
                <w:delText xml:space="preserve">Actor </w:delText>
              </w:r>
            </w:del>
          </w:p>
        </w:tc>
        <w:tc>
          <w:tcPr>
            <w:tcW w:w="4532" w:type="dxa"/>
          </w:tcPr>
          <w:p w:rsidR="00973B29" w:rsidRPr="00D435B6" w:rsidDel="007143B8" w:rsidRDefault="00973B29" w:rsidP="00823C87">
            <w:pPr>
              <w:spacing w:line="360" w:lineRule="auto"/>
              <w:jc w:val="both"/>
              <w:rPr>
                <w:del w:id="2751" w:author="Vo Cuong" w:date="2020-04-01T17:17:00Z"/>
                <w:rFonts w:ascii="Times New Roman" w:hAnsi="Times New Roman" w:cs="Times New Roman"/>
                <w:color w:val="000000" w:themeColor="text1"/>
                <w:sz w:val="26"/>
                <w:szCs w:val="26"/>
              </w:rPr>
            </w:pPr>
            <w:del w:id="2752" w:author="Vo Cuong" w:date="2020-04-01T17:17:00Z">
              <w:r w:rsidRPr="00D435B6" w:rsidDel="007143B8">
                <w:rPr>
                  <w:rFonts w:ascii="Times New Roman" w:hAnsi="Times New Roman" w:cs="Times New Roman"/>
                  <w:color w:val="000000" w:themeColor="text1"/>
                  <w:sz w:val="26"/>
                  <w:szCs w:val="26"/>
                </w:rPr>
                <w:delText>Người dùng</w:delText>
              </w:r>
            </w:del>
          </w:p>
        </w:tc>
      </w:tr>
      <w:tr w:rsidR="00973B29" w:rsidRPr="00D435B6" w:rsidDel="007143B8" w:rsidTr="00973B29">
        <w:trPr>
          <w:del w:id="2753" w:author="Vo Cuong" w:date="2020-04-01T17:17:00Z"/>
        </w:trPr>
        <w:tc>
          <w:tcPr>
            <w:tcW w:w="4532" w:type="dxa"/>
          </w:tcPr>
          <w:p w:rsidR="00973B29" w:rsidRPr="00D435B6" w:rsidDel="007143B8" w:rsidRDefault="00973B29" w:rsidP="00823C87">
            <w:pPr>
              <w:spacing w:line="360" w:lineRule="auto"/>
              <w:jc w:val="both"/>
              <w:rPr>
                <w:del w:id="2754" w:author="Vo Cuong" w:date="2020-04-01T17:17:00Z"/>
                <w:rFonts w:ascii="Times New Roman" w:hAnsi="Times New Roman" w:cs="Times New Roman"/>
                <w:color w:val="000000" w:themeColor="text1"/>
                <w:sz w:val="26"/>
                <w:szCs w:val="26"/>
              </w:rPr>
            </w:pPr>
            <w:del w:id="2755" w:author="Vo Cuong" w:date="2020-04-01T17:17:00Z">
              <w:r w:rsidRPr="00D435B6" w:rsidDel="007143B8">
                <w:rPr>
                  <w:rFonts w:ascii="Times New Roman" w:hAnsi="Times New Roman" w:cs="Times New Roman"/>
                  <w:color w:val="000000" w:themeColor="text1"/>
                  <w:sz w:val="26"/>
                  <w:szCs w:val="26"/>
                </w:rPr>
                <w:delText xml:space="preserve">Điều kiện kích hoạt </w:delText>
              </w:r>
            </w:del>
          </w:p>
        </w:tc>
        <w:tc>
          <w:tcPr>
            <w:tcW w:w="4532" w:type="dxa"/>
          </w:tcPr>
          <w:p w:rsidR="00973B29" w:rsidRPr="00D435B6" w:rsidDel="007143B8" w:rsidRDefault="00973B29" w:rsidP="00823C87">
            <w:pPr>
              <w:spacing w:line="360" w:lineRule="auto"/>
              <w:jc w:val="both"/>
              <w:rPr>
                <w:del w:id="2756" w:author="Vo Cuong" w:date="2020-04-01T17:17:00Z"/>
                <w:rFonts w:ascii="Times New Roman" w:hAnsi="Times New Roman" w:cs="Times New Roman"/>
                <w:color w:val="000000" w:themeColor="text1"/>
                <w:sz w:val="26"/>
                <w:szCs w:val="26"/>
              </w:rPr>
            </w:pPr>
            <w:del w:id="2757" w:author="Vo Cuong" w:date="2020-04-01T17:17:00Z">
              <w:r w:rsidRPr="00D435B6" w:rsidDel="007143B8">
                <w:rPr>
                  <w:rFonts w:ascii="Times New Roman" w:hAnsi="Times New Roman" w:cs="Times New Roman"/>
                  <w:color w:val="000000" w:themeColor="text1"/>
                  <w:sz w:val="26"/>
                  <w:szCs w:val="26"/>
                </w:rPr>
                <w:delText xml:space="preserve">Khi người dùng chọn chức năng đăng nhập từ trang chủ hệ thống </w:delText>
              </w:r>
            </w:del>
          </w:p>
        </w:tc>
      </w:tr>
      <w:tr w:rsidR="00973B29" w:rsidRPr="00D435B6" w:rsidDel="007143B8" w:rsidTr="00973B29">
        <w:trPr>
          <w:del w:id="2758" w:author="Vo Cuong" w:date="2020-04-01T17:17:00Z"/>
        </w:trPr>
        <w:tc>
          <w:tcPr>
            <w:tcW w:w="4532" w:type="dxa"/>
          </w:tcPr>
          <w:p w:rsidR="00973B29" w:rsidRPr="00D435B6" w:rsidDel="007143B8" w:rsidRDefault="00973B29" w:rsidP="00823C87">
            <w:pPr>
              <w:spacing w:line="360" w:lineRule="auto"/>
              <w:jc w:val="both"/>
              <w:rPr>
                <w:del w:id="2759" w:author="Vo Cuong" w:date="2020-04-01T17:17:00Z"/>
                <w:rFonts w:ascii="Times New Roman" w:hAnsi="Times New Roman" w:cs="Times New Roman"/>
                <w:color w:val="000000" w:themeColor="text1"/>
                <w:sz w:val="26"/>
                <w:szCs w:val="26"/>
              </w:rPr>
            </w:pPr>
            <w:del w:id="2760" w:author="Vo Cuong" w:date="2020-04-01T17:17:00Z">
              <w:r w:rsidRPr="00D435B6" w:rsidDel="007143B8">
                <w:rPr>
                  <w:rFonts w:ascii="Times New Roman" w:hAnsi="Times New Roman" w:cs="Times New Roman"/>
                  <w:color w:val="000000" w:themeColor="text1"/>
                  <w:sz w:val="26"/>
                  <w:szCs w:val="26"/>
                </w:rPr>
                <w:delText xml:space="preserve">Tiền điều kiện </w:delText>
              </w:r>
            </w:del>
          </w:p>
        </w:tc>
        <w:tc>
          <w:tcPr>
            <w:tcW w:w="4532" w:type="dxa"/>
          </w:tcPr>
          <w:p w:rsidR="00973B29" w:rsidRPr="00D435B6" w:rsidDel="007143B8" w:rsidRDefault="00303266" w:rsidP="00823C87">
            <w:pPr>
              <w:spacing w:line="360" w:lineRule="auto"/>
              <w:jc w:val="both"/>
              <w:rPr>
                <w:del w:id="2761" w:author="Vo Cuong" w:date="2020-04-01T17:17:00Z"/>
                <w:rFonts w:ascii="Times New Roman" w:hAnsi="Times New Roman" w:cs="Times New Roman"/>
                <w:color w:val="000000" w:themeColor="text1"/>
                <w:sz w:val="26"/>
                <w:szCs w:val="26"/>
              </w:rPr>
            </w:pPr>
            <w:del w:id="2762" w:author="Vo Cuong" w:date="2020-04-01T17:17:00Z">
              <w:r w:rsidDel="007143B8">
                <w:rPr>
                  <w:rFonts w:ascii="Times New Roman" w:hAnsi="Times New Roman" w:cs="Times New Roman"/>
                  <w:color w:val="000000" w:themeColor="text1"/>
                  <w:sz w:val="26"/>
                  <w:szCs w:val="26"/>
                </w:rPr>
                <w:delText>Người dùng nhận tài khoản và mật khẩu qua email.</w:delText>
              </w:r>
              <w:r w:rsidR="00973B29" w:rsidRPr="00D435B6" w:rsidDel="007143B8">
                <w:rPr>
                  <w:rFonts w:ascii="Times New Roman" w:hAnsi="Times New Roman" w:cs="Times New Roman"/>
                  <w:color w:val="000000" w:themeColor="text1"/>
                  <w:sz w:val="26"/>
                  <w:szCs w:val="26"/>
                </w:rPr>
                <w:delText xml:space="preserve"> </w:delText>
              </w:r>
            </w:del>
          </w:p>
        </w:tc>
      </w:tr>
      <w:tr w:rsidR="00973B29" w:rsidRPr="00D435B6" w:rsidDel="007143B8" w:rsidTr="00973B29">
        <w:trPr>
          <w:del w:id="2763" w:author="Vo Cuong" w:date="2020-04-01T17:17:00Z"/>
        </w:trPr>
        <w:tc>
          <w:tcPr>
            <w:tcW w:w="4532" w:type="dxa"/>
          </w:tcPr>
          <w:p w:rsidR="00973B29" w:rsidRPr="00D435B6" w:rsidDel="007143B8" w:rsidRDefault="00973B29" w:rsidP="00823C87">
            <w:pPr>
              <w:spacing w:line="360" w:lineRule="auto"/>
              <w:jc w:val="both"/>
              <w:rPr>
                <w:del w:id="2764" w:author="Vo Cuong" w:date="2020-04-01T17:17:00Z"/>
                <w:rFonts w:ascii="Times New Roman" w:hAnsi="Times New Roman" w:cs="Times New Roman"/>
                <w:color w:val="000000" w:themeColor="text1"/>
                <w:sz w:val="26"/>
                <w:szCs w:val="26"/>
              </w:rPr>
            </w:pPr>
            <w:del w:id="2765" w:author="Vo Cuong" w:date="2020-04-01T17:17:00Z">
              <w:r w:rsidRPr="00D435B6" w:rsidDel="007143B8">
                <w:rPr>
                  <w:rFonts w:ascii="Times New Roman" w:hAnsi="Times New Roman" w:cs="Times New Roman"/>
                  <w:color w:val="000000" w:themeColor="text1"/>
                  <w:sz w:val="26"/>
                  <w:szCs w:val="26"/>
                </w:rPr>
                <w:delText xml:space="preserve">Hậu điều kiện </w:delText>
              </w:r>
            </w:del>
          </w:p>
        </w:tc>
        <w:tc>
          <w:tcPr>
            <w:tcW w:w="4532" w:type="dxa"/>
          </w:tcPr>
          <w:p w:rsidR="00973B29" w:rsidRPr="00D435B6" w:rsidDel="007143B8" w:rsidRDefault="00973B29" w:rsidP="00823C87">
            <w:pPr>
              <w:spacing w:line="360" w:lineRule="auto"/>
              <w:jc w:val="both"/>
              <w:rPr>
                <w:del w:id="2766" w:author="Vo Cuong" w:date="2020-04-01T17:17:00Z"/>
                <w:rFonts w:ascii="Times New Roman" w:hAnsi="Times New Roman" w:cs="Times New Roman"/>
                <w:color w:val="000000" w:themeColor="text1"/>
                <w:sz w:val="26"/>
                <w:szCs w:val="26"/>
              </w:rPr>
            </w:pPr>
            <w:del w:id="2767" w:author="Vo Cuong" w:date="2020-04-01T17:17:00Z">
              <w:r w:rsidRPr="00D435B6" w:rsidDel="007143B8">
                <w:rPr>
                  <w:rFonts w:ascii="Times New Roman" w:hAnsi="Times New Roman" w:cs="Times New Roman"/>
                  <w:color w:val="000000" w:themeColor="text1"/>
                  <w:sz w:val="26"/>
                  <w:szCs w:val="26"/>
                </w:rPr>
                <w:delText xml:space="preserve">Người dùng đăng nhập thành công </w:delText>
              </w:r>
            </w:del>
          </w:p>
        </w:tc>
      </w:tr>
      <w:tr w:rsidR="00973B29" w:rsidRPr="00D435B6" w:rsidDel="007143B8" w:rsidTr="00973B29">
        <w:trPr>
          <w:del w:id="2768" w:author="Vo Cuong" w:date="2020-04-01T17:17:00Z"/>
        </w:trPr>
        <w:tc>
          <w:tcPr>
            <w:tcW w:w="4532" w:type="dxa"/>
          </w:tcPr>
          <w:p w:rsidR="00973B29" w:rsidRPr="00D435B6" w:rsidDel="007143B8" w:rsidRDefault="00973B29" w:rsidP="00823C87">
            <w:pPr>
              <w:spacing w:line="360" w:lineRule="auto"/>
              <w:jc w:val="both"/>
              <w:rPr>
                <w:del w:id="2769" w:author="Vo Cuong" w:date="2020-04-01T17:17:00Z"/>
                <w:rFonts w:ascii="Times New Roman" w:hAnsi="Times New Roman" w:cs="Times New Roman"/>
                <w:color w:val="000000" w:themeColor="text1"/>
                <w:sz w:val="26"/>
                <w:szCs w:val="26"/>
              </w:rPr>
            </w:pPr>
            <w:del w:id="2770" w:author="Vo Cuong" w:date="2020-04-01T17:17:00Z">
              <w:r w:rsidRPr="00D435B6" w:rsidDel="007143B8">
                <w:rPr>
                  <w:rFonts w:ascii="Times New Roman" w:hAnsi="Times New Roman" w:cs="Times New Roman"/>
                  <w:color w:val="000000" w:themeColor="text1"/>
                  <w:sz w:val="26"/>
                  <w:szCs w:val="26"/>
                </w:rPr>
                <w:delText xml:space="preserve">Luồng sự kiện chính </w:delText>
              </w:r>
            </w:del>
          </w:p>
        </w:tc>
        <w:tc>
          <w:tcPr>
            <w:tcW w:w="4532" w:type="dxa"/>
          </w:tcPr>
          <w:p w:rsidR="00973B29" w:rsidRPr="007143B8" w:rsidDel="007143B8" w:rsidRDefault="00973B29">
            <w:pPr>
              <w:rPr>
                <w:del w:id="2771" w:author="Vo Cuong" w:date="2020-04-01T17:17:00Z"/>
                <w:rFonts w:ascii="Times New Roman" w:hAnsi="Times New Roman" w:cs="Times New Roman"/>
                <w:color w:val="000000" w:themeColor="text1"/>
                <w:sz w:val="26"/>
                <w:szCs w:val="26"/>
                <w:rPrChange w:id="2772" w:author="Vo Cuong" w:date="2020-04-01T17:17:00Z">
                  <w:rPr>
                    <w:del w:id="2773" w:author="Vo Cuong" w:date="2020-04-01T17:17:00Z"/>
                  </w:rPr>
                </w:rPrChange>
              </w:rPr>
              <w:pPrChange w:id="2774" w:author="Vo Cuong" w:date="2020-04-01T17:17:00Z">
                <w:pPr>
                  <w:pStyle w:val="ListParagraph"/>
                  <w:numPr>
                    <w:numId w:val="56"/>
                  </w:numPr>
                  <w:tabs>
                    <w:tab w:val="num" w:pos="360"/>
                    <w:tab w:val="num" w:pos="720"/>
                  </w:tabs>
                  <w:spacing w:line="360" w:lineRule="auto"/>
                  <w:ind w:left="325" w:hanging="325"/>
                  <w:jc w:val="both"/>
                </w:pPr>
              </w:pPrChange>
            </w:pPr>
            <w:del w:id="2775" w:author="Vo Cuong" w:date="2020-04-01T17:17:00Z">
              <w:r w:rsidRPr="007143B8" w:rsidDel="007143B8">
                <w:rPr>
                  <w:rFonts w:ascii="Times New Roman" w:hAnsi="Times New Roman" w:cs="Times New Roman"/>
                  <w:color w:val="000000" w:themeColor="text1"/>
                  <w:sz w:val="26"/>
                  <w:szCs w:val="26"/>
                  <w:rPrChange w:id="2776" w:author="Vo Cuong" w:date="2020-04-01T17:17:00Z">
                    <w:rPr/>
                  </w:rPrChange>
                </w:rPr>
                <w:delText>Hệ thống hiển thị màn hình đăng nhập</w:delText>
              </w:r>
            </w:del>
          </w:p>
          <w:p w:rsidR="00973B29" w:rsidRPr="00303266" w:rsidDel="007143B8" w:rsidRDefault="00973B29">
            <w:pPr>
              <w:rPr>
                <w:del w:id="2777" w:author="Vo Cuong" w:date="2020-04-01T17:17:00Z"/>
              </w:rPr>
              <w:pPrChange w:id="2778" w:author="Vo Cuong" w:date="2020-04-01T17:17:00Z">
                <w:pPr>
                  <w:pStyle w:val="ListParagraph"/>
                  <w:numPr>
                    <w:numId w:val="56"/>
                  </w:numPr>
                  <w:tabs>
                    <w:tab w:val="num" w:pos="360"/>
                    <w:tab w:val="num" w:pos="720"/>
                  </w:tabs>
                  <w:spacing w:line="360" w:lineRule="auto"/>
                  <w:ind w:left="325" w:hanging="325"/>
                  <w:jc w:val="both"/>
                </w:pPr>
              </w:pPrChange>
            </w:pPr>
            <w:del w:id="2779" w:author="Vo Cuong" w:date="2020-04-01T17:17:00Z">
              <w:r w:rsidRPr="00303266" w:rsidDel="007143B8">
                <w:delText xml:space="preserve">Người dùng nhập ID và mật khẩu </w:delText>
              </w:r>
            </w:del>
          </w:p>
          <w:p w:rsidR="00973B29" w:rsidRPr="00303266" w:rsidDel="007143B8" w:rsidRDefault="00973B29">
            <w:pPr>
              <w:rPr>
                <w:del w:id="2780" w:author="Vo Cuong" w:date="2020-04-01T17:17:00Z"/>
              </w:rPr>
              <w:pPrChange w:id="2781" w:author="Vo Cuong" w:date="2020-04-01T17:17:00Z">
                <w:pPr>
                  <w:pStyle w:val="ListParagraph"/>
                  <w:numPr>
                    <w:numId w:val="56"/>
                  </w:numPr>
                  <w:tabs>
                    <w:tab w:val="num" w:pos="360"/>
                    <w:tab w:val="num" w:pos="720"/>
                  </w:tabs>
                  <w:spacing w:line="360" w:lineRule="auto"/>
                  <w:ind w:left="325" w:hanging="325"/>
                  <w:jc w:val="both"/>
                </w:pPr>
              </w:pPrChange>
            </w:pPr>
            <w:del w:id="2782" w:author="Vo Cuong" w:date="2020-04-01T17:17:00Z">
              <w:r w:rsidRPr="00303266" w:rsidDel="007143B8">
                <w:delText xml:space="preserve">Hệ thống kiểm tra thông tin đăng nhập </w:delText>
              </w:r>
            </w:del>
          </w:p>
          <w:p w:rsidR="00973B29" w:rsidRPr="00303266" w:rsidDel="007143B8" w:rsidRDefault="00973B29">
            <w:pPr>
              <w:rPr>
                <w:del w:id="2783" w:author="Vo Cuong" w:date="2020-04-01T17:17:00Z"/>
              </w:rPr>
              <w:pPrChange w:id="2784" w:author="Vo Cuong" w:date="2020-04-01T17:17:00Z">
                <w:pPr>
                  <w:pStyle w:val="ListParagraph"/>
                  <w:numPr>
                    <w:numId w:val="56"/>
                  </w:numPr>
                  <w:tabs>
                    <w:tab w:val="num" w:pos="360"/>
                    <w:tab w:val="num" w:pos="720"/>
                  </w:tabs>
                  <w:spacing w:line="360" w:lineRule="auto"/>
                  <w:ind w:left="325" w:hanging="325"/>
                  <w:jc w:val="both"/>
                </w:pPr>
              </w:pPrChange>
            </w:pPr>
            <w:del w:id="2785" w:author="Vo Cuong" w:date="2020-04-01T17:17:00Z">
              <w:r w:rsidRPr="00303266" w:rsidDel="007143B8">
                <w:delText>Nếu thành công hệ thống hiển thị màn hình danh sách nhiệm vụ</w:delText>
              </w:r>
            </w:del>
          </w:p>
          <w:p w:rsidR="00973B29" w:rsidRPr="00303266" w:rsidDel="007143B8" w:rsidRDefault="00973B29">
            <w:pPr>
              <w:rPr>
                <w:del w:id="2786" w:author="Vo Cuong" w:date="2020-04-01T17:17:00Z"/>
              </w:rPr>
              <w:pPrChange w:id="2787" w:author="Vo Cuong" w:date="2020-04-01T17:17:00Z">
                <w:pPr>
                  <w:pStyle w:val="ListParagraph"/>
                  <w:numPr>
                    <w:numId w:val="56"/>
                  </w:numPr>
                  <w:tabs>
                    <w:tab w:val="num" w:pos="360"/>
                    <w:tab w:val="num" w:pos="720"/>
                  </w:tabs>
                  <w:spacing w:line="360" w:lineRule="auto"/>
                  <w:ind w:left="325" w:hanging="325"/>
                  <w:jc w:val="both"/>
                </w:pPr>
              </w:pPrChange>
            </w:pPr>
            <w:del w:id="2788" w:author="Vo Cuong" w:date="2020-04-01T17:17:00Z">
              <w:r w:rsidRPr="00303266" w:rsidDel="007143B8">
                <w:delText xml:space="preserve">Kết thúc Use – Case </w:delText>
              </w:r>
            </w:del>
          </w:p>
        </w:tc>
      </w:tr>
      <w:tr w:rsidR="00973B29" w:rsidRPr="00D435B6" w:rsidDel="007143B8" w:rsidTr="00973B29">
        <w:trPr>
          <w:del w:id="2789" w:author="Vo Cuong" w:date="2020-04-01T17:17:00Z"/>
        </w:trPr>
        <w:tc>
          <w:tcPr>
            <w:tcW w:w="4532" w:type="dxa"/>
          </w:tcPr>
          <w:p w:rsidR="00973B29" w:rsidRPr="00D435B6" w:rsidDel="007143B8" w:rsidRDefault="00973B29" w:rsidP="00823C87">
            <w:pPr>
              <w:spacing w:line="360" w:lineRule="auto"/>
              <w:jc w:val="both"/>
              <w:rPr>
                <w:del w:id="2790" w:author="Vo Cuong" w:date="2020-04-01T17:17:00Z"/>
                <w:rFonts w:ascii="Times New Roman" w:hAnsi="Times New Roman" w:cs="Times New Roman"/>
                <w:color w:val="000000" w:themeColor="text1"/>
                <w:sz w:val="26"/>
                <w:szCs w:val="26"/>
              </w:rPr>
            </w:pPr>
            <w:del w:id="2791" w:author="Vo Cuong" w:date="2020-04-01T17:17:00Z">
              <w:r w:rsidRPr="00D435B6" w:rsidDel="007143B8">
                <w:rPr>
                  <w:rFonts w:ascii="Times New Roman" w:hAnsi="Times New Roman" w:cs="Times New Roman"/>
                  <w:color w:val="000000" w:themeColor="text1"/>
                  <w:sz w:val="26"/>
                  <w:szCs w:val="26"/>
                </w:rPr>
                <w:delText xml:space="preserve">Luồng sự kiện phụ </w:delText>
              </w:r>
            </w:del>
          </w:p>
        </w:tc>
        <w:tc>
          <w:tcPr>
            <w:tcW w:w="4532" w:type="dxa"/>
          </w:tcPr>
          <w:p w:rsidR="00973B29" w:rsidRPr="00D435B6" w:rsidDel="007143B8" w:rsidRDefault="00973B29" w:rsidP="00823C87">
            <w:pPr>
              <w:pStyle w:val="ListParagraph"/>
              <w:spacing w:line="360" w:lineRule="auto"/>
              <w:ind w:left="29"/>
              <w:jc w:val="both"/>
              <w:rPr>
                <w:del w:id="2792" w:author="Vo Cuong" w:date="2020-04-01T17:17:00Z"/>
                <w:rFonts w:ascii="Times New Roman" w:hAnsi="Times New Roman" w:cs="Times New Roman"/>
                <w:color w:val="000000" w:themeColor="text1"/>
                <w:sz w:val="26"/>
                <w:szCs w:val="26"/>
              </w:rPr>
            </w:pPr>
            <w:del w:id="2793" w:author="Vo Cuong" w:date="2020-04-01T17:17:00Z">
              <w:r w:rsidRPr="00D435B6" w:rsidDel="007143B8">
                <w:rPr>
                  <w:rFonts w:ascii="Times New Roman" w:hAnsi="Times New Roman" w:cs="Times New Roman"/>
                  <w:color w:val="0070C0"/>
                  <w:sz w:val="26"/>
                  <w:szCs w:val="26"/>
                </w:rPr>
                <w:delText xml:space="preserve">A1 – Mật khẩu không hợp lệ: </w:delText>
              </w:r>
              <w:r w:rsidDel="007143B8">
                <w:rPr>
                  <w:rFonts w:ascii="Times New Roman" w:hAnsi="Times New Roman" w:cs="Times New Roman"/>
                  <w:color w:val="000000" w:themeColor="text1"/>
                  <w:sz w:val="26"/>
                  <w:szCs w:val="26"/>
                </w:rPr>
                <w:delText xml:space="preserve">Khi </w:delText>
              </w:r>
              <w:r w:rsidRPr="00D435B6" w:rsidDel="007143B8">
                <w:rPr>
                  <w:rFonts w:ascii="Times New Roman" w:hAnsi="Times New Roman" w:cs="Times New Roman"/>
                  <w:color w:val="000000" w:themeColor="text1"/>
                  <w:sz w:val="26"/>
                  <w:szCs w:val="26"/>
                </w:rPr>
                <w:delText>người dùng nhập sai tên đăng nhập và mật khẩu</w:delText>
              </w:r>
            </w:del>
          </w:p>
          <w:p w:rsidR="00973B29" w:rsidRPr="00D435B6" w:rsidDel="007143B8" w:rsidRDefault="00973B29" w:rsidP="00823C87">
            <w:pPr>
              <w:pStyle w:val="ListParagraph"/>
              <w:numPr>
                <w:ilvl w:val="0"/>
                <w:numId w:val="2"/>
              </w:numPr>
              <w:spacing w:line="360" w:lineRule="auto"/>
              <w:ind w:left="454" w:hanging="425"/>
              <w:jc w:val="both"/>
              <w:rPr>
                <w:del w:id="2794" w:author="Vo Cuong" w:date="2020-04-01T17:17:00Z"/>
                <w:rFonts w:ascii="Times New Roman" w:hAnsi="Times New Roman" w:cs="Times New Roman"/>
                <w:color w:val="000000" w:themeColor="text1"/>
                <w:sz w:val="26"/>
                <w:szCs w:val="26"/>
              </w:rPr>
            </w:pPr>
            <w:del w:id="2795" w:author="Vo Cuong" w:date="2020-04-01T17:17:00Z">
              <w:r w:rsidDel="007143B8">
                <w:rPr>
                  <w:rFonts w:ascii="Times New Roman" w:hAnsi="Times New Roman" w:cs="Times New Roman"/>
                  <w:color w:val="000000" w:themeColor="text1"/>
                  <w:sz w:val="26"/>
                  <w:szCs w:val="26"/>
                </w:rPr>
                <w:delText xml:space="preserve">Hệ thống hiển thị thông báo “Sai thông tin đăng nhập”                                                          </w:delText>
              </w:r>
            </w:del>
          </w:p>
          <w:p w:rsidR="00973B29" w:rsidRPr="00D435B6" w:rsidDel="007143B8" w:rsidRDefault="00973B29" w:rsidP="00823C87">
            <w:pPr>
              <w:pStyle w:val="ListParagraph"/>
              <w:numPr>
                <w:ilvl w:val="0"/>
                <w:numId w:val="2"/>
              </w:numPr>
              <w:spacing w:line="360" w:lineRule="auto"/>
              <w:ind w:left="454" w:hanging="425"/>
              <w:jc w:val="both"/>
              <w:rPr>
                <w:del w:id="2796" w:author="Vo Cuong" w:date="2020-04-01T17:17:00Z"/>
                <w:rFonts w:ascii="Times New Roman" w:hAnsi="Times New Roman" w:cs="Times New Roman"/>
                <w:color w:val="000000" w:themeColor="text1"/>
                <w:sz w:val="26"/>
                <w:szCs w:val="26"/>
              </w:rPr>
            </w:pPr>
            <w:del w:id="2797" w:author="Vo Cuong" w:date="2020-04-01T17:17:00Z">
              <w:r w:rsidRPr="00D435B6" w:rsidDel="007143B8">
                <w:rPr>
                  <w:rFonts w:ascii="Times New Roman" w:hAnsi="Times New Roman" w:cs="Times New Roman"/>
                  <w:color w:val="000000" w:themeColor="text1"/>
                  <w:sz w:val="26"/>
                  <w:szCs w:val="26"/>
                </w:rPr>
                <w:delText xml:space="preserve">Quay lại bước 2 trong luồng sự kiện chính </w:delText>
              </w:r>
            </w:del>
          </w:p>
          <w:p w:rsidR="00973B29" w:rsidRPr="00D435B6" w:rsidDel="007143B8" w:rsidRDefault="00973B29" w:rsidP="00823C87">
            <w:pPr>
              <w:pStyle w:val="ListParagraph"/>
              <w:spacing w:line="360" w:lineRule="auto"/>
              <w:ind w:left="454"/>
              <w:jc w:val="both"/>
              <w:rPr>
                <w:del w:id="2798" w:author="Vo Cuong" w:date="2020-04-01T17:17:00Z"/>
                <w:rFonts w:ascii="Times New Roman" w:hAnsi="Times New Roman" w:cs="Times New Roman"/>
                <w:color w:val="000000" w:themeColor="text1"/>
                <w:sz w:val="26"/>
                <w:szCs w:val="26"/>
              </w:rPr>
            </w:pPr>
          </w:p>
        </w:tc>
      </w:tr>
    </w:tbl>
    <w:p w:rsidR="00973B29" w:rsidRPr="00D435B6" w:rsidRDefault="00973B29" w:rsidP="00823C87">
      <w:pPr>
        <w:pStyle w:val="ListParagraph"/>
        <w:spacing w:after="200" w:line="360" w:lineRule="auto"/>
        <w:ind w:left="1800"/>
        <w:jc w:val="both"/>
        <w:rPr>
          <w:rFonts w:ascii="Times New Roman" w:hAnsi="Times New Roman" w:cs="Times New Roman"/>
          <w:sz w:val="26"/>
          <w:szCs w:val="26"/>
        </w:rPr>
      </w:pPr>
    </w:p>
    <w:p w:rsidR="00D435B6" w:rsidRDefault="00973B29" w:rsidP="003D5FD6">
      <w:pPr>
        <w:pStyle w:val="ListParagraph"/>
        <w:numPr>
          <w:ilvl w:val="1"/>
          <w:numId w:val="15"/>
        </w:numPr>
        <w:spacing w:after="200" w:line="360" w:lineRule="auto"/>
        <w:ind w:left="426" w:firstLine="294"/>
        <w:rPr>
          <w:ins w:id="2799" w:author="Vo Cuong" w:date="2020-03-23T23:31:00Z"/>
          <w:rFonts w:ascii="Times New Roman" w:hAnsi="Times New Roman" w:cs="Times New Roman"/>
          <w:b/>
          <w:sz w:val="26"/>
          <w:szCs w:val="26"/>
        </w:rPr>
      </w:pPr>
      <w:r w:rsidRPr="00861548">
        <w:rPr>
          <w:rFonts w:ascii="Times New Roman" w:hAnsi="Times New Roman" w:cs="Times New Roman"/>
          <w:b/>
          <w:sz w:val="26"/>
          <w:szCs w:val="26"/>
        </w:rPr>
        <w:t>G</w:t>
      </w:r>
      <w:r w:rsidR="00D435B6" w:rsidRPr="00861548">
        <w:rPr>
          <w:rFonts w:ascii="Times New Roman" w:hAnsi="Times New Roman" w:cs="Times New Roman"/>
          <w:b/>
          <w:sz w:val="26"/>
          <w:szCs w:val="26"/>
        </w:rPr>
        <w:t>iao diện thống k</w:t>
      </w:r>
      <w:r w:rsidR="00893097">
        <w:rPr>
          <w:rFonts w:ascii="Times New Roman" w:hAnsi="Times New Roman" w:cs="Times New Roman"/>
          <w:b/>
          <w:sz w:val="26"/>
          <w:szCs w:val="26"/>
        </w:rPr>
        <w:t>ê</w:t>
      </w:r>
      <w:del w:id="2800" w:author="Vo Cuong" w:date="2020-03-23T23:31:00Z">
        <w:r w:rsidR="005B5C37" w:rsidDel="00874C97">
          <w:rPr>
            <w:noProof/>
          </w:rPr>
          <w:drawing>
            <wp:inline distT="0" distB="0" distL="0" distR="0" wp14:anchorId="6D7F71E6" wp14:editId="4D4173E6">
              <wp:extent cx="5761990" cy="378396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1990" cy="3783965"/>
                      </a:xfrm>
                      <a:prstGeom prst="rect">
                        <a:avLst/>
                      </a:prstGeom>
                    </pic:spPr>
                  </pic:pic>
                </a:graphicData>
              </a:graphic>
            </wp:inline>
          </w:drawing>
        </w:r>
      </w:del>
    </w:p>
    <w:p w:rsidR="00874C97" w:rsidRPr="00874C97" w:rsidRDefault="00120AFA">
      <w:pPr>
        <w:spacing w:after="200" w:line="360" w:lineRule="auto"/>
        <w:jc w:val="center"/>
        <w:rPr>
          <w:rFonts w:ascii="Times New Roman" w:hAnsi="Times New Roman" w:cs="Times New Roman"/>
          <w:b/>
          <w:sz w:val="26"/>
          <w:szCs w:val="26"/>
          <w:rPrChange w:id="2801" w:author="Vo Cuong" w:date="2020-03-23T23:31:00Z">
            <w:rPr/>
          </w:rPrChange>
        </w:rPr>
        <w:pPrChange w:id="2802" w:author="Vo Cuong" w:date="2020-04-01T14:44:00Z">
          <w:pPr>
            <w:pStyle w:val="ListParagraph"/>
            <w:numPr>
              <w:ilvl w:val="1"/>
              <w:numId w:val="15"/>
            </w:numPr>
            <w:spacing w:after="200" w:line="360" w:lineRule="auto"/>
            <w:ind w:left="426" w:firstLine="294"/>
          </w:pPr>
        </w:pPrChange>
      </w:pPr>
      <w:ins w:id="2803" w:author="Vo Cuong" w:date="2020-04-01T21:30:00Z">
        <w:r>
          <w:rPr>
            <w:noProof/>
          </w:rPr>
          <w:drawing>
            <wp:inline distT="0" distB="0" distL="0" distR="0" wp14:anchorId="1FD5578F" wp14:editId="65DD1364">
              <wp:extent cx="5761990" cy="343090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1990" cy="3430905"/>
                      </a:xfrm>
                      <a:prstGeom prst="rect">
                        <a:avLst/>
                      </a:prstGeom>
                    </pic:spPr>
                  </pic:pic>
                </a:graphicData>
              </a:graphic>
            </wp:inline>
          </w:drawing>
        </w:r>
      </w:ins>
    </w:p>
    <w:p w:rsidR="00364D37" w:rsidRPr="00D435B6" w:rsidDel="00006DAB" w:rsidRDefault="00364D37" w:rsidP="007A31FE">
      <w:pPr>
        <w:pStyle w:val="ListParagraph"/>
        <w:spacing w:line="360" w:lineRule="auto"/>
        <w:jc w:val="center"/>
        <w:rPr>
          <w:del w:id="2804" w:author="Vo Cuong" w:date="2020-04-01T21:30:00Z"/>
          <w:rFonts w:ascii="Times New Roman" w:hAnsi="Times New Roman" w:cs="Times New Roman"/>
          <w:sz w:val="26"/>
          <w:szCs w:val="26"/>
        </w:rPr>
      </w:pPr>
      <w:r w:rsidRPr="00D435B6">
        <w:rPr>
          <w:rFonts w:ascii="Times New Roman" w:hAnsi="Times New Roman" w:cs="Times New Roman"/>
          <w:sz w:val="26"/>
          <w:szCs w:val="26"/>
        </w:rPr>
        <w:t>Hình 2.2 Giao diện thố</w:t>
      </w:r>
      <w:r>
        <w:rPr>
          <w:rFonts w:ascii="Times New Roman" w:hAnsi="Times New Roman" w:cs="Times New Roman"/>
          <w:sz w:val="26"/>
          <w:szCs w:val="26"/>
        </w:rPr>
        <w:t>ng kê.</w:t>
      </w:r>
    </w:p>
    <w:p w:rsidR="00973B29" w:rsidRPr="00006DAB" w:rsidRDefault="00973B29">
      <w:pPr>
        <w:pStyle w:val="ListParagraph"/>
        <w:spacing w:line="360" w:lineRule="auto"/>
        <w:jc w:val="center"/>
        <w:pPrChange w:id="2805" w:author="Vo Cuong" w:date="2020-04-01T21:30:00Z">
          <w:pPr>
            <w:pStyle w:val="ListParagraph"/>
            <w:spacing w:after="200" w:line="360" w:lineRule="auto"/>
            <w:ind w:left="1440"/>
            <w:jc w:val="both"/>
          </w:pPr>
        </w:pPrChange>
      </w:pPr>
    </w:p>
    <w:p w:rsidR="00D435B6" w:rsidRPr="00364D37" w:rsidRDefault="00973B29">
      <w:pPr>
        <w:pStyle w:val="ListParagraph"/>
        <w:numPr>
          <w:ilvl w:val="0"/>
          <w:numId w:val="29"/>
        </w:numPr>
        <w:spacing w:after="200" w:line="360" w:lineRule="auto"/>
        <w:jc w:val="both"/>
        <w:rPr>
          <w:rFonts w:ascii="Times New Roman" w:hAnsi="Times New Roman" w:cs="Times New Roman"/>
          <w:sz w:val="26"/>
          <w:szCs w:val="26"/>
        </w:rPr>
        <w:pPrChange w:id="2806" w:author="Vo Cuong" w:date="2020-03-23T16:14:00Z">
          <w:pPr>
            <w:pStyle w:val="ListParagraph"/>
            <w:numPr>
              <w:numId w:val="30"/>
            </w:numPr>
            <w:spacing w:after="200" w:line="360" w:lineRule="auto"/>
            <w:ind w:left="1494" w:hanging="360"/>
            <w:jc w:val="both"/>
          </w:pPr>
        </w:pPrChange>
      </w:pPr>
      <w:r>
        <w:rPr>
          <w:rFonts w:ascii="Times New Roman" w:hAnsi="Times New Roman" w:cs="Times New Roman"/>
          <w:sz w:val="26"/>
          <w:szCs w:val="26"/>
        </w:rPr>
        <w:t>Đặc tả màn hình</w:t>
      </w:r>
    </w:p>
    <w:p w:rsidR="00D435B6" w:rsidRDefault="00D435B6" w:rsidP="00823C87">
      <w:pPr>
        <w:pStyle w:val="ListParagraph"/>
        <w:numPr>
          <w:ilvl w:val="0"/>
          <w:numId w:val="16"/>
        </w:numPr>
        <w:spacing w:after="200" w:line="360" w:lineRule="auto"/>
        <w:jc w:val="both"/>
        <w:rPr>
          <w:rFonts w:ascii="Times New Roman" w:hAnsi="Times New Roman" w:cs="Times New Roman"/>
          <w:sz w:val="26"/>
          <w:szCs w:val="26"/>
        </w:rPr>
      </w:pPr>
      <w:r w:rsidRPr="00D435B6">
        <w:rPr>
          <w:rFonts w:ascii="Times New Roman" w:hAnsi="Times New Roman" w:cs="Times New Roman"/>
          <w:sz w:val="26"/>
          <w:szCs w:val="26"/>
        </w:rPr>
        <w:t xml:space="preserve">Hệ thống sẽ hiển thị một danh sách (bao gồm </w:t>
      </w:r>
      <w:ins w:id="2807" w:author="Vo Cuong" w:date="2020-04-01T17:14:00Z">
        <w:r w:rsidR="0090077D">
          <w:rPr>
            <w:rFonts w:ascii="Times New Roman" w:hAnsi="Times New Roman" w:cs="Times New Roman"/>
            <w:sz w:val="26"/>
            <w:szCs w:val="26"/>
          </w:rPr>
          <w:t xml:space="preserve">vị trí, </w:t>
        </w:r>
      </w:ins>
      <w:r w:rsidRPr="00D435B6">
        <w:rPr>
          <w:rFonts w:ascii="Times New Roman" w:hAnsi="Times New Roman" w:cs="Times New Roman"/>
          <w:sz w:val="26"/>
          <w:szCs w:val="26"/>
        </w:rPr>
        <w:t>id, tên nhân viên, điểm số</w:t>
      </w:r>
      <w:del w:id="2808" w:author="Vo Cuong" w:date="2020-04-01T17:14:00Z">
        <w:r w:rsidRPr="00D435B6" w:rsidDel="0090077D">
          <w:rPr>
            <w:rFonts w:ascii="Times New Roman" w:hAnsi="Times New Roman" w:cs="Times New Roman"/>
            <w:sz w:val="26"/>
            <w:szCs w:val="26"/>
          </w:rPr>
          <w:delText xml:space="preserve"> và xếp hạng</w:delText>
        </w:r>
      </w:del>
      <w:r w:rsidRPr="00D435B6">
        <w:rPr>
          <w:rFonts w:ascii="Times New Roman" w:hAnsi="Times New Roman" w:cs="Times New Roman"/>
          <w:sz w:val="26"/>
          <w:szCs w:val="26"/>
        </w:rPr>
        <w:t>) và</w:t>
      </w:r>
      <w:del w:id="2809" w:author="Vo Cuong" w:date="2020-04-01T17:14:00Z">
        <w:r w:rsidRPr="00D435B6" w:rsidDel="0090077D">
          <w:rPr>
            <w:rFonts w:ascii="Times New Roman" w:hAnsi="Times New Roman" w:cs="Times New Roman"/>
            <w:sz w:val="26"/>
            <w:szCs w:val="26"/>
          </w:rPr>
          <w:delText xml:space="preserve"> các chức năng thống kê theo yêu cầu, chức năng tìm kiếm theo tên và</w:delText>
        </w:r>
      </w:del>
      <w:r w:rsidRPr="00D435B6">
        <w:rPr>
          <w:rFonts w:ascii="Times New Roman" w:hAnsi="Times New Roman" w:cs="Times New Roman"/>
          <w:sz w:val="26"/>
          <w:szCs w:val="26"/>
        </w:rPr>
        <w:t xml:space="preserve"> chức </w:t>
      </w:r>
      <w:ins w:id="2810" w:author="Vo Cuong" w:date="2020-04-01T17:14:00Z">
        <w:r w:rsidR="0090077D">
          <w:rPr>
            <w:rFonts w:ascii="Times New Roman" w:hAnsi="Times New Roman" w:cs="Times New Roman"/>
            <w:sz w:val="26"/>
            <w:szCs w:val="26"/>
          </w:rPr>
          <w:t>năng xuất</w:t>
        </w:r>
      </w:ins>
      <w:del w:id="2811" w:author="Vo Cuong" w:date="2020-04-01T17:14:00Z">
        <w:r w:rsidRPr="00D435B6" w:rsidDel="0090077D">
          <w:rPr>
            <w:rFonts w:ascii="Times New Roman" w:hAnsi="Times New Roman" w:cs="Times New Roman"/>
            <w:sz w:val="26"/>
            <w:szCs w:val="26"/>
          </w:rPr>
          <w:delText>in</w:delText>
        </w:r>
      </w:del>
      <w:r w:rsidRPr="00D435B6">
        <w:rPr>
          <w:rFonts w:ascii="Times New Roman" w:hAnsi="Times New Roman" w:cs="Times New Roman"/>
          <w:sz w:val="26"/>
          <w:szCs w:val="26"/>
        </w:rPr>
        <w:t xml:space="preserve"> danh sách </w:t>
      </w:r>
      <w:ins w:id="2812" w:author="Vo Cuong" w:date="2020-04-01T17:14:00Z">
        <w:r w:rsidR="0090077D">
          <w:rPr>
            <w:rFonts w:ascii="Times New Roman" w:hAnsi="Times New Roman" w:cs="Times New Roman"/>
            <w:sz w:val="26"/>
            <w:szCs w:val="26"/>
          </w:rPr>
          <w:t>ra file excel</w:t>
        </w:r>
      </w:ins>
      <w:del w:id="2813" w:author="Vo Cuong" w:date="2020-04-01T17:14:00Z">
        <w:r w:rsidRPr="00D435B6" w:rsidDel="0090077D">
          <w:rPr>
            <w:rFonts w:ascii="Times New Roman" w:hAnsi="Times New Roman" w:cs="Times New Roman"/>
            <w:sz w:val="26"/>
            <w:szCs w:val="26"/>
          </w:rPr>
          <w:delText>ra ngoài</w:delText>
        </w:r>
      </w:del>
      <w:r w:rsidRPr="00D435B6">
        <w:rPr>
          <w:rFonts w:ascii="Times New Roman" w:hAnsi="Times New Roman" w:cs="Times New Roman"/>
          <w:sz w:val="26"/>
          <w:szCs w:val="26"/>
        </w:rPr>
        <w:t>.</w:t>
      </w:r>
    </w:p>
    <w:p w:rsidR="00973B29" w:rsidRDefault="00973B29">
      <w:pPr>
        <w:pStyle w:val="ListParagraph"/>
        <w:numPr>
          <w:ilvl w:val="0"/>
          <w:numId w:val="29"/>
        </w:numPr>
        <w:spacing w:after="200" w:line="360" w:lineRule="auto"/>
        <w:jc w:val="both"/>
        <w:rPr>
          <w:rFonts w:ascii="Times New Roman" w:hAnsi="Times New Roman" w:cs="Times New Roman"/>
          <w:sz w:val="26"/>
          <w:szCs w:val="26"/>
        </w:rPr>
        <w:pPrChange w:id="2814" w:author="Vo Cuong" w:date="2020-03-23T16:14:00Z">
          <w:pPr>
            <w:pStyle w:val="ListParagraph"/>
            <w:numPr>
              <w:numId w:val="30"/>
            </w:numPr>
            <w:spacing w:after="200" w:line="360" w:lineRule="auto"/>
            <w:ind w:left="1494" w:hanging="360"/>
            <w:jc w:val="both"/>
          </w:pPr>
        </w:pPrChange>
      </w:pPr>
      <w:r>
        <w:rPr>
          <w:rFonts w:ascii="Times New Roman" w:hAnsi="Times New Roman" w:cs="Times New Roman"/>
          <w:sz w:val="26"/>
          <w:szCs w:val="26"/>
        </w:rPr>
        <w:t>Use – case thống kê</w:t>
      </w:r>
    </w:p>
    <w:p w:rsidR="00244E44" w:rsidRDefault="003752AA">
      <w:pPr>
        <w:pStyle w:val="ListParagraph"/>
        <w:spacing w:after="200" w:line="360" w:lineRule="auto"/>
        <w:ind w:left="1516" w:hanging="1516"/>
        <w:jc w:val="both"/>
        <w:rPr>
          <w:rFonts w:ascii="Times New Roman" w:hAnsi="Times New Roman" w:cs="Times New Roman"/>
          <w:sz w:val="26"/>
          <w:szCs w:val="26"/>
        </w:rPr>
        <w:pPrChange w:id="2815" w:author="Vo Cuong" w:date="2020-04-04T18:53:00Z">
          <w:pPr>
            <w:pStyle w:val="ListParagraph"/>
            <w:spacing w:after="200" w:line="360" w:lineRule="auto"/>
            <w:ind w:left="1800" w:hanging="1516"/>
            <w:jc w:val="both"/>
          </w:pPr>
        </w:pPrChange>
      </w:pPr>
      <w:del w:id="2816" w:author="Vo Cuong" w:date="2020-04-04T18:53:00Z">
        <w:r w:rsidDel="008755D4">
          <w:rPr>
            <w:noProof/>
          </w:rPr>
          <w:lastRenderedPageBreak/>
          <w:drawing>
            <wp:inline distT="0" distB="0" distL="0" distR="0" wp14:anchorId="63081565" wp14:editId="4829B189">
              <wp:extent cx="5402580" cy="28117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2580" cy="2811780"/>
                      </a:xfrm>
                      <a:prstGeom prst="rect">
                        <a:avLst/>
                      </a:prstGeom>
                    </pic:spPr>
                  </pic:pic>
                </a:graphicData>
              </a:graphic>
            </wp:inline>
          </w:drawing>
        </w:r>
      </w:del>
      <w:ins w:id="2817" w:author="Vo Cuong" w:date="2020-04-04T18:53:00Z">
        <w:r w:rsidR="008755D4" w:rsidRPr="008755D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8755D4" w:rsidRPr="008755D4">
          <w:rPr>
            <w:rFonts w:ascii="Times New Roman" w:hAnsi="Times New Roman" w:cs="Times New Roman"/>
            <w:noProof/>
            <w:sz w:val="26"/>
            <w:szCs w:val="26"/>
          </w:rPr>
          <w:drawing>
            <wp:inline distT="0" distB="0" distL="0" distR="0">
              <wp:extent cx="5690235" cy="2743200"/>
              <wp:effectExtent l="0" t="0" r="5715" b="0"/>
              <wp:docPr id="51" name="Picture 51" descr="E:\ThucTap\picturemessage_hergvr4u.j0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hucTap\picturemessage_hergvr4u.j0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0235" cy="2743200"/>
                      </a:xfrm>
                      <a:prstGeom prst="rect">
                        <a:avLst/>
                      </a:prstGeom>
                      <a:noFill/>
                      <a:ln>
                        <a:noFill/>
                      </a:ln>
                    </pic:spPr>
                  </pic:pic>
                </a:graphicData>
              </a:graphic>
            </wp:inline>
          </w:drawing>
        </w:r>
      </w:ins>
    </w:p>
    <w:p w:rsidR="00C6656A" w:rsidRDefault="00C6656A" w:rsidP="00823C87">
      <w:pPr>
        <w:pStyle w:val="ListParagraph"/>
        <w:spacing w:after="200" w:line="360" w:lineRule="auto"/>
        <w:ind w:left="1800"/>
        <w:jc w:val="both"/>
        <w:rPr>
          <w:rFonts w:ascii="Times New Roman" w:hAnsi="Times New Roman" w:cs="Times New Roman"/>
          <w:sz w:val="26"/>
          <w:szCs w:val="26"/>
        </w:rPr>
      </w:pPr>
    </w:p>
    <w:p w:rsidR="00973B29" w:rsidRDefault="00973B29">
      <w:pPr>
        <w:pStyle w:val="ListParagraph"/>
        <w:numPr>
          <w:ilvl w:val="0"/>
          <w:numId w:val="29"/>
        </w:numPr>
        <w:spacing w:after="200" w:line="360" w:lineRule="auto"/>
        <w:jc w:val="both"/>
        <w:rPr>
          <w:rFonts w:ascii="Times New Roman" w:hAnsi="Times New Roman" w:cs="Times New Roman"/>
          <w:sz w:val="26"/>
          <w:szCs w:val="26"/>
        </w:rPr>
        <w:pPrChange w:id="2818" w:author="Vo Cuong" w:date="2020-03-23T16:14:00Z">
          <w:pPr>
            <w:pStyle w:val="ListParagraph"/>
            <w:numPr>
              <w:numId w:val="30"/>
            </w:numPr>
            <w:spacing w:after="200" w:line="360" w:lineRule="auto"/>
            <w:ind w:left="1494" w:hanging="360"/>
            <w:jc w:val="both"/>
          </w:pPr>
        </w:pPrChange>
      </w:pPr>
      <w:r>
        <w:rPr>
          <w:rFonts w:ascii="Times New Roman" w:hAnsi="Times New Roman" w:cs="Times New Roman"/>
          <w:sz w:val="26"/>
          <w:szCs w:val="26"/>
        </w:rPr>
        <w:t>Đặc tả use – case thống kê</w:t>
      </w:r>
    </w:p>
    <w:p w:rsidR="005B5C37" w:rsidRDefault="005B5C37" w:rsidP="00823C87">
      <w:pPr>
        <w:pStyle w:val="ListParagraph"/>
        <w:spacing w:after="200" w:line="360" w:lineRule="auto"/>
        <w:ind w:left="1800"/>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532"/>
        <w:gridCol w:w="4532"/>
      </w:tblGrid>
      <w:tr w:rsidR="00973B29" w:rsidRPr="00D435B6" w:rsidTr="00973B29">
        <w:tc>
          <w:tcPr>
            <w:tcW w:w="4532" w:type="dxa"/>
          </w:tcPr>
          <w:p w:rsidR="00973B29" w:rsidRPr="00D435B6" w:rsidRDefault="00973B29"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Use – Case</w:t>
            </w:r>
          </w:p>
        </w:tc>
        <w:tc>
          <w:tcPr>
            <w:tcW w:w="4532" w:type="dxa"/>
          </w:tcPr>
          <w:p w:rsidR="00973B29" w:rsidRPr="00D435B6" w:rsidRDefault="00973B29"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Nội dung</w:t>
            </w:r>
          </w:p>
        </w:tc>
      </w:tr>
      <w:tr w:rsidR="00973B29" w:rsidRPr="00D435B6" w:rsidTr="00973B29">
        <w:tc>
          <w:tcPr>
            <w:tcW w:w="4532" w:type="dxa"/>
          </w:tcPr>
          <w:p w:rsidR="00973B29" w:rsidRPr="00D435B6" w:rsidRDefault="00973B29"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Mã Use – Case</w:t>
            </w:r>
          </w:p>
        </w:tc>
        <w:tc>
          <w:tcPr>
            <w:tcW w:w="4532" w:type="dxa"/>
          </w:tcPr>
          <w:p w:rsidR="00973B29" w:rsidRPr="00D435B6" w:rsidRDefault="00973B29"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UC – 02 </w:t>
            </w:r>
          </w:p>
        </w:tc>
      </w:tr>
      <w:tr w:rsidR="00973B29" w:rsidRPr="00D435B6" w:rsidTr="00973B29">
        <w:tc>
          <w:tcPr>
            <w:tcW w:w="4532" w:type="dxa"/>
          </w:tcPr>
          <w:p w:rsidR="00973B29" w:rsidRPr="00D435B6" w:rsidRDefault="00973B29"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Tên Use – Case </w:t>
            </w:r>
          </w:p>
        </w:tc>
        <w:tc>
          <w:tcPr>
            <w:tcW w:w="4532" w:type="dxa"/>
          </w:tcPr>
          <w:p w:rsidR="00973B29" w:rsidRPr="00D435B6" w:rsidRDefault="00973B29"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Thống kê</w:t>
            </w:r>
          </w:p>
        </w:tc>
      </w:tr>
      <w:tr w:rsidR="00973B29" w:rsidRPr="00D435B6" w:rsidTr="00973B29">
        <w:tc>
          <w:tcPr>
            <w:tcW w:w="4532" w:type="dxa"/>
          </w:tcPr>
          <w:p w:rsidR="00973B29" w:rsidRPr="00D435B6" w:rsidRDefault="00973B29"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Mô tả</w:t>
            </w:r>
          </w:p>
        </w:tc>
        <w:tc>
          <w:tcPr>
            <w:tcW w:w="4532" w:type="dxa"/>
          </w:tcPr>
          <w:p w:rsidR="00973B29" w:rsidRPr="00D435B6" w:rsidRDefault="00973B29"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Use – case cho phép quản lý vào hệ thống để thống kê điểm các tài khoản nhân viên trong công ty theo ngày, tuầ</w:t>
            </w:r>
            <w:r>
              <w:rPr>
                <w:rFonts w:ascii="Times New Roman" w:hAnsi="Times New Roman" w:cs="Times New Roman"/>
                <w:color w:val="000000" w:themeColor="text1"/>
                <w:sz w:val="26"/>
                <w:szCs w:val="26"/>
              </w:rPr>
              <w:t>n, tháng, quý, năm.</w:t>
            </w:r>
          </w:p>
        </w:tc>
      </w:tr>
      <w:tr w:rsidR="00973B29" w:rsidRPr="00D435B6" w:rsidTr="00973B29">
        <w:tc>
          <w:tcPr>
            <w:tcW w:w="4532" w:type="dxa"/>
          </w:tcPr>
          <w:p w:rsidR="00973B29" w:rsidRPr="00D435B6" w:rsidRDefault="00973B29"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Actor</w:t>
            </w:r>
          </w:p>
        </w:tc>
        <w:tc>
          <w:tcPr>
            <w:tcW w:w="4532" w:type="dxa"/>
          </w:tcPr>
          <w:p w:rsidR="00973B29" w:rsidRPr="00D435B6" w:rsidRDefault="00973B29"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Quản lý</w:t>
            </w:r>
            <w:ins w:id="2819" w:author="Vo Cuong" w:date="2020-04-01T21:18:00Z">
              <w:r w:rsidR="00647C1B">
                <w:rPr>
                  <w:rFonts w:ascii="Times New Roman" w:hAnsi="Times New Roman" w:cs="Times New Roman"/>
                  <w:color w:val="000000" w:themeColor="text1"/>
                  <w:sz w:val="26"/>
                  <w:szCs w:val="26"/>
                </w:rPr>
                <w:t>.</w:t>
              </w:r>
            </w:ins>
            <w:del w:id="2820" w:author="Vo Cuong" w:date="2020-04-01T21:18:00Z">
              <w:r w:rsidRPr="00D435B6" w:rsidDel="00647C1B">
                <w:rPr>
                  <w:rFonts w:ascii="Times New Roman" w:hAnsi="Times New Roman" w:cs="Times New Roman"/>
                  <w:color w:val="000000" w:themeColor="text1"/>
                  <w:sz w:val="26"/>
                  <w:szCs w:val="26"/>
                </w:rPr>
                <w:delText xml:space="preserve"> </w:delText>
              </w:r>
            </w:del>
          </w:p>
        </w:tc>
      </w:tr>
      <w:tr w:rsidR="00973B29" w:rsidRPr="00D435B6" w:rsidTr="00973B29">
        <w:tc>
          <w:tcPr>
            <w:tcW w:w="4532" w:type="dxa"/>
          </w:tcPr>
          <w:p w:rsidR="00973B29" w:rsidRPr="00D435B6" w:rsidRDefault="00973B29"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Điều kiện kích hoạt </w:t>
            </w:r>
          </w:p>
        </w:tc>
        <w:tc>
          <w:tcPr>
            <w:tcW w:w="4532" w:type="dxa"/>
          </w:tcPr>
          <w:p w:rsidR="00973B29" w:rsidRPr="00D435B6" w:rsidRDefault="00973B29">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Khi quản lý </w:t>
            </w:r>
            <w:del w:id="2821" w:author="Vo Cuong" w:date="2020-04-01T14:29:00Z">
              <w:r w:rsidRPr="00D435B6" w:rsidDel="00DD563A">
                <w:rPr>
                  <w:rFonts w:ascii="Times New Roman" w:hAnsi="Times New Roman" w:cs="Times New Roman"/>
                  <w:color w:val="000000" w:themeColor="text1"/>
                  <w:sz w:val="26"/>
                  <w:szCs w:val="26"/>
                </w:rPr>
                <w:delText xml:space="preserve">chọn chức năng thống kê </w:delText>
              </w:r>
            </w:del>
            <w:r w:rsidRPr="00D435B6">
              <w:rPr>
                <w:rFonts w:ascii="Times New Roman" w:hAnsi="Times New Roman" w:cs="Times New Roman"/>
                <w:color w:val="000000" w:themeColor="text1"/>
                <w:sz w:val="26"/>
                <w:szCs w:val="26"/>
              </w:rPr>
              <w:t>đã đăng nhập thành công vào hệ thống</w:t>
            </w:r>
            <w:ins w:id="2822" w:author="Vo Cuong" w:date="2020-04-01T21:18:00Z">
              <w:r w:rsidR="00647C1B">
                <w:rPr>
                  <w:rFonts w:ascii="Times New Roman" w:hAnsi="Times New Roman" w:cs="Times New Roman"/>
                  <w:color w:val="000000" w:themeColor="text1"/>
                  <w:sz w:val="26"/>
                  <w:szCs w:val="26"/>
                </w:rPr>
                <w:t>.</w:t>
              </w:r>
            </w:ins>
          </w:p>
        </w:tc>
      </w:tr>
      <w:tr w:rsidR="00973B29" w:rsidRPr="00D435B6" w:rsidTr="00973B29">
        <w:tc>
          <w:tcPr>
            <w:tcW w:w="4532" w:type="dxa"/>
          </w:tcPr>
          <w:p w:rsidR="00973B29" w:rsidRPr="00D435B6" w:rsidRDefault="00973B29"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Tiền điều kiện</w:t>
            </w:r>
          </w:p>
        </w:tc>
        <w:tc>
          <w:tcPr>
            <w:tcW w:w="4532" w:type="dxa"/>
          </w:tcPr>
          <w:p w:rsidR="00973B29" w:rsidRPr="00D435B6" w:rsidRDefault="00973B29" w:rsidP="00823C87">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có quyền quản lý</w:t>
            </w:r>
            <w:ins w:id="2823" w:author="Vo Cuong" w:date="2020-04-01T21:18:00Z">
              <w:r w:rsidR="00647C1B">
                <w:rPr>
                  <w:rFonts w:ascii="Times New Roman" w:hAnsi="Times New Roman" w:cs="Times New Roman"/>
                  <w:color w:val="000000" w:themeColor="text1"/>
                  <w:sz w:val="26"/>
                  <w:szCs w:val="26"/>
                </w:rPr>
                <w:t>.</w:t>
              </w:r>
            </w:ins>
          </w:p>
        </w:tc>
      </w:tr>
      <w:tr w:rsidR="00973B29" w:rsidRPr="00D435B6" w:rsidTr="00973B29">
        <w:tc>
          <w:tcPr>
            <w:tcW w:w="4532" w:type="dxa"/>
          </w:tcPr>
          <w:p w:rsidR="00973B29" w:rsidRPr="00D435B6" w:rsidRDefault="00973B29"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Hậu điều kiện</w:t>
            </w:r>
          </w:p>
        </w:tc>
        <w:tc>
          <w:tcPr>
            <w:tcW w:w="4532" w:type="dxa"/>
          </w:tcPr>
          <w:p w:rsidR="00973B29" w:rsidRPr="00D435B6" w:rsidRDefault="00973B29"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Quản lý xem, tìm, thố</w:t>
            </w:r>
            <w:r w:rsidR="00DC1243">
              <w:rPr>
                <w:rFonts w:ascii="Times New Roman" w:hAnsi="Times New Roman" w:cs="Times New Roman"/>
                <w:color w:val="000000" w:themeColor="text1"/>
                <w:sz w:val="26"/>
                <w:szCs w:val="26"/>
              </w:rPr>
              <w:t>ng kê, xuất file thống kê</w:t>
            </w:r>
            <w:r w:rsidRPr="00D435B6">
              <w:rPr>
                <w:rFonts w:ascii="Times New Roman" w:hAnsi="Times New Roman" w:cs="Times New Roman"/>
                <w:color w:val="000000" w:themeColor="text1"/>
                <w:sz w:val="26"/>
                <w:szCs w:val="26"/>
              </w:rPr>
              <w:t xml:space="preserve"> thành công</w:t>
            </w:r>
            <w:ins w:id="2824" w:author="Vo Cuong" w:date="2020-04-01T21:18:00Z">
              <w:r w:rsidR="00647C1B">
                <w:rPr>
                  <w:rFonts w:ascii="Times New Roman" w:hAnsi="Times New Roman" w:cs="Times New Roman"/>
                  <w:color w:val="000000" w:themeColor="text1"/>
                  <w:sz w:val="26"/>
                  <w:szCs w:val="26"/>
                </w:rPr>
                <w:t>.</w:t>
              </w:r>
            </w:ins>
            <w:del w:id="2825" w:author="Vo Cuong" w:date="2020-04-01T21:18:00Z">
              <w:r w:rsidRPr="00D435B6" w:rsidDel="00647C1B">
                <w:rPr>
                  <w:rFonts w:ascii="Times New Roman" w:hAnsi="Times New Roman" w:cs="Times New Roman"/>
                  <w:color w:val="000000" w:themeColor="text1"/>
                  <w:sz w:val="26"/>
                  <w:szCs w:val="26"/>
                </w:rPr>
                <w:delText xml:space="preserve"> </w:delText>
              </w:r>
            </w:del>
          </w:p>
        </w:tc>
      </w:tr>
      <w:tr w:rsidR="00973B29" w:rsidRPr="00D435B6" w:rsidTr="00973B29">
        <w:tc>
          <w:tcPr>
            <w:tcW w:w="4532" w:type="dxa"/>
          </w:tcPr>
          <w:p w:rsidR="00973B29" w:rsidRPr="00D435B6" w:rsidRDefault="00973B29"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Luồng sự kiện chính </w:t>
            </w:r>
          </w:p>
        </w:tc>
        <w:tc>
          <w:tcPr>
            <w:tcW w:w="4532" w:type="dxa"/>
          </w:tcPr>
          <w:p w:rsidR="00973B29" w:rsidRPr="00D435B6" w:rsidDel="00267859" w:rsidRDefault="00973B29">
            <w:pPr>
              <w:pStyle w:val="ListParagraph"/>
              <w:numPr>
                <w:ilvl w:val="0"/>
                <w:numId w:val="8"/>
              </w:numPr>
              <w:spacing w:line="360" w:lineRule="auto"/>
              <w:ind w:left="323" w:hanging="323"/>
              <w:jc w:val="both"/>
              <w:rPr>
                <w:del w:id="2826" w:author="Vo Cuong" w:date="2020-04-01T14:30:00Z"/>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Hệ thống sẽ hiển thị màn hình </w:t>
            </w:r>
            <w:del w:id="2827" w:author="Vo Cuong" w:date="2020-04-01T14:29:00Z">
              <w:r w:rsidRPr="00D435B6" w:rsidDel="00DD563A">
                <w:rPr>
                  <w:rFonts w:ascii="Times New Roman" w:hAnsi="Times New Roman" w:cs="Times New Roman"/>
                  <w:color w:val="000000" w:themeColor="text1"/>
                  <w:sz w:val="26"/>
                  <w:szCs w:val="26"/>
                </w:rPr>
                <w:delText xml:space="preserve">trang chủ </w:delText>
              </w:r>
            </w:del>
            <w:ins w:id="2828" w:author="Vo Cuong" w:date="2020-04-01T14:29:00Z">
              <w:r w:rsidR="00DD563A">
                <w:rPr>
                  <w:rFonts w:ascii="Times New Roman" w:hAnsi="Times New Roman" w:cs="Times New Roman"/>
                  <w:color w:val="000000" w:themeColor="text1"/>
                  <w:sz w:val="26"/>
                  <w:szCs w:val="26"/>
                </w:rPr>
                <w:t>thống kê khi</w:t>
              </w:r>
            </w:ins>
            <w:del w:id="2829" w:author="Vo Cuong" w:date="2020-04-01T14:29:00Z">
              <w:r w:rsidRPr="00D435B6" w:rsidDel="00DD563A">
                <w:rPr>
                  <w:rFonts w:ascii="Times New Roman" w:hAnsi="Times New Roman" w:cs="Times New Roman"/>
                  <w:color w:val="000000" w:themeColor="text1"/>
                  <w:sz w:val="26"/>
                  <w:szCs w:val="26"/>
                </w:rPr>
                <w:delText>đã</w:delText>
              </w:r>
            </w:del>
            <w:r w:rsidRPr="00D435B6">
              <w:rPr>
                <w:rFonts w:ascii="Times New Roman" w:hAnsi="Times New Roman" w:cs="Times New Roman"/>
                <w:color w:val="000000" w:themeColor="text1"/>
                <w:sz w:val="26"/>
                <w:szCs w:val="26"/>
              </w:rPr>
              <w:t xml:space="preserve"> đăng nhập thành công</w:t>
            </w:r>
            <w:ins w:id="2830" w:author="Vo Cuong" w:date="2020-04-01T14:30:00Z">
              <w:r w:rsidR="00267859">
                <w:rPr>
                  <w:rFonts w:ascii="Times New Roman" w:hAnsi="Times New Roman" w:cs="Times New Roman"/>
                  <w:color w:val="000000" w:themeColor="text1"/>
                  <w:sz w:val="26"/>
                  <w:szCs w:val="26"/>
                </w:rPr>
                <w:t>.</w:t>
              </w:r>
            </w:ins>
          </w:p>
          <w:p w:rsidR="00973B29" w:rsidRPr="00D435B6" w:rsidRDefault="00973B29">
            <w:pPr>
              <w:pStyle w:val="ListParagraph"/>
              <w:numPr>
                <w:ilvl w:val="0"/>
                <w:numId w:val="8"/>
              </w:numPr>
              <w:spacing w:line="360" w:lineRule="auto"/>
              <w:ind w:left="323" w:hanging="323"/>
              <w:jc w:val="both"/>
              <w:rPr>
                <w:rFonts w:ascii="Times New Roman" w:hAnsi="Times New Roman" w:cs="Times New Roman"/>
                <w:color w:val="000000" w:themeColor="text1"/>
                <w:sz w:val="26"/>
                <w:szCs w:val="26"/>
              </w:rPr>
            </w:pPr>
            <w:del w:id="2831" w:author="Vo Cuong" w:date="2020-04-01T14:30:00Z">
              <w:r w:rsidRPr="00D435B6" w:rsidDel="00267859">
                <w:rPr>
                  <w:rFonts w:ascii="Times New Roman" w:hAnsi="Times New Roman" w:cs="Times New Roman"/>
                  <w:color w:val="000000" w:themeColor="text1"/>
                  <w:sz w:val="26"/>
                  <w:szCs w:val="26"/>
                </w:rPr>
                <w:delText>Quản lý chọn mục thống kê ở bên trái hệ thống</w:delText>
              </w:r>
            </w:del>
          </w:p>
          <w:p w:rsidR="00973B29" w:rsidRPr="00DC1243" w:rsidRDefault="00973B29" w:rsidP="00DC1243">
            <w:pPr>
              <w:pStyle w:val="ListParagraph"/>
              <w:numPr>
                <w:ilvl w:val="0"/>
                <w:numId w:val="8"/>
              </w:numPr>
              <w:spacing w:line="360" w:lineRule="auto"/>
              <w:ind w:left="323" w:hanging="323"/>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Hệ thống hiển thị ra danh sách thống kê điểm của các tài khoản nhân viên</w:t>
            </w:r>
            <w:ins w:id="2832" w:author="Vo Cuong" w:date="2020-04-01T14:30:00Z">
              <w:r w:rsidR="00267859">
                <w:rPr>
                  <w:rFonts w:ascii="Times New Roman" w:hAnsi="Times New Roman" w:cs="Times New Roman"/>
                  <w:color w:val="000000" w:themeColor="text1"/>
                  <w:sz w:val="26"/>
                  <w:szCs w:val="26"/>
                </w:rPr>
                <w:t>.</w:t>
              </w:r>
            </w:ins>
          </w:p>
          <w:p w:rsidR="00973B29" w:rsidRPr="00D435B6" w:rsidDel="00113859" w:rsidRDefault="00973B29" w:rsidP="00823C87">
            <w:pPr>
              <w:pStyle w:val="ListParagraph"/>
              <w:numPr>
                <w:ilvl w:val="0"/>
                <w:numId w:val="8"/>
              </w:numPr>
              <w:spacing w:line="360" w:lineRule="auto"/>
              <w:ind w:left="323" w:hanging="323"/>
              <w:jc w:val="both"/>
              <w:rPr>
                <w:del w:id="2833" w:author="Vo Cuong" w:date="2020-04-01T14:40:00Z"/>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Nếu quản lý muố</w:t>
            </w:r>
            <w:r w:rsidR="00DC1243">
              <w:rPr>
                <w:rFonts w:ascii="Times New Roman" w:hAnsi="Times New Roman" w:cs="Times New Roman"/>
                <w:color w:val="000000" w:themeColor="text1"/>
                <w:sz w:val="26"/>
                <w:szCs w:val="26"/>
              </w:rPr>
              <w:t>n xuất file thống kê</w:t>
            </w:r>
            <w:r w:rsidRPr="00D435B6">
              <w:rPr>
                <w:rFonts w:ascii="Times New Roman" w:hAnsi="Times New Roman" w:cs="Times New Roman"/>
                <w:color w:val="000000" w:themeColor="text1"/>
                <w:sz w:val="26"/>
                <w:szCs w:val="26"/>
              </w:rPr>
              <w:t xml:space="preserve"> </w:t>
            </w:r>
            <w:r w:rsidRPr="00D435B6">
              <w:rPr>
                <w:rFonts w:ascii="Times New Roman" w:hAnsi="Times New Roman" w:cs="Times New Roman"/>
                <w:color w:val="000000" w:themeColor="text1"/>
                <w:sz w:val="26"/>
                <w:szCs w:val="26"/>
              </w:rPr>
              <w:lastRenderedPageBreak/>
              <w:t xml:space="preserve">thì chọn nút </w:t>
            </w:r>
            <w:r w:rsidR="00DC1243">
              <w:rPr>
                <w:rFonts w:ascii="Times New Roman" w:hAnsi="Times New Roman" w:cs="Times New Roman"/>
                <w:color w:val="000000" w:themeColor="text1"/>
                <w:sz w:val="26"/>
                <w:szCs w:val="26"/>
              </w:rPr>
              <w:t>xuất file</w:t>
            </w:r>
            <w:ins w:id="2834" w:author="Vo Cuong" w:date="2020-04-01T14:30:00Z">
              <w:r w:rsidR="00267859">
                <w:rPr>
                  <w:rFonts w:ascii="Times New Roman" w:hAnsi="Times New Roman" w:cs="Times New Roman"/>
                  <w:color w:val="000000" w:themeColor="text1"/>
                  <w:sz w:val="26"/>
                  <w:szCs w:val="26"/>
                </w:rPr>
                <w:t>.</w:t>
              </w:r>
            </w:ins>
            <w:del w:id="2835" w:author="Vo Cuong" w:date="2020-04-01T14:30:00Z">
              <w:r w:rsidRPr="00D435B6" w:rsidDel="00267859">
                <w:rPr>
                  <w:rFonts w:ascii="Times New Roman" w:hAnsi="Times New Roman" w:cs="Times New Roman"/>
                  <w:color w:val="000000" w:themeColor="text1"/>
                  <w:sz w:val="26"/>
                  <w:szCs w:val="26"/>
                </w:rPr>
                <w:delText xml:space="preserve"> </w:delText>
              </w:r>
            </w:del>
          </w:p>
          <w:p w:rsidR="00113859" w:rsidRPr="00113859" w:rsidRDefault="00973B29">
            <w:pPr>
              <w:pStyle w:val="ListParagraph"/>
              <w:numPr>
                <w:ilvl w:val="0"/>
                <w:numId w:val="8"/>
              </w:numPr>
              <w:spacing w:line="360" w:lineRule="auto"/>
              <w:ind w:left="323" w:hanging="323"/>
              <w:jc w:val="both"/>
              <w:rPr>
                <w:rFonts w:ascii="Times New Roman" w:hAnsi="Times New Roman" w:cs="Times New Roman"/>
                <w:color w:val="000000" w:themeColor="text1"/>
                <w:sz w:val="26"/>
                <w:szCs w:val="26"/>
                <w:rPrChange w:id="2836" w:author="Vo Cuong" w:date="2020-04-01T14:40:00Z">
                  <w:rPr/>
                </w:rPrChange>
              </w:rPr>
            </w:pPr>
            <w:del w:id="2837" w:author="Vo Cuong" w:date="2020-04-01T14:40:00Z">
              <w:r w:rsidRPr="00D435B6" w:rsidDel="00113859">
                <w:rPr>
                  <w:rFonts w:ascii="Times New Roman" w:hAnsi="Times New Roman" w:cs="Times New Roman"/>
                  <w:color w:val="000000" w:themeColor="text1"/>
                  <w:sz w:val="26"/>
                  <w:szCs w:val="26"/>
                </w:rPr>
                <w:delText>Nếu quản lý chỉ muốn xem 1 người thì nhập đầy đủ họ và tên hoặc id người muốn xem và nhấn nút tìm ở phía dưới giao diện thống kê</w:delText>
              </w:r>
            </w:del>
          </w:p>
          <w:p w:rsidR="00973B29" w:rsidRPr="00D435B6" w:rsidDel="00267859" w:rsidRDefault="00973B29" w:rsidP="00823C87">
            <w:pPr>
              <w:pStyle w:val="ListParagraph"/>
              <w:numPr>
                <w:ilvl w:val="0"/>
                <w:numId w:val="8"/>
              </w:numPr>
              <w:spacing w:line="360" w:lineRule="auto"/>
              <w:ind w:left="323" w:hanging="323"/>
              <w:jc w:val="both"/>
              <w:rPr>
                <w:del w:id="2838" w:author="Vo Cuong" w:date="2020-04-01T14:30:00Z"/>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Kết thúc Use – case</w:t>
            </w:r>
            <w:ins w:id="2839" w:author="Vo Cuong" w:date="2020-04-01T21:18:00Z">
              <w:r w:rsidR="00647C1B">
                <w:rPr>
                  <w:rFonts w:ascii="Times New Roman" w:hAnsi="Times New Roman" w:cs="Times New Roman"/>
                  <w:color w:val="000000" w:themeColor="text1"/>
                  <w:sz w:val="26"/>
                  <w:szCs w:val="26"/>
                </w:rPr>
                <w:t>.</w:t>
              </w:r>
            </w:ins>
          </w:p>
          <w:p w:rsidR="00973B29" w:rsidRPr="00267859" w:rsidRDefault="00973B29">
            <w:pPr>
              <w:pStyle w:val="ListParagraph"/>
              <w:numPr>
                <w:ilvl w:val="0"/>
                <w:numId w:val="8"/>
              </w:numPr>
              <w:spacing w:line="360" w:lineRule="auto"/>
              <w:ind w:left="323" w:hanging="323"/>
              <w:jc w:val="both"/>
              <w:rPr>
                <w:rFonts w:ascii="Times New Roman" w:hAnsi="Times New Roman" w:cs="Times New Roman"/>
                <w:color w:val="000000" w:themeColor="text1"/>
                <w:sz w:val="26"/>
                <w:szCs w:val="26"/>
                <w:rPrChange w:id="2840" w:author="Vo Cuong" w:date="2020-04-01T14:30:00Z">
                  <w:rPr/>
                </w:rPrChange>
              </w:rPr>
              <w:pPrChange w:id="2841" w:author="Vo Cuong" w:date="2020-04-01T14:30:00Z">
                <w:pPr>
                  <w:spacing w:line="360" w:lineRule="auto"/>
                  <w:jc w:val="both"/>
                </w:pPr>
              </w:pPrChange>
            </w:pPr>
          </w:p>
        </w:tc>
      </w:tr>
      <w:tr w:rsidR="00973B29" w:rsidRPr="00D435B6" w:rsidTr="00973B29">
        <w:tc>
          <w:tcPr>
            <w:tcW w:w="4532" w:type="dxa"/>
          </w:tcPr>
          <w:p w:rsidR="00973B29" w:rsidRPr="00D435B6" w:rsidRDefault="00973B29"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lastRenderedPageBreak/>
              <w:t xml:space="preserve">Luồng sự kiện phụ </w:t>
            </w:r>
          </w:p>
        </w:tc>
        <w:tc>
          <w:tcPr>
            <w:tcW w:w="4532" w:type="dxa"/>
          </w:tcPr>
          <w:p w:rsidR="00973B29" w:rsidRPr="00D435B6" w:rsidDel="00113859" w:rsidRDefault="00973B29" w:rsidP="00823C87">
            <w:pPr>
              <w:spacing w:line="360" w:lineRule="auto"/>
              <w:jc w:val="both"/>
              <w:rPr>
                <w:del w:id="2842" w:author="Vo Cuong" w:date="2020-04-01T14:38:00Z"/>
                <w:rFonts w:ascii="Times New Roman" w:hAnsi="Times New Roman" w:cs="Times New Roman"/>
                <w:color w:val="000000" w:themeColor="text1"/>
                <w:sz w:val="26"/>
                <w:szCs w:val="26"/>
              </w:rPr>
            </w:pPr>
            <w:del w:id="2843" w:author="Vo Cuong" w:date="2020-04-01T14:38:00Z">
              <w:r w:rsidRPr="00D435B6" w:rsidDel="00113859">
                <w:rPr>
                  <w:rFonts w:ascii="Times New Roman" w:hAnsi="Times New Roman" w:cs="Times New Roman"/>
                  <w:color w:val="2F5496" w:themeColor="accent5" w:themeShade="BF"/>
                  <w:sz w:val="26"/>
                  <w:szCs w:val="26"/>
                </w:rPr>
                <w:delText xml:space="preserve">A1 Nhấn nút tìm: </w:delText>
              </w:r>
              <w:r w:rsidRPr="00D435B6" w:rsidDel="00113859">
                <w:rPr>
                  <w:rFonts w:ascii="Times New Roman" w:hAnsi="Times New Roman" w:cs="Times New Roman"/>
                  <w:color w:val="000000" w:themeColor="text1"/>
                  <w:sz w:val="26"/>
                  <w:szCs w:val="26"/>
                </w:rPr>
                <w:delText xml:space="preserve">Khi quản lý chưa nhập họ tên nhân viên hoặc </w:delText>
              </w:r>
              <w:r w:rsidDel="00113859">
                <w:rPr>
                  <w:rFonts w:ascii="Times New Roman" w:hAnsi="Times New Roman" w:cs="Times New Roman"/>
                  <w:color w:val="000000" w:themeColor="text1"/>
                  <w:sz w:val="26"/>
                  <w:szCs w:val="26"/>
                </w:rPr>
                <w:delText>ID</w:delText>
              </w:r>
              <w:r w:rsidRPr="00D435B6" w:rsidDel="00113859">
                <w:rPr>
                  <w:rFonts w:ascii="Times New Roman" w:hAnsi="Times New Roman" w:cs="Times New Roman"/>
                  <w:color w:val="000000" w:themeColor="text1"/>
                  <w:sz w:val="26"/>
                  <w:szCs w:val="26"/>
                </w:rPr>
                <w:delText xml:space="preserve"> mà nhấn nút tìm</w:delText>
              </w:r>
            </w:del>
          </w:p>
          <w:p w:rsidR="00973B29" w:rsidDel="00113859" w:rsidRDefault="00973B29">
            <w:pPr>
              <w:pStyle w:val="ListParagraph"/>
              <w:numPr>
                <w:ilvl w:val="0"/>
                <w:numId w:val="9"/>
              </w:numPr>
              <w:spacing w:line="360" w:lineRule="auto"/>
              <w:ind w:left="323" w:hanging="323"/>
              <w:jc w:val="both"/>
              <w:rPr>
                <w:del w:id="2844" w:author="Vo Cuong" w:date="2020-04-01T14:38:00Z"/>
                <w:rFonts w:ascii="Times New Roman" w:hAnsi="Times New Roman" w:cs="Times New Roman"/>
                <w:color w:val="000000" w:themeColor="text1"/>
                <w:sz w:val="26"/>
                <w:szCs w:val="26"/>
              </w:rPr>
              <w:pPrChange w:id="2845" w:author="Vo Cuong" w:date="2020-04-01T14:37:00Z">
                <w:pPr>
                  <w:pStyle w:val="ListParagraph"/>
                  <w:numPr>
                    <w:numId w:val="21"/>
                  </w:numPr>
                  <w:spacing w:line="360" w:lineRule="auto"/>
                  <w:ind w:left="322" w:hanging="322"/>
                  <w:jc w:val="both"/>
                </w:pPr>
              </w:pPrChange>
            </w:pPr>
            <w:del w:id="2846" w:author="Vo Cuong" w:date="2020-04-01T14:38:00Z">
              <w:r w:rsidRPr="00D435B6" w:rsidDel="00113859">
                <w:rPr>
                  <w:rFonts w:ascii="Times New Roman" w:hAnsi="Times New Roman" w:cs="Times New Roman"/>
                  <w:color w:val="000000" w:themeColor="text1"/>
                  <w:sz w:val="26"/>
                  <w:szCs w:val="26"/>
                </w:rPr>
                <w:delText>Thì giao diện sẽ hiển thị thông báo” vui lòng nhập họ tên hoặc id mà bạn muốn tìm”</w:delText>
              </w:r>
            </w:del>
          </w:p>
          <w:p w:rsidR="00973B29" w:rsidRPr="001D452B" w:rsidDel="00113859" w:rsidRDefault="00973B29" w:rsidP="00823C87">
            <w:pPr>
              <w:spacing w:line="360" w:lineRule="auto"/>
              <w:jc w:val="both"/>
              <w:rPr>
                <w:del w:id="2847" w:author="Vo Cuong" w:date="2020-04-01T14:38:00Z"/>
                <w:rFonts w:ascii="Times New Roman" w:hAnsi="Times New Roman" w:cs="Times New Roman"/>
                <w:color w:val="000000" w:themeColor="text1"/>
                <w:sz w:val="26"/>
                <w:szCs w:val="26"/>
              </w:rPr>
            </w:pPr>
            <w:del w:id="2848" w:author="Vo Cuong" w:date="2020-04-01T14:38:00Z">
              <w:r w:rsidRPr="001D452B" w:rsidDel="00113859">
                <w:rPr>
                  <w:rFonts w:ascii="Times New Roman" w:hAnsi="Times New Roman" w:cs="Times New Roman"/>
                  <w:color w:val="2F5496" w:themeColor="accent5" w:themeShade="BF"/>
                  <w:sz w:val="26"/>
                  <w:szCs w:val="26"/>
                </w:rPr>
                <w:delText>A2 Nhấn nút tìm</w:delText>
              </w:r>
              <w:r w:rsidDel="00113859">
                <w:rPr>
                  <w:rFonts w:ascii="Times New Roman" w:hAnsi="Times New Roman" w:cs="Times New Roman"/>
                  <w:color w:val="000000" w:themeColor="text1"/>
                  <w:sz w:val="26"/>
                  <w:szCs w:val="26"/>
                </w:rPr>
                <w:delText>: Khi quản lý nhập họ tên hoặc ID chưa có</w:delText>
              </w:r>
            </w:del>
          </w:p>
          <w:p w:rsidR="00973B29" w:rsidRPr="00D435B6" w:rsidDel="00113859" w:rsidRDefault="00973B29">
            <w:pPr>
              <w:pStyle w:val="ListParagraph"/>
              <w:numPr>
                <w:ilvl w:val="0"/>
                <w:numId w:val="68"/>
              </w:numPr>
              <w:spacing w:line="360" w:lineRule="auto"/>
              <w:jc w:val="both"/>
              <w:rPr>
                <w:del w:id="2849" w:author="Vo Cuong" w:date="2020-04-01T14:38:00Z"/>
                <w:rFonts w:ascii="Times New Roman" w:hAnsi="Times New Roman" w:cs="Times New Roman"/>
                <w:color w:val="000000" w:themeColor="text1"/>
                <w:sz w:val="26"/>
                <w:szCs w:val="26"/>
              </w:rPr>
              <w:pPrChange w:id="2850" w:author="Vo Cuong" w:date="2020-04-01T14:37:00Z">
                <w:pPr>
                  <w:pStyle w:val="ListParagraph"/>
                  <w:numPr>
                    <w:numId w:val="20"/>
                  </w:numPr>
                  <w:spacing w:line="360" w:lineRule="auto"/>
                  <w:ind w:left="322" w:hanging="322"/>
                  <w:jc w:val="both"/>
                </w:pPr>
              </w:pPrChange>
            </w:pPr>
            <w:del w:id="2851" w:author="Vo Cuong" w:date="2020-04-01T14:38:00Z">
              <w:r w:rsidDel="00113859">
                <w:rPr>
                  <w:rFonts w:ascii="Times New Roman" w:hAnsi="Times New Roman" w:cs="Times New Roman"/>
                  <w:color w:val="000000" w:themeColor="text1"/>
                  <w:sz w:val="26"/>
                  <w:szCs w:val="26"/>
                </w:rPr>
                <w:delText>Q</w:delText>
              </w:r>
              <w:r w:rsidRPr="00D435B6" w:rsidDel="00113859">
                <w:rPr>
                  <w:rFonts w:ascii="Times New Roman" w:hAnsi="Times New Roman" w:cs="Times New Roman"/>
                  <w:color w:val="000000" w:themeColor="text1"/>
                  <w:sz w:val="26"/>
                  <w:szCs w:val="26"/>
                </w:rPr>
                <w:delText>uản lý nhập họ tên hoặc id chưa có tài khoản thì giao diện sẽ hiển thị thông báo “Id hoặc tên nhân viên này không tồn tại”</w:delText>
              </w:r>
            </w:del>
          </w:p>
          <w:p w:rsidR="00973B29" w:rsidRPr="00D435B6" w:rsidRDefault="00973B29" w:rsidP="00823C87">
            <w:pPr>
              <w:spacing w:line="360" w:lineRule="auto"/>
              <w:ind w:left="323" w:hanging="323"/>
              <w:jc w:val="both"/>
              <w:rPr>
                <w:rFonts w:ascii="Times New Roman" w:hAnsi="Times New Roman" w:cs="Times New Roman"/>
                <w:color w:val="000000" w:themeColor="text1"/>
                <w:sz w:val="26"/>
                <w:szCs w:val="26"/>
              </w:rPr>
            </w:pPr>
            <w:r>
              <w:rPr>
                <w:rFonts w:ascii="Times New Roman" w:hAnsi="Times New Roman" w:cs="Times New Roman"/>
                <w:color w:val="2F5496" w:themeColor="accent5" w:themeShade="BF"/>
                <w:sz w:val="26"/>
                <w:szCs w:val="26"/>
              </w:rPr>
              <w:t>A</w:t>
            </w:r>
            <w:ins w:id="2852" w:author="Vo Cuong" w:date="2020-04-01T14:38:00Z">
              <w:r w:rsidR="00113859">
                <w:rPr>
                  <w:rFonts w:ascii="Times New Roman" w:hAnsi="Times New Roman" w:cs="Times New Roman"/>
                  <w:color w:val="2F5496" w:themeColor="accent5" w:themeShade="BF"/>
                  <w:sz w:val="26"/>
                  <w:szCs w:val="26"/>
                </w:rPr>
                <w:t>1</w:t>
              </w:r>
            </w:ins>
            <w:ins w:id="2853" w:author="Vo Cuong" w:date="2020-04-01T14:39:00Z">
              <w:r w:rsidR="00113859">
                <w:rPr>
                  <w:rFonts w:ascii="Times New Roman" w:hAnsi="Times New Roman" w:cs="Times New Roman"/>
                  <w:color w:val="2F5496" w:themeColor="accent5" w:themeShade="BF"/>
                  <w:sz w:val="26"/>
                  <w:szCs w:val="26"/>
                </w:rPr>
                <w:t xml:space="preserve"> </w:t>
              </w:r>
              <w:r w:rsidR="00113859" w:rsidRPr="00D435B6">
                <w:rPr>
                  <w:rFonts w:ascii="Times New Roman" w:hAnsi="Times New Roman" w:cs="Times New Roman"/>
                  <w:color w:val="0070C0"/>
                  <w:sz w:val="26"/>
                  <w:szCs w:val="26"/>
                </w:rPr>
                <w:t>–</w:t>
              </w:r>
              <w:r w:rsidR="00113859">
                <w:rPr>
                  <w:rFonts w:ascii="Times New Roman" w:hAnsi="Times New Roman" w:cs="Times New Roman"/>
                  <w:color w:val="0070C0"/>
                  <w:sz w:val="26"/>
                  <w:szCs w:val="26"/>
                </w:rPr>
                <w:t xml:space="preserve"> </w:t>
              </w:r>
            </w:ins>
            <w:del w:id="2854" w:author="Vo Cuong" w:date="2020-04-01T14:38:00Z">
              <w:r w:rsidDel="00113859">
                <w:rPr>
                  <w:rFonts w:ascii="Times New Roman" w:hAnsi="Times New Roman" w:cs="Times New Roman"/>
                  <w:color w:val="2F5496" w:themeColor="accent5" w:themeShade="BF"/>
                  <w:sz w:val="26"/>
                  <w:szCs w:val="26"/>
                </w:rPr>
                <w:delText>3</w:delText>
              </w:r>
              <w:r w:rsidRPr="00D435B6" w:rsidDel="00113859">
                <w:rPr>
                  <w:rFonts w:ascii="Times New Roman" w:hAnsi="Times New Roman" w:cs="Times New Roman"/>
                  <w:color w:val="2F5496" w:themeColor="accent5" w:themeShade="BF"/>
                  <w:sz w:val="26"/>
                  <w:szCs w:val="26"/>
                </w:rPr>
                <w:delText xml:space="preserve"> </w:delText>
              </w:r>
            </w:del>
            <w:r w:rsidRPr="00D435B6">
              <w:rPr>
                <w:rFonts w:ascii="Times New Roman" w:hAnsi="Times New Roman" w:cs="Times New Roman"/>
                <w:color w:val="2F5496" w:themeColor="accent5" w:themeShade="BF"/>
                <w:sz w:val="26"/>
                <w:szCs w:val="26"/>
              </w:rPr>
              <w:t>Nhấ</w:t>
            </w:r>
            <w:r w:rsidR="005B5C37">
              <w:rPr>
                <w:rFonts w:ascii="Times New Roman" w:hAnsi="Times New Roman" w:cs="Times New Roman"/>
                <w:color w:val="2F5496" w:themeColor="accent5" w:themeShade="BF"/>
                <w:sz w:val="26"/>
                <w:szCs w:val="26"/>
              </w:rPr>
              <w:t>n nút xuất file</w:t>
            </w:r>
            <w:r w:rsidRPr="00D435B6">
              <w:rPr>
                <w:rFonts w:ascii="Times New Roman" w:hAnsi="Times New Roman" w:cs="Times New Roman"/>
                <w:color w:val="2F5496" w:themeColor="accent5" w:themeShade="BF"/>
                <w:sz w:val="26"/>
                <w:szCs w:val="26"/>
              </w:rPr>
              <w:t xml:space="preserve">: </w:t>
            </w:r>
            <w:r w:rsidRPr="00D435B6">
              <w:rPr>
                <w:rFonts w:ascii="Times New Roman" w:hAnsi="Times New Roman" w:cs="Times New Roman"/>
                <w:color w:val="000000" w:themeColor="text1"/>
                <w:sz w:val="26"/>
                <w:szCs w:val="26"/>
              </w:rPr>
              <w:t>Khi quản lý muố</w:t>
            </w:r>
            <w:r w:rsidR="005B5C37">
              <w:rPr>
                <w:rFonts w:ascii="Times New Roman" w:hAnsi="Times New Roman" w:cs="Times New Roman"/>
                <w:color w:val="000000" w:themeColor="text1"/>
                <w:sz w:val="26"/>
                <w:szCs w:val="26"/>
              </w:rPr>
              <w:t>n xuất file</w:t>
            </w:r>
            <w:r w:rsidRPr="00D435B6">
              <w:rPr>
                <w:rFonts w:ascii="Times New Roman" w:hAnsi="Times New Roman" w:cs="Times New Roman"/>
                <w:color w:val="000000" w:themeColor="text1"/>
                <w:sz w:val="26"/>
                <w:szCs w:val="26"/>
              </w:rPr>
              <w:t xml:space="preserve"> </w:t>
            </w:r>
            <w:del w:id="2855" w:author="Vo Cuong" w:date="2020-04-01T14:41:00Z">
              <w:r w:rsidRPr="00D435B6" w:rsidDel="008C66D9">
                <w:rPr>
                  <w:rFonts w:ascii="Times New Roman" w:hAnsi="Times New Roman" w:cs="Times New Roman"/>
                  <w:color w:val="000000" w:themeColor="text1"/>
                  <w:sz w:val="26"/>
                  <w:szCs w:val="26"/>
                </w:rPr>
                <w:delText>danh sách tài khoản</w:delText>
              </w:r>
            </w:del>
            <w:ins w:id="2856" w:author="Vo Cuong" w:date="2020-04-01T14:41:00Z">
              <w:r w:rsidR="008C66D9">
                <w:rPr>
                  <w:rFonts w:ascii="Times New Roman" w:hAnsi="Times New Roman" w:cs="Times New Roman"/>
                  <w:color w:val="000000" w:themeColor="text1"/>
                  <w:sz w:val="26"/>
                  <w:szCs w:val="26"/>
                </w:rPr>
                <w:t>thống kê</w:t>
              </w:r>
            </w:ins>
          </w:p>
          <w:p w:rsidR="00973B29" w:rsidRPr="00D435B6" w:rsidDel="00113859" w:rsidRDefault="00973B29">
            <w:pPr>
              <w:pStyle w:val="ListParagraph"/>
              <w:numPr>
                <w:ilvl w:val="0"/>
                <w:numId w:val="69"/>
              </w:numPr>
              <w:spacing w:line="360" w:lineRule="auto"/>
              <w:jc w:val="both"/>
              <w:rPr>
                <w:del w:id="2857" w:author="Vo Cuong" w:date="2020-04-01T14:41:00Z"/>
                <w:rFonts w:ascii="Times New Roman" w:hAnsi="Times New Roman" w:cs="Times New Roman"/>
                <w:color w:val="000000" w:themeColor="text1"/>
                <w:sz w:val="26"/>
                <w:szCs w:val="26"/>
              </w:rPr>
              <w:pPrChange w:id="2858" w:author="Vo Cuong" w:date="2020-04-01T14:37:00Z">
                <w:pPr>
                  <w:pStyle w:val="ListParagraph"/>
                  <w:numPr>
                    <w:numId w:val="9"/>
                  </w:numPr>
                  <w:spacing w:line="360" w:lineRule="auto"/>
                  <w:ind w:left="323" w:hanging="323"/>
                  <w:jc w:val="both"/>
                </w:pPr>
              </w:pPrChange>
            </w:pPr>
            <w:r w:rsidRPr="00D435B6">
              <w:rPr>
                <w:rFonts w:ascii="Times New Roman" w:hAnsi="Times New Roman" w:cs="Times New Roman"/>
                <w:color w:val="000000" w:themeColor="text1"/>
                <w:sz w:val="26"/>
                <w:szCs w:val="26"/>
              </w:rPr>
              <w:t xml:space="preserve">Hệ thống sẽ hiển ra </w:t>
            </w:r>
            <w:del w:id="2859" w:author="Vo Cuong" w:date="2020-04-01T14:41:00Z">
              <w:r w:rsidRPr="00D435B6" w:rsidDel="00113859">
                <w:rPr>
                  <w:rFonts w:ascii="Times New Roman" w:hAnsi="Times New Roman" w:cs="Times New Roman"/>
                  <w:color w:val="000000" w:themeColor="text1"/>
                  <w:sz w:val="26"/>
                  <w:szCs w:val="26"/>
                </w:rPr>
                <w:delText xml:space="preserve">cảnh báo Yes </w:delText>
              </w:r>
              <w:r w:rsidDel="00113859">
                <w:rPr>
                  <w:rFonts w:ascii="Times New Roman" w:hAnsi="Times New Roman" w:cs="Times New Roman"/>
                  <w:color w:val="000000" w:themeColor="text1"/>
                  <w:sz w:val="26"/>
                  <w:szCs w:val="26"/>
                </w:rPr>
                <w:delText>–</w:delText>
              </w:r>
              <w:r w:rsidRPr="00D435B6" w:rsidDel="00113859">
                <w:rPr>
                  <w:rFonts w:ascii="Times New Roman" w:hAnsi="Times New Roman" w:cs="Times New Roman"/>
                  <w:color w:val="000000" w:themeColor="text1"/>
                  <w:sz w:val="26"/>
                  <w:szCs w:val="26"/>
                </w:rPr>
                <w:delText>No</w:delText>
              </w:r>
              <w:r w:rsidDel="00113859">
                <w:rPr>
                  <w:rFonts w:ascii="Times New Roman" w:hAnsi="Times New Roman" w:cs="Times New Roman"/>
                  <w:color w:val="000000" w:themeColor="text1"/>
                  <w:sz w:val="26"/>
                  <w:szCs w:val="26"/>
                </w:rPr>
                <w:delText xml:space="preserve"> </w:delText>
              </w:r>
              <w:r w:rsidRPr="00D435B6" w:rsidDel="00113859">
                <w:rPr>
                  <w:rFonts w:ascii="Times New Roman" w:hAnsi="Times New Roman" w:cs="Times New Roman"/>
                  <w:color w:val="000000" w:themeColor="text1"/>
                  <w:sz w:val="26"/>
                  <w:szCs w:val="26"/>
                </w:rPr>
                <w:delText xml:space="preserve">“Bạn có muốn </w:delText>
              </w:r>
              <w:r w:rsidR="00DE1DFC" w:rsidDel="00113859">
                <w:rPr>
                  <w:rFonts w:ascii="Times New Roman" w:hAnsi="Times New Roman" w:cs="Times New Roman"/>
                  <w:color w:val="000000" w:themeColor="text1"/>
                  <w:sz w:val="26"/>
                  <w:szCs w:val="26"/>
                </w:rPr>
                <w:delText>xuất file</w:delText>
              </w:r>
              <w:r w:rsidRPr="00D435B6" w:rsidDel="00113859">
                <w:rPr>
                  <w:rFonts w:ascii="Times New Roman" w:hAnsi="Times New Roman" w:cs="Times New Roman"/>
                  <w:color w:val="000000" w:themeColor="text1"/>
                  <w:sz w:val="26"/>
                  <w:szCs w:val="26"/>
                </w:rPr>
                <w:delText xml:space="preserve"> </w:delText>
              </w:r>
              <w:r w:rsidDel="00113859">
                <w:rPr>
                  <w:rFonts w:ascii="Times New Roman" w:hAnsi="Times New Roman" w:cs="Times New Roman"/>
                  <w:color w:val="000000" w:themeColor="text1"/>
                  <w:sz w:val="26"/>
                  <w:szCs w:val="26"/>
                </w:rPr>
                <w:delText>thống kê không</w:delText>
              </w:r>
              <w:r w:rsidRPr="00D435B6" w:rsidDel="00113859">
                <w:rPr>
                  <w:rFonts w:ascii="Times New Roman" w:hAnsi="Times New Roman" w:cs="Times New Roman"/>
                  <w:color w:val="000000" w:themeColor="text1"/>
                  <w:sz w:val="26"/>
                  <w:szCs w:val="26"/>
                </w:rPr>
                <w:delText>?”</w:delText>
              </w:r>
            </w:del>
          </w:p>
          <w:p w:rsidR="00973B29" w:rsidRPr="00D435B6" w:rsidDel="00113859" w:rsidRDefault="00973B29">
            <w:pPr>
              <w:pStyle w:val="ListParagraph"/>
              <w:numPr>
                <w:ilvl w:val="0"/>
                <w:numId w:val="69"/>
              </w:numPr>
              <w:spacing w:line="360" w:lineRule="auto"/>
              <w:ind w:left="323" w:hanging="323"/>
              <w:jc w:val="both"/>
              <w:rPr>
                <w:del w:id="2860" w:author="Vo Cuong" w:date="2020-04-01T14:41:00Z"/>
                <w:rFonts w:ascii="Times New Roman" w:hAnsi="Times New Roman" w:cs="Times New Roman"/>
                <w:color w:val="000000" w:themeColor="text1"/>
                <w:sz w:val="26"/>
                <w:szCs w:val="26"/>
              </w:rPr>
              <w:pPrChange w:id="2861" w:author="Vo Cuong" w:date="2020-04-01T14:37:00Z">
                <w:pPr>
                  <w:pStyle w:val="ListParagraph"/>
                  <w:numPr>
                    <w:numId w:val="9"/>
                  </w:numPr>
                  <w:spacing w:line="360" w:lineRule="auto"/>
                  <w:ind w:left="323" w:hanging="323"/>
                  <w:jc w:val="both"/>
                </w:pPr>
              </w:pPrChange>
            </w:pPr>
            <w:del w:id="2862" w:author="Vo Cuong" w:date="2020-04-01T14:41:00Z">
              <w:r w:rsidRPr="00D435B6" w:rsidDel="00113859">
                <w:rPr>
                  <w:rFonts w:ascii="Times New Roman" w:hAnsi="Times New Roman" w:cs="Times New Roman"/>
                  <w:color w:val="000000" w:themeColor="text1"/>
                  <w:sz w:val="26"/>
                  <w:szCs w:val="26"/>
                </w:rPr>
                <w:delText xml:space="preserve">Nếu quản lý nhấn nút Yes, thì hệ thống sẽ </w:delText>
              </w:r>
              <w:r w:rsidR="00DE1DFC" w:rsidDel="00113859">
                <w:rPr>
                  <w:rFonts w:ascii="Times New Roman" w:hAnsi="Times New Roman" w:cs="Times New Roman"/>
                  <w:color w:val="000000" w:themeColor="text1"/>
                  <w:sz w:val="26"/>
                  <w:szCs w:val="26"/>
                </w:rPr>
                <w:delText>xuất file thống kê</w:delText>
              </w:r>
            </w:del>
          </w:p>
          <w:p w:rsidR="00973B29" w:rsidRPr="00D435B6" w:rsidRDefault="00973B29">
            <w:pPr>
              <w:pStyle w:val="ListParagraph"/>
              <w:numPr>
                <w:ilvl w:val="0"/>
                <w:numId w:val="69"/>
              </w:numPr>
              <w:spacing w:line="360" w:lineRule="auto"/>
              <w:jc w:val="both"/>
              <w:rPr>
                <w:rFonts w:ascii="Times New Roman" w:hAnsi="Times New Roman" w:cs="Times New Roman"/>
                <w:color w:val="000000" w:themeColor="text1"/>
                <w:sz w:val="26"/>
                <w:szCs w:val="26"/>
              </w:rPr>
              <w:pPrChange w:id="2863" w:author="Vo Cuong" w:date="2020-04-01T14:41:00Z">
                <w:pPr>
                  <w:pStyle w:val="ListParagraph"/>
                  <w:numPr>
                    <w:numId w:val="9"/>
                  </w:numPr>
                  <w:spacing w:line="360" w:lineRule="auto"/>
                  <w:ind w:left="323" w:hanging="323"/>
                  <w:jc w:val="both"/>
                </w:pPr>
              </w:pPrChange>
            </w:pPr>
            <w:del w:id="2864" w:author="Vo Cuong" w:date="2020-04-01T14:41:00Z">
              <w:r w:rsidRPr="00D435B6" w:rsidDel="00113859">
                <w:rPr>
                  <w:rFonts w:ascii="Times New Roman" w:hAnsi="Times New Roman" w:cs="Times New Roman"/>
                  <w:color w:val="000000" w:themeColor="text1"/>
                  <w:sz w:val="26"/>
                  <w:szCs w:val="26"/>
                </w:rPr>
                <w:delText xml:space="preserve">Nếu quản lý nhấn nút No, thì hệ thống sẽ hủy cảnh báo  </w:delText>
              </w:r>
            </w:del>
            <w:ins w:id="2865" w:author="Vo Cuong" w:date="2020-04-01T14:41:00Z">
              <w:r w:rsidR="00113859">
                <w:rPr>
                  <w:rFonts w:ascii="Times New Roman" w:hAnsi="Times New Roman" w:cs="Times New Roman"/>
                  <w:color w:val="000000" w:themeColor="text1"/>
                  <w:sz w:val="26"/>
                  <w:szCs w:val="26"/>
                </w:rPr>
                <w:t>file excel bao gồm các cột vị trí, ID, tên nhân viên và điểm số.</w:t>
              </w:r>
            </w:ins>
          </w:p>
          <w:p w:rsidR="00973B29" w:rsidRPr="00D435B6" w:rsidRDefault="00973B29" w:rsidP="00823C87">
            <w:pPr>
              <w:spacing w:line="360" w:lineRule="auto"/>
              <w:jc w:val="both"/>
              <w:rPr>
                <w:rFonts w:ascii="Times New Roman" w:hAnsi="Times New Roman" w:cs="Times New Roman"/>
                <w:color w:val="000000" w:themeColor="text1"/>
                <w:sz w:val="26"/>
                <w:szCs w:val="26"/>
              </w:rPr>
            </w:pPr>
          </w:p>
        </w:tc>
      </w:tr>
    </w:tbl>
    <w:p w:rsidR="00973B29" w:rsidRPr="00D435B6" w:rsidRDefault="00973B29" w:rsidP="00823C87">
      <w:pPr>
        <w:pStyle w:val="ListParagraph"/>
        <w:spacing w:after="200" w:line="360" w:lineRule="auto"/>
        <w:ind w:left="1800"/>
        <w:jc w:val="both"/>
        <w:rPr>
          <w:rFonts w:ascii="Times New Roman" w:hAnsi="Times New Roman" w:cs="Times New Roman"/>
          <w:sz w:val="26"/>
          <w:szCs w:val="26"/>
        </w:rPr>
      </w:pPr>
    </w:p>
    <w:p w:rsidR="00D435B6" w:rsidRDefault="00861548">
      <w:pPr>
        <w:pStyle w:val="Heading4"/>
        <w:rPr>
          <w:ins w:id="2866" w:author="Vo Cuong" w:date="2020-03-23T23:44:00Z"/>
        </w:rPr>
        <w:pPrChange w:id="2867" w:author="Vo Cuong" w:date="2020-03-23T23:41:00Z">
          <w:pPr>
            <w:pStyle w:val="ListParagraph"/>
            <w:numPr>
              <w:ilvl w:val="1"/>
              <w:numId w:val="15"/>
            </w:numPr>
            <w:spacing w:after="200" w:line="360" w:lineRule="auto"/>
            <w:ind w:hanging="360"/>
            <w:jc w:val="both"/>
          </w:pPr>
        </w:pPrChange>
      </w:pPr>
      <w:r w:rsidRPr="00874C97">
        <w:t xml:space="preserve">. </w:t>
      </w:r>
      <w:r w:rsidR="00973B29" w:rsidRPr="00874C97">
        <w:t>G</w:t>
      </w:r>
      <w:r w:rsidR="00D435B6" w:rsidRPr="00874C97">
        <w:t>iao diện</w:t>
      </w:r>
      <w:r w:rsidR="00672973" w:rsidRPr="00874C97">
        <w:t xml:space="preserve"> quản lý</w:t>
      </w:r>
      <w:r w:rsidR="00D435B6" w:rsidRPr="00874C97">
        <w:t xml:space="preserve"> nhiệm vụ</w:t>
      </w:r>
    </w:p>
    <w:p w:rsidR="008B53F6" w:rsidRPr="008B53F6" w:rsidRDefault="008B2655">
      <w:pPr>
        <w:rPr>
          <w:rPrChange w:id="2868" w:author="Vo Cuong" w:date="2020-03-23T23:44:00Z">
            <w:rPr>
              <w:rFonts w:ascii="Times New Roman" w:hAnsi="Times New Roman" w:cs="Times New Roman"/>
              <w:b/>
              <w:sz w:val="26"/>
              <w:szCs w:val="26"/>
            </w:rPr>
          </w:rPrChange>
        </w:rPr>
        <w:pPrChange w:id="2869" w:author="Vo Cuong" w:date="2020-03-23T23:44:00Z">
          <w:pPr>
            <w:pStyle w:val="ListParagraph"/>
            <w:numPr>
              <w:ilvl w:val="1"/>
              <w:numId w:val="15"/>
            </w:numPr>
            <w:spacing w:after="200" w:line="360" w:lineRule="auto"/>
            <w:ind w:hanging="360"/>
            <w:jc w:val="both"/>
          </w:pPr>
        </w:pPrChange>
      </w:pPr>
      <w:ins w:id="2870" w:author="Vo Cuong" w:date="2020-04-04T23:31:00Z">
        <w:r>
          <w:rPr>
            <w:noProof/>
          </w:rPr>
          <w:drawing>
            <wp:inline distT="0" distB="0" distL="0" distR="0" wp14:anchorId="153D2ECB" wp14:editId="225FA596">
              <wp:extent cx="5761990" cy="34423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1990" cy="3442335"/>
                      </a:xfrm>
                      <a:prstGeom prst="rect">
                        <a:avLst/>
                      </a:prstGeom>
                    </pic:spPr>
                  </pic:pic>
                </a:graphicData>
              </a:graphic>
            </wp:inline>
          </w:drawing>
        </w:r>
      </w:ins>
    </w:p>
    <w:p w:rsidR="00D435B6" w:rsidRDefault="00014B16" w:rsidP="007A31FE">
      <w:pPr>
        <w:spacing w:line="360" w:lineRule="auto"/>
        <w:ind w:left="1134" w:hanging="850"/>
        <w:jc w:val="center"/>
        <w:rPr>
          <w:rFonts w:ascii="Times New Roman" w:hAnsi="Times New Roman" w:cs="Times New Roman"/>
          <w:sz w:val="26"/>
          <w:szCs w:val="26"/>
        </w:rPr>
      </w:pPr>
      <w:del w:id="2871" w:author="Vo Cuong" w:date="2020-03-23T23:44:00Z">
        <w:r w:rsidDel="008B53F6">
          <w:rPr>
            <w:noProof/>
          </w:rPr>
          <w:drawing>
            <wp:inline distT="0" distB="0" distL="0" distR="0" wp14:anchorId="028CB98D" wp14:editId="6BB71576">
              <wp:extent cx="5761990" cy="37611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1990" cy="3761105"/>
                      </a:xfrm>
                      <a:prstGeom prst="rect">
                        <a:avLst/>
                      </a:prstGeom>
                    </pic:spPr>
                  </pic:pic>
                </a:graphicData>
              </a:graphic>
            </wp:inline>
          </w:drawing>
        </w:r>
      </w:del>
      <w:r w:rsidR="00D435B6" w:rsidRPr="00D435B6">
        <w:rPr>
          <w:rFonts w:ascii="Times New Roman" w:hAnsi="Times New Roman" w:cs="Times New Roman"/>
          <w:sz w:val="26"/>
          <w:szCs w:val="26"/>
        </w:rPr>
        <w:t xml:space="preserve">Hình 2.3 Giao diện </w:t>
      </w:r>
      <w:r w:rsidR="00186FEF">
        <w:rPr>
          <w:rFonts w:ascii="Times New Roman" w:hAnsi="Times New Roman" w:cs="Times New Roman"/>
          <w:sz w:val="26"/>
          <w:szCs w:val="26"/>
        </w:rPr>
        <w:t>Quản lý n</w:t>
      </w:r>
      <w:r w:rsidR="00D435B6" w:rsidRPr="00D435B6">
        <w:rPr>
          <w:rFonts w:ascii="Times New Roman" w:hAnsi="Times New Roman" w:cs="Times New Roman"/>
          <w:sz w:val="26"/>
          <w:szCs w:val="26"/>
        </w:rPr>
        <w:t>hiệm vụ.</w:t>
      </w:r>
    </w:p>
    <w:p w:rsidR="00973B29" w:rsidRPr="00973B29" w:rsidRDefault="00973B29">
      <w:pPr>
        <w:pStyle w:val="ListParagraph"/>
        <w:numPr>
          <w:ilvl w:val="0"/>
          <w:numId w:val="30"/>
        </w:numPr>
        <w:spacing w:line="360" w:lineRule="auto"/>
        <w:jc w:val="both"/>
        <w:rPr>
          <w:rFonts w:ascii="Times New Roman" w:hAnsi="Times New Roman" w:cs="Times New Roman"/>
          <w:sz w:val="26"/>
          <w:szCs w:val="26"/>
        </w:rPr>
        <w:pPrChange w:id="2872" w:author="Vo Cuong" w:date="2020-03-23T16:14:00Z">
          <w:pPr>
            <w:pStyle w:val="ListParagraph"/>
            <w:numPr>
              <w:numId w:val="31"/>
            </w:numPr>
            <w:spacing w:line="360" w:lineRule="auto"/>
            <w:ind w:left="1440" w:hanging="360"/>
            <w:jc w:val="both"/>
          </w:pPr>
        </w:pPrChange>
      </w:pPr>
      <w:r>
        <w:rPr>
          <w:rFonts w:ascii="Times New Roman" w:hAnsi="Times New Roman" w:cs="Times New Roman"/>
          <w:sz w:val="26"/>
          <w:szCs w:val="26"/>
        </w:rPr>
        <w:t>Đặc tả màn hình quản lý nhiệm vụ</w:t>
      </w:r>
    </w:p>
    <w:p w:rsidR="00D435B6" w:rsidRDefault="00D435B6" w:rsidP="00823C87">
      <w:pPr>
        <w:pStyle w:val="ListParagraph"/>
        <w:numPr>
          <w:ilvl w:val="0"/>
          <w:numId w:val="16"/>
        </w:numPr>
        <w:spacing w:after="200" w:line="360" w:lineRule="auto"/>
        <w:jc w:val="both"/>
        <w:rPr>
          <w:ins w:id="2873" w:author="Vo Cuong" w:date="2020-04-04T18:37:00Z"/>
          <w:rFonts w:ascii="Times New Roman" w:hAnsi="Times New Roman" w:cs="Times New Roman"/>
          <w:sz w:val="26"/>
          <w:szCs w:val="26"/>
        </w:rPr>
      </w:pPr>
      <w:r w:rsidRPr="00D435B6">
        <w:rPr>
          <w:rFonts w:ascii="Times New Roman" w:hAnsi="Times New Roman" w:cs="Times New Roman"/>
          <w:sz w:val="26"/>
          <w:szCs w:val="26"/>
        </w:rPr>
        <w:t>Hệ thống hi</w:t>
      </w:r>
      <w:r w:rsidR="003936C4">
        <w:rPr>
          <w:rFonts w:ascii="Times New Roman" w:hAnsi="Times New Roman" w:cs="Times New Roman"/>
          <w:sz w:val="26"/>
          <w:szCs w:val="26"/>
        </w:rPr>
        <w:t>ể</w:t>
      </w:r>
      <w:r w:rsidRPr="00D435B6">
        <w:rPr>
          <w:rFonts w:ascii="Times New Roman" w:hAnsi="Times New Roman" w:cs="Times New Roman"/>
          <w:sz w:val="26"/>
          <w:szCs w:val="26"/>
        </w:rPr>
        <w:t>n thị 1 một danh sách (bao gồm id, tên nhiệm vụ, loại nhiệm vụ, mô tả, số lượ</w:t>
      </w:r>
      <w:r w:rsidR="00A76EBB">
        <w:rPr>
          <w:rFonts w:ascii="Times New Roman" w:hAnsi="Times New Roman" w:cs="Times New Roman"/>
          <w:sz w:val="26"/>
          <w:szCs w:val="26"/>
        </w:rPr>
        <w:t>ng, trạ</w:t>
      </w:r>
      <w:r w:rsidRPr="00D435B6">
        <w:rPr>
          <w:rFonts w:ascii="Times New Roman" w:hAnsi="Times New Roman" w:cs="Times New Roman"/>
          <w:sz w:val="26"/>
          <w:szCs w:val="26"/>
        </w:rPr>
        <w:t>ng thái, điểm</w:t>
      </w:r>
      <w:del w:id="2874" w:author="Vo Cuong" w:date="2020-04-01T17:11:00Z">
        <w:r w:rsidRPr="00D435B6" w:rsidDel="001A26EB">
          <w:rPr>
            <w:rFonts w:ascii="Times New Roman" w:hAnsi="Times New Roman" w:cs="Times New Roman"/>
            <w:sz w:val="26"/>
            <w:szCs w:val="26"/>
          </w:rPr>
          <w:delText xml:space="preserve"> và chức năng sử</w:delText>
        </w:r>
        <w:r w:rsidR="003936C4" w:rsidDel="001A26EB">
          <w:rPr>
            <w:rFonts w:ascii="Times New Roman" w:hAnsi="Times New Roman" w:cs="Times New Roman"/>
            <w:sz w:val="26"/>
            <w:szCs w:val="26"/>
          </w:rPr>
          <w:delText>a</w:delText>
        </w:r>
      </w:del>
      <w:r w:rsidR="003936C4">
        <w:rPr>
          <w:rFonts w:ascii="Times New Roman" w:hAnsi="Times New Roman" w:cs="Times New Roman"/>
          <w:sz w:val="26"/>
          <w:szCs w:val="26"/>
        </w:rPr>
        <w:t>) và</w:t>
      </w:r>
      <w:r w:rsidRPr="00D435B6">
        <w:rPr>
          <w:rFonts w:ascii="Times New Roman" w:hAnsi="Times New Roman" w:cs="Times New Roman"/>
          <w:sz w:val="26"/>
          <w:szCs w:val="26"/>
        </w:rPr>
        <w:t xml:space="preserve"> các chức năng</w:t>
      </w:r>
      <w:ins w:id="2875" w:author="Vo Cuong" w:date="2020-04-04T23:16:00Z">
        <w:r w:rsidR="00DD6C21">
          <w:rPr>
            <w:rFonts w:ascii="Times New Roman" w:hAnsi="Times New Roman" w:cs="Times New Roman"/>
            <w:sz w:val="26"/>
            <w:szCs w:val="26"/>
          </w:rPr>
          <w:t xml:space="preserve"> </w:t>
        </w:r>
      </w:ins>
      <w:del w:id="2876" w:author="Vo Cuong" w:date="2020-04-04T17:42:00Z">
        <w:r w:rsidRPr="00D435B6" w:rsidDel="00BD2A7E">
          <w:rPr>
            <w:rFonts w:ascii="Times New Roman" w:hAnsi="Times New Roman" w:cs="Times New Roman"/>
            <w:sz w:val="26"/>
            <w:szCs w:val="26"/>
          </w:rPr>
          <w:delText xml:space="preserve"> xóa,</w:delText>
        </w:r>
      </w:del>
      <w:del w:id="2877" w:author="Vo Cuong" w:date="2020-04-04T23:17:00Z">
        <w:r w:rsidRPr="00D435B6" w:rsidDel="00A645E9">
          <w:rPr>
            <w:rFonts w:ascii="Times New Roman" w:hAnsi="Times New Roman" w:cs="Times New Roman"/>
            <w:sz w:val="26"/>
            <w:szCs w:val="26"/>
          </w:rPr>
          <w:delText xml:space="preserve"> </w:delText>
        </w:r>
      </w:del>
      <w:del w:id="2878" w:author="Vo Cuong" w:date="2020-04-01T17:12:00Z">
        <w:r w:rsidRPr="00D435B6" w:rsidDel="001A26EB">
          <w:rPr>
            <w:rFonts w:ascii="Times New Roman" w:hAnsi="Times New Roman" w:cs="Times New Roman"/>
            <w:sz w:val="26"/>
            <w:szCs w:val="26"/>
          </w:rPr>
          <w:delText>tìm, tạo</w:delText>
        </w:r>
      </w:del>
      <w:ins w:id="2879" w:author="Vo Cuong" w:date="2020-04-01T17:12:00Z">
        <w:r w:rsidR="001A26EB">
          <w:rPr>
            <w:rFonts w:ascii="Times New Roman" w:hAnsi="Times New Roman" w:cs="Times New Roman"/>
            <w:sz w:val="26"/>
            <w:szCs w:val="26"/>
          </w:rPr>
          <w:t>thêm</w:t>
        </w:r>
      </w:ins>
      <w:ins w:id="2880" w:author="Vo Cuong" w:date="2020-04-04T17:42:00Z">
        <w:r w:rsidR="00BD2A7E">
          <w:rPr>
            <w:rFonts w:ascii="Times New Roman" w:hAnsi="Times New Roman" w:cs="Times New Roman"/>
            <w:sz w:val="26"/>
            <w:szCs w:val="26"/>
          </w:rPr>
          <w:t>, sử</w:t>
        </w:r>
        <w:r w:rsidR="00DD6C21">
          <w:rPr>
            <w:rFonts w:ascii="Times New Roman" w:hAnsi="Times New Roman" w:cs="Times New Roman"/>
            <w:sz w:val="26"/>
            <w:szCs w:val="26"/>
          </w:rPr>
          <w:t>a và</w:t>
        </w:r>
        <w:r w:rsidR="00BD2A7E">
          <w:rPr>
            <w:rFonts w:ascii="Times New Roman" w:hAnsi="Times New Roman" w:cs="Times New Roman"/>
            <w:sz w:val="26"/>
            <w:szCs w:val="26"/>
          </w:rPr>
          <w:t xml:space="preserve"> xóa</w:t>
        </w:r>
      </w:ins>
      <w:r w:rsidRPr="00D435B6">
        <w:rPr>
          <w:rFonts w:ascii="Times New Roman" w:hAnsi="Times New Roman" w:cs="Times New Roman"/>
          <w:sz w:val="26"/>
          <w:szCs w:val="26"/>
        </w:rPr>
        <w:t xml:space="preserve"> </w:t>
      </w:r>
      <w:del w:id="2881" w:author="Vo Cuong" w:date="2020-04-01T17:12:00Z">
        <w:r w:rsidRPr="00D435B6" w:rsidDel="001A26EB">
          <w:rPr>
            <w:rFonts w:ascii="Times New Roman" w:hAnsi="Times New Roman" w:cs="Times New Roman"/>
            <w:sz w:val="26"/>
            <w:szCs w:val="26"/>
          </w:rPr>
          <w:delText xml:space="preserve">loại </w:delText>
        </w:r>
      </w:del>
      <w:r w:rsidRPr="00D435B6">
        <w:rPr>
          <w:rFonts w:ascii="Times New Roman" w:hAnsi="Times New Roman" w:cs="Times New Roman"/>
          <w:sz w:val="26"/>
          <w:szCs w:val="26"/>
        </w:rPr>
        <w:t>nhiệm vụ</w:t>
      </w:r>
      <w:del w:id="2882" w:author="Vo Cuong" w:date="2020-04-01T17:12:00Z">
        <w:r w:rsidR="003936C4" w:rsidDel="001A26EB">
          <w:rPr>
            <w:rFonts w:ascii="Times New Roman" w:hAnsi="Times New Roman" w:cs="Times New Roman"/>
            <w:sz w:val="26"/>
            <w:szCs w:val="26"/>
          </w:rPr>
          <w:delText xml:space="preserve"> và</w:delText>
        </w:r>
        <w:r w:rsidRPr="00D435B6" w:rsidDel="001A26EB">
          <w:rPr>
            <w:rFonts w:ascii="Times New Roman" w:hAnsi="Times New Roman" w:cs="Times New Roman"/>
            <w:sz w:val="26"/>
            <w:szCs w:val="26"/>
          </w:rPr>
          <w:delText xml:space="preserve"> nhiệm vụ</w:delText>
        </w:r>
      </w:del>
      <w:r w:rsidRPr="00D435B6">
        <w:rPr>
          <w:rFonts w:ascii="Times New Roman" w:hAnsi="Times New Roman" w:cs="Times New Roman"/>
          <w:sz w:val="26"/>
          <w:szCs w:val="26"/>
        </w:rPr>
        <w:t>.</w:t>
      </w:r>
    </w:p>
    <w:p w:rsidR="0056213F" w:rsidRPr="0056213F" w:rsidRDefault="0056213F">
      <w:pPr>
        <w:pStyle w:val="ListParagraph"/>
        <w:numPr>
          <w:ilvl w:val="0"/>
          <w:numId w:val="16"/>
        </w:numPr>
        <w:spacing w:after="200" w:line="360" w:lineRule="auto"/>
        <w:jc w:val="both"/>
        <w:rPr>
          <w:ins w:id="2883" w:author="Vo Cuong" w:date="2020-04-01T17:13:00Z"/>
          <w:rFonts w:ascii="Times New Roman" w:hAnsi="Times New Roman" w:cs="Times New Roman"/>
          <w:sz w:val="26"/>
          <w:szCs w:val="26"/>
          <w:rPrChange w:id="2884" w:author="Vo Cuong" w:date="2020-04-04T18:38:00Z">
            <w:rPr>
              <w:ins w:id="2885" w:author="Vo Cuong" w:date="2020-04-01T17:13:00Z"/>
            </w:rPr>
          </w:rPrChange>
        </w:rPr>
      </w:pPr>
      <w:ins w:id="2886" w:author="Vo Cuong" w:date="2020-04-04T18:37:00Z">
        <w:r>
          <w:rPr>
            <w:rFonts w:ascii="Times New Roman" w:hAnsi="Times New Roman" w:cs="Times New Roman"/>
            <w:sz w:val="26"/>
            <w:szCs w:val="26"/>
          </w:rPr>
          <w:t xml:space="preserve">Khi nhấn </w:t>
        </w:r>
      </w:ins>
      <w:ins w:id="2887" w:author="Vo Cuong" w:date="2020-04-04T23:15:00Z">
        <w:r w:rsidR="00DD6C21">
          <w:rPr>
            <w:rFonts w:ascii="Times New Roman" w:hAnsi="Times New Roman" w:cs="Times New Roman"/>
            <w:sz w:val="26"/>
            <w:szCs w:val="26"/>
          </w:rPr>
          <w:t>nhấn chuột phải vào</w:t>
        </w:r>
      </w:ins>
      <w:ins w:id="2888" w:author="Vo Cuong" w:date="2020-04-04T18:37:00Z">
        <w:r>
          <w:rPr>
            <w:rFonts w:ascii="Times New Roman" w:hAnsi="Times New Roman" w:cs="Times New Roman"/>
            <w:sz w:val="26"/>
            <w:szCs w:val="26"/>
          </w:rPr>
          <w:t xml:space="preserve"> nhiệm vụ </w:t>
        </w:r>
      </w:ins>
      <w:ins w:id="2889" w:author="Vo Cuong" w:date="2020-04-04T23:15:00Z">
        <w:r w:rsidR="00DD6C21">
          <w:rPr>
            <w:rFonts w:ascii="Times New Roman" w:hAnsi="Times New Roman" w:cs="Times New Roman"/>
            <w:sz w:val="26"/>
            <w:szCs w:val="26"/>
          </w:rPr>
          <w:t>muốn sửa chọn sửa</w:t>
        </w:r>
      </w:ins>
      <w:ins w:id="2890" w:author="Vo Cuong" w:date="2020-04-04T18:37:00Z">
        <w:r>
          <w:rPr>
            <w:rFonts w:ascii="Times New Roman" w:hAnsi="Times New Roman" w:cs="Times New Roman"/>
            <w:sz w:val="26"/>
            <w:szCs w:val="26"/>
          </w:rPr>
          <w:t xml:space="preserve"> hệ thống sẽ hiển thị màn hình </w:t>
        </w:r>
      </w:ins>
      <w:ins w:id="2891" w:author="Vo Cuong" w:date="2020-04-04T18:38:00Z">
        <w:r w:rsidR="0010760B">
          <w:rPr>
            <w:rFonts w:ascii="Times New Roman" w:hAnsi="Times New Roman" w:cs="Times New Roman"/>
            <w:sz w:val="26"/>
            <w:szCs w:val="26"/>
          </w:rPr>
          <w:t>sửa</w:t>
        </w:r>
      </w:ins>
      <w:ins w:id="2892" w:author="Vo Cuong" w:date="2020-04-04T18:37:00Z">
        <w:r>
          <w:rPr>
            <w:rFonts w:ascii="Times New Roman" w:hAnsi="Times New Roman" w:cs="Times New Roman"/>
            <w:sz w:val="26"/>
            <w:szCs w:val="26"/>
          </w:rPr>
          <w:t xml:space="preserve"> nhiệm vụ (Hình 2.5).</w:t>
        </w:r>
      </w:ins>
    </w:p>
    <w:p w:rsidR="001A26EB" w:rsidRPr="00D435B6" w:rsidRDefault="001A26EB" w:rsidP="00823C87">
      <w:pPr>
        <w:pStyle w:val="ListParagraph"/>
        <w:numPr>
          <w:ilvl w:val="0"/>
          <w:numId w:val="16"/>
        </w:numPr>
        <w:spacing w:after="200" w:line="360" w:lineRule="auto"/>
        <w:jc w:val="both"/>
        <w:rPr>
          <w:rFonts w:ascii="Times New Roman" w:hAnsi="Times New Roman" w:cs="Times New Roman"/>
          <w:sz w:val="26"/>
          <w:szCs w:val="26"/>
        </w:rPr>
      </w:pPr>
      <w:ins w:id="2893" w:author="Vo Cuong" w:date="2020-04-01T17:13:00Z">
        <w:r>
          <w:rPr>
            <w:rFonts w:ascii="Times New Roman" w:hAnsi="Times New Roman" w:cs="Times New Roman"/>
            <w:sz w:val="26"/>
            <w:szCs w:val="26"/>
          </w:rPr>
          <w:lastRenderedPageBreak/>
          <w:t>Khi nhấn nút thêm nhiệm vụ thì hệ thống sẽ hiển thị màn hình thêm nhiệm vụ</w:t>
        </w:r>
        <w:r w:rsidR="0056213F">
          <w:rPr>
            <w:rFonts w:ascii="Times New Roman" w:hAnsi="Times New Roman" w:cs="Times New Roman"/>
            <w:sz w:val="26"/>
            <w:szCs w:val="26"/>
          </w:rPr>
          <w:t xml:space="preserve"> (Hình 2.6</w:t>
        </w:r>
        <w:r>
          <w:rPr>
            <w:rFonts w:ascii="Times New Roman" w:hAnsi="Times New Roman" w:cs="Times New Roman"/>
            <w:sz w:val="26"/>
            <w:szCs w:val="26"/>
          </w:rPr>
          <w:t>)</w:t>
        </w:r>
        <w:r w:rsidR="00293FCD">
          <w:rPr>
            <w:rFonts w:ascii="Times New Roman" w:hAnsi="Times New Roman" w:cs="Times New Roman"/>
            <w:sz w:val="26"/>
            <w:szCs w:val="26"/>
          </w:rPr>
          <w:t>.</w:t>
        </w:r>
      </w:ins>
    </w:p>
    <w:p w:rsidR="00D435B6" w:rsidDel="001A26EB" w:rsidRDefault="00BE7BB6" w:rsidP="00823C87">
      <w:pPr>
        <w:pStyle w:val="ListParagraph"/>
        <w:numPr>
          <w:ilvl w:val="0"/>
          <w:numId w:val="16"/>
        </w:numPr>
        <w:spacing w:after="200" w:line="360" w:lineRule="auto"/>
        <w:jc w:val="both"/>
        <w:rPr>
          <w:del w:id="2894" w:author="Vo Cuong" w:date="2020-04-01T17:13:00Z"/>
          <w:rFonts w:ascii="Times New Roman" w:hAnsi="Times New Roman" w:cs="Times New Roman"/>
          <w:sz w:val="26"/>
          <w:szCs w:val="26"/>
        </w:rPr>
      </w:pPr>
      <w:del w:id="2895" w:author="Vo Cuong" w:date="2020-04-04T18:53:00Z">
        <w:r w:rsidDel="008755D4">
          <w:rPr>
            <w:noProof/>
          </w:rPr>
          <w:drawing>
            <wp:anchor distT="0" distB="0" distL="114300" distR="114300" simplePos="0" relativeHeight="251649024" behindDoc="0" locked="0" layoutInCell="1" allowOverlap="1" wp14:anchorId="69BF3565" wp14:editId="67705940">
              <wp:simplePos x="0" y="0"/>
              <wp:positionH relativeFrom="column">
                <wp:posOffset>-74724</wp:posOffset>
              </wp:positionH>
              <wp:positionV relativeFrom="paragraph">
                <wp:posOffset>378357</wp:posOffset>
              </wp:positionV>
              <wp:extent cx="5761990" cy="24638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61990" cy="2463800"/>
                      </a:xfrm>
                      <a:prstGeom prst="rect">
                        <a:avLst/>
                      </a:prstGeom>
                    </pic:spPr>
                  </pic:pic>
                </a:graphicData>
              </a:graphic>
            </wp:anchor>
          </w:drawing>
        </w:r>
      </w:del>
      <w:del w:id="2896" w:author="Vo Cuong" w:date="2020-04-01T17:13:00Z">
        <w:r w:rsidR="00D435B6" w:rsidRPr="00D435B6" w:rsidDel="001A26EB">
          <w:rPr>
            <w:rFonts w:ascii="Times New Roman" w:hAnsi="Times New Roman" w:cs="Times New Roman"/>
            <w:sz w:val="26"/>
            <w:szCs w:val="26"/>
          </w:rPr>
          <w:delText xml:space="preserve">Khi thực hiện chức năng </w:delText>
        </w:r>
      </w:del>
      <w:del w:id="2897" w:author="Vo Cuong" w:date="2020-04-01T17:12:00Z">
        <w:r w:rsidR="00D435B6" w:rsidRPr="00D435B6" w:rsidDel="001A26EB">
          <w:rPr>
            <w:rFonts w:ascii="Times New Roman" w:hAnsi="Times New Roman" w:cs="Times New Roman"/>
            <w:sz w:val="26"/>
            <w:szCs w:val="26"/>
          </w:rPr>
          <w:delText>tạo</w:delText>
        </w:r>
      </w:del>
      <w:del w:id="2898" w:author="Vo Cuong" w:date="2020-04-01T17:13:00Z">
        <w:r w:rsidR="00D435B6" w:rsidRPr="00D435B6" w:rsidDel="001A26EB">
          <w:rPr>
            <w:rFonts w:ascii="Times New Roman" w:hAnsi="Times New Roman" w:cs="Times New Roman"/>
            <w:sz w:val="26"/>
            <w:szCs w:val="26"/>
          </w:rPr>
          <w:delText xml:space="preserve"> loại nhiệm vụ sẽ hiển thị giao diện tạo loại nhiệm vụ hình 2.4.</w:delText>
        </w:r>
      </w:del>
    </w:p>
    <w:p w:rsidR="00973B29" w:rsidRDefault="00973B29">
      <w:pPr>
        <w:pStyle w:val="ListParagraph"/>
        <w:numPr>
          <w:ilvl w:val="0"/>
          <w:numId w:val="30"/>
        </w:numPr>
        <w:spacing w:after="200" w:line="360" w:lineRule="auto"/>
        <w:jc w:val="both"/>
        <w:rPr>
          <w:rFonts w:ascii="Times New Roman" w:hAnsi="Times New Roman" w:cs="Times New Roman"/>
          <w:sz w:val="26"/>
          <w:szCs w:val="26"/>
        </w:rPr>
        <w:pPrChange w:id="2899" w:author="Vo Cuong" w:date="2020-03-23T16:14:00Z">
          <w:pPr>
            <w:pStyle w:val="ListParagraph"/>
            <w:numPr>
              <w:numId w:val="31"/>
            </w:numPr>
            <w:spacing w:after="200" w:line="360" w:lineRule="auto"/>
            <w:ind w:left="1440" w:hanging="360"/>
            <w:jc w:val="both"/>
          </w:pPr>
        </w:pPrChange>
      </w:pPr>
      <w:r>
        <w:rPr>
          <w:rFonts w:ascii="Times New Roman" w:hAnsi="Times New Roman" w:cs="Times New Roman"/>
          <w:sz w:val="26"/>
          <w:szCs w:val="26"/>
        </w:rPr>
        <w:t>Use – case quản lý nhiệm vụ</w:t>
      </w:r>
    </w:p>
    <w:p w:rsidR="006248F5" w:rsidRDefault="008755D4">
      <w:pPr>
        <w:pStyle w:val="ListParagraph"/>
        <w:spacing w:after="200" w:line="360" w:lineRule="auto"/>
        <w:ind w:left="1134"/>
        <w:jc w:val="both"/>
        <w:rPr>
          <w:rFonts w:ascii="Times New Roman" w:hAnsi="Times New Roman" w:cs="Times New Roman"/>
          <w:sz w:val="26"/>
          <w:szCs w:val="26"/>
        </w:rPr>
        <w:pPrChange w:id="2900" w:author="Vo Cuong" w:date="2020-04-04T18:53:00Z">
          <w:pPr>
            <w:pStyle w:val="ListParagraph"/>
            <w:spacing w:after="200" w:line="360" w:lineRule="auto"/>
            <w:ind w:left="1494"/>
            <w:jc w:val="both"/>
          </w:pPr>
        </w:pPrChange>
      </w:pPr>
      <w:ins w:id="2901" w:author="Vo Cuong" w:date="2020-04-04T18:53:00Z">
        <w:r w:rsidRPr="008755D4">
          <w:rPr>
            <w:rFonts w:ascii="Times New Roman" w:hAnsi="Times New Roman" w:cs="Times New Roman"/>
            <w:noProof/>
            <w:sz w:val="26"/>
            <w:szCs w:val="26"/>
          </w:rPr>
          <w:drawing>
            <wp:inline distT="0" distB="0" distL="0" distR="0">
              <wp:extent cx="4020337" cy="2658472"/>
              <wp:effectExtent l="0" t="0" r="0" b="8890"/>
              <wp:docPr id="52" name="Picture 52" descr="E:\ThucTap\nhiem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hucTap\nhiemvu.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33010" cy="2666852"/>
                      </a:xfrm>
                      <a:prstGeom prst="rect">
                        <a:avLst/>
                      </a:prstGeom>
                      <a:noFill/>
                      <a:ln>
                        <a:noFill/>
                      </a:ln>
                    </pic:spPr>
                  </pic:pic>
                </a:graphicData>
              </a:graphic>
            </wp:inline>
          </w:drawing>
        </w:r>
      </w:ins>
    </w:p>
    <w:p w:rsidR="00C6656A" w:rsidRDefault="00C6656A" w:rsidP="00823C87">
      <w:pPr>
        <w:pStyle w:val="ListParagraph"/>
        <w:spacing w:after="200" w:line="360" w:lineRule="auto"/>
        <w:ind w:left="1494"/>
        <w:jc w:val="both"/>
        <w:rPr>
          <w:rFonts w:ascii="Times New Roman" w:hAnsi="Times New Roman" w:cs="Times New Roman"/>
          <w:sz w:val="26"/>
          <w:szCs w:val="26"/>
        </w:rPr>
      </w:pPr>
    </w:p>
    <w:p w:rsidR="00973B29" w:rsidRDefault="00973B29">
      <w:pPr>
        <w:pStyle w:val="ListParagraph"/>
        <w:numPr>
          <w:ilvl w:val="0"/>
          <w:numId w:val="30"/>
        </w:numPr>
        <w:spacing w:after="200" w:line="360" w:lineRule="auto"/>
        <w:jc w:val="both"/>
        <w:rPr>
          <w:rFonts w:ascii="Times New Roman" w:hAnsi="Times New Roman" w:cs="Times New Roman"/>
          <w:sz w:val="26"/>
          <w:szCs w:val="26"/>
        </w:rPr>
        <w:pPrChange w:id="2902" w:author="Vo Cuong" w:date="2020-03-23T16:14:00Z">
          <w:pPr>
            <w:pStyle w:val="ListParagraph"/>
            <w:numPr>
              <w:numId w:val="31"/>
            </w:numPr>
            <w:spacing w:after="200" w:line="360" w:lineRule="auto"/>
            <w:ind w:left="1440" w:hanging="360"/>
            <w:jc w:val="both"/>
          </w:pPr>
        </w:pPrChange>
      </w:pPr>
      <w:r>
        <w:rPr>
          <w:rFonts w:ascii="Times New Roman" w:hAnsi="Times New Roman" w:cs="Times New Roman"/>
          <w:sz w:val="26"/>
          <w:szCs w:val="26"/>
        </w:rPr>
        <w:t>Đặc tả Use – case quản lý nhiệm vụ</w:t>
      </w:r>
    </w:p>
    <w:tbl>
      <w:tblPr>
        <w:tblStyle w:val="TableGrid"/>
        <w:tblW w:w="0" w:type="auto"/>
        <w:tblLook w:val="04A0" w:firstRow="1" w:lastRow="0" w:firstColumn="1" w:lastColumn="0" w:noHBand="0" w:noVBand="1"/>
      </w:tblPr>
      <w:tblGrid>
        <w:gridCol w:w="4532"/>
        <w:gridCol w:w="4532"/>
        <w:tblGridChange w:id="2903">
          <w:tblGrid>
            <w:gridCol w:w="4532"/>
            <w:gridCol w:w="4532"/>
          </w:tblGrid>
        </w:tblGridChange>
      </w:tblGrid>
      <w:tr w:rsidR="00973B29" w:rsidRPr="00D435B6" w:rsidTr="00973B29">
        <w:tc>
          <w:tcPr>
            <w:tcW w:w="4532" w:type="dxa"/>
          </w:tcPr>
          <w:p w:rsidR="00973B29" w:rsidRPr="00D435B6" w:rsidRDefault="00973B29"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Use – Case</w:t>
            </w:r>
          </w:p>
        </w:tc>
        <w:tc>
          <w:tcPr>
            <w:tcW w:w="4532" w:type="dxa"/>
          </w:tcPr>
          <w:p w:rsidR="00973B29" w:rsidRPr="00D435B6" w:rsidRDefault="00973B29"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Nội dung</w:t>
            </w:r>
          </w:p>
        </w:tc>
      </w:tr>
      <w:tr w:rsidR="00973B29" w:rsidRPr="00D435B6" w:rsidTr="00973B29">
        <w:tc>
          <w:tcPr>
            <w:tcW w:w="4532" w:type="dxa"/>
          </w:tcPr>
          <w:p w:rsidR="00973B29" w:rsidRPr="00D435B6" w:rsidRDefault="00973B29"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Mã Use - Case</w:t>
            </w:r>
          </w:p>
        </w:tc>
        <w:tc>
          <w:tcPr>
            <w:tcW w:w="4532" w:type="dxa"/>
          </w:tcPr>
          <w:p w:rsidR="00973B29" w:rsidRPr="00D435B6" w:rsidRDefault="00973B29"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UC-0</w:t>
            </w:r>
            <w:ins w:id="2904" w:author="Vo Cuong" w:date="2020-03-24T00:04:00Z">
              <w:r w:rsidR="00797E0C">
                <w:rPr>
                  <w:rFonts w:ascii="Times New Roman" w:hAnsi="Times New Roman" w:cs="Times New Roman"/>
                  <w:color w:val="000000" w:themeColor="text1"/>
                  <w:sz w:val="26"/>
                  <w:szCs w:val="26"/>
                </w:rPr>
                <w:t>3</w:t>
              </w:r>
            </w:ins>
            <w:del w:id="2905" w:author="Vo Cuong" w:date="2020-03-24T00:04:00Z">
              <w:r w:rsidRPr="00D435B6" w:rsidDel="00797E0C">
                <w:rPr>
                  <w:rFonts w:ascii="Times New Roman" w:hAnsi="Times New Roman" w:cs="Times New Roman"/>
                  <w:color w:val="000000" w:themeColor="text1"/>
                  <w:sz w:val="26"/>
                  <w:szCs w:val="26"/>
                </w:rPr>
                <w:delText>4</w:delText>
              </w:r>
            </w:del>
          </w:p>
        </w:tc>
      </w:tr>
      <w:tr w:rsidR="00973B29" w:rsidRPr="00D435B6" w:rsidTr="00973B29">
        <w:tc>
          <w:tcPr>
            <w:tcW w:w="4532" w:type="dxa"/>
          </w:tcPr>
          <w:p w:rsidR="00973B29" w:rsidRPr="00D435B6" w:rsidRDefault="00973B29"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Tên Use – Case</w:t>
            </w:r>
          </w:p>
        </w:tc>
        <w:tc>
          <w:tcPr>
            <w:tcW w:w="4532" w:type="dxa"/>
          </w:tcPr>
          <w:p w:rsidR="00973B29" w:rsidRPr="00D435B6" w:rsidRDefault="00973B29"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Quản lý nhiệm vụ</w:t>
            </w:r>
          </w:p>
        </w:tc>
      </w:tr>
      <w:tr w:rsidR="00973B29" w:rsidRPr="00D435B6" w:rsidTr="00973B29">
        <w:tc>
          <w:tcPr>
            <w:tcW w:w="4532" w:type="dxa"/>
          </w:tcPr>
          <w:p w:rsidR="00973B29" w:rsidRPr="00D435B6" w:rsidRDefault="00973B29"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Mô tả</w:t>
            </w:r>
          </w:p>
        </w:tc>
        <w:tc>
          <w:tcPr>
            <w:tcW w:w="4532" w:type="dxa"/>
          </w:tcPr>
          <w:p w:rsidR="00973B29" w:rsidRPr="00D435B6" w:rsidRDefault="00973B29"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Use – case cho phép quản lý vào hệ thống để thực hiện chức năng của quản lý nhiệm vụ như xem,</w:t>
            </w:r>
            <w:r w:rsidR="00186FEF">
              <w:rPr>
                <w:rFonts w:ascii="Times New Roman" w:hAnsi="Times New Roman" w:cs="Times New Roman"/>
                <w:color w:val="000000" w:themeColor="text1"/>
                <w:sz w:val="26"/>
                <w:szCs w:val="26"/>
              </w:rPr>
              <w:t xml:space="preserve"> </w:t>
            </w:r>
            <w:r w:rsidRPr="00D435B6">
              <w:rPr>
                <w:rFonts w:ascii="Times New Roman" w:hAnsi="Times New Roman" w:cs="Times New Roman"/>
                <w:color w:val="000000" w:themeColor="text1"/>
                <w:sz w:val="26"/>
                <w:szCs w:val="26"/>
              </w:rPr>
              <w:t>thêm, sửa, xóa nhiệm vụ</w:t>
            </w:r>
            <w:ins w:id="2906" w:author="Vo Cuong" w:date="2020-04-01T21:20:00Z">
              <w:r w:rsidR="00647C1B">
                <w:rPr>
                  <w:rFonts w:ascii="Times New Roman" w:hAnsi="Times New Roman" w:cs="Times New Roman"/>
                  <w:color w:val="000000" w:themeColor="text1"/>
                  <w:sz w:val="26"/>
                  <w:szCs w:val="26"/>
                </w:rPr>
                <w:t>.</w:t>
              </w:r>
            </w:ins>
          </w:p>
        </w:tc>
      </w:tr>
      <w:tr w:rsidR="00973B29" w:rsidRPr="00D435B6" w:rsidTr="00973B29">
        <w:tc>
          <w:tcPr>
            <w:tcW w:w="4532" w:type="dxa"/>
          </w:tcPr>
          <w:p w:rsidR="00973B29" w:rsidRPr="00D435B6" w:rsidRDefault="00973B29"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Actor </w:t>
            </w:r>
          </w:p>
        </w:tc>
        <w:tc>
          <w:tcPr>
            <w:tcW w:w="4532" w:type="dxa"/>
          </w:tcPr>
          <w:p w:rsidR="00973B29" w:rsidRPr="00D435B6" w:rsidRDefault="00973B29"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Quản lý</w:t>
            </w:r>
            <w:ins w:id="2907" w:author="Vo Cuong" w:date="2020-04-01T21:20:00Z">
              <w:r w:rsidR="00647C1B">
                <w:rPr>
                  <w:rFonts w:ascii="Times New Roman" w:hAnsi="Times New Roman" w:cs="Times New Roman"/>
                  <w:color w:val="000000" w:themeColor="text1"/>
                  <w:sz w:val="26"/>
                  <w:szCs w:val="26"/>
                </w:rPr>
                <w:t>.</w:t>
              </w:r>
            </w:ins>
          </w:p>
        </w:tc>
      </w:tr>
      <w:tr w:rsidR="00973B29" w:rsidRPr="00D435B6" w:rsidTr="00973B29">
        <w:tc>
          <w:tcPr>
            <w:tcW w:w="4532" w:type="dxa"/>
          </w:tcPr>
          <w:p w:rsidR="00973B29" w:rsidRPr="00D435B6" w:rsidRDefault="00973B29"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Điều kiện kích hoạt </w:t>
            </w:r>
          </w:p>
        </w:tc>
        <w:tc>
          <w:tcPr>
            <w:tcW w:w="4532" w:type="dxa"/>
          </w:tcPr>
          <w:p w:rsidR="00973B29" w:rsidRPr="00D435B6" w:rsidRDefault="00973B29"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Khi quản lý chọn chức năng nhiệm vụ đã đăng nhập thành công vào hệ thống</w:t>
            </w:r>
            <w:ins w:id="2908" w:author="Vo Cuong" w:date="2020-04-01T21:20:00Z">
              <w:r w:rsidR="00647C1B">
                <w:rPr>
                  <w:rFonts w:ascii="Times New Roman" w:hAnsi="Times New Roman" w:cs="Times New Roman"/>
                  <w:color w:val="000000" w:themeColor="text1"/>
                  <w:sz w:val="26"/>
                  <w:szCs w:val="26"/>
                </w:rPr>
                <w:t>.</w:t>
              </w:r>
            </w:ins>
          </w:p>
        </w:tc>
      </w:tr>
      <w:tr w:rsidR="00973B29" w:rsidRPr="00D435B6" w:rsidTr="00973B29">
        <w:tc>
          <w:tcPr>
            <w:tcW w:w="4532" w:type="dxa"/>
          </w:tcPr>
          <w:p w:rsidR="00973B29" w:rsidRPr="00D435B6" w:rsidRDefault="00973B29"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Tiền điều kiện </w:t>
            </w:r>
          </w:p>
        </w:tc>
        <w:tc>
          <w:tcPr>
            <w:tcW w:w="4532" w:type="dxa"/>
          </w:tcPr>
          <w:p w:rsidR="00973B29" w:rsidRPr="00D435B6" w:rsidRDefault="00973B29" w:rsidP="00823C87">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có quyền quản lý</w:t>
            </w:r>
            <w:ins w:id="2909" w:author="Vo Cuong" w:date="2020-04-01T21:20:00Z">
              <w:r w:rsidR="00647C1B">
                <w:rPr>
                  <w:rFonts w:ascii="Times New Roman" w:hAnsi="Times New Roman" w:cs="Times New Roman"/>
                  <w:color w:val="000000" w:themeColor="text1"/>
                  <w:sz w:val="26"/>
                  <w:szCs w:val="26"/>
                </w:rPr>
                <w:t>.</w:t>
              </w:r>
            </w:ins>
          </w:p>
        </w:tc>
      </w:tr>
      <w:tr w:rsidR="00973B29" w:rsidRPr="00D435B6" w:rsidTr="00973B29">
        <w:tc>
          <w:tcPr>
            <w:tcW w:w="4532" w:type="dxa"/>
          </w:tcPr>
          <w:p w:rsidR="00973B29" w:rsidRPr="00D435B6" w:rsidRDefault="00973B29"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Hậu điều kiện </w:t>
            </w:r>
          </w:p>
        </w:tc>
        <w:tc>
          <w:tcPr>
            <w:tcW w:w="4532" w:type="dxa"/>
          </w:tcPr>
          <w:p w:rsidR="00973B29" w:rsidRPr="00D435B6" w:rsidRDefault="00973B29">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Quản lý xem,</w:t>
            </w:r>
            <w:del w:id="2910" w:author="Vo Cuong" w:date="2020-04-01T14:45:00Z">
              <w:r w:rsidRPr="00D435B6" w:rsidDel="00516488">
                <w:rPr>
                  <w:rFonts w:ascii="Times New Roman" w:hAnsi="Times New Roman" w:cs="Times New Roman"/>
                  <w:color w:val="000000" w:themeColor="text1"/>
                  <w:sz w:val="26"/>
                  <w:szCs w:val="26"/>
                </w:rPr>
                <w:delText xml:space="preserve"> tìm,</w:delText>
              </w:r>
            </w:del>
            <w:r w:rsidRPr="00D435B6">
              <w:rPr>
                <w:rFonts w:ascii="Times New Roman" w:hAnsi="Times New Roman" w:cs="Times New Roman"/>
                <w:color w:val="000000" w:themeColor="text1"/>
                <w:sz w:val="26"/>
                <w:szCs w:val="26"/>
              </w:rPr>
              <w:t xml:space="preserve"> tạo</w:t>
            </w:r>
            <w:del w:id="2911" w:author="Vo Cuong" w:date="2020-04-01T21:20:00Z">
              <w:r w:rsidRPr="00D435B6" w:rsidDel="00647C1B">
                <w:rPr>
                  <w:rFonts w:ascii="Times New Roman" w:hAnsi="Times New Roman" w:cs="Times New Roman"/>
                  <w:color w:val="000000" w:themeColor="text1"/>
                  <w:sz w:val="26"/>
                  <w:szCs w:val="26"/>
                </w:rPr>
                <w:delText>, sửa</w:delText>
              </w:r>
            </w:del>
            <w:r w:rsidRPr="00D435B6">
              <w:rPr>
                <w:rFonts w:ascii="Times New Roman" w:hAnsi="Times New Roman" w:cs="Times New Roman"/>
                <w:color w:val="000000" w:themeColor="text1"/>
                <w:sz w:val="26"/>
                <w:szCs w:val="26"/>
              </w:rPr>
              <w:t>, xóa nhiệm vụ thành công</w:t>
            </w:r>
            <w:ins w:id="2912" w:author="Vo Cuong" w:date="2020-04-01T21:20:00Z">
              <w:r w:rsidR="00647C1B">
                <w:rPr>
                  <w:rFonts w:ascii="Times New Roman" w:hAnsi="Times New Roman" w:cs="Times New Roman"/>
                  <w:color w:val="000000" w:themeColor="text1"/>
                  <w:sz w:val="26"/>
                  <w:szCs w:val="26"/>
                </w:rPr>
                <w:t>.</w:t>
              </w:r>
            </w:ins>
          </w:p>
        </w:tc>
      </w:tr>
      <w:tr w:rsidR="00973B29" w:rsidRPr="00D435B6" w:rsidTr="00973B29">
        <w:tc>
          <w:tcPr>
            <w:tcW w:w="4532" w:type="dxa"/>
          </w:tcPr>
          <w:p w:rsidR="00973B29" w:rsidRPr="00D435B6" w:rsidRDefault="00973B29"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Luồng sự kiện chính </w:t>
            </w:r>
          </w:p>
        </w:tc>
        <w:tc>
          <w:tcPr>
            <w:tcW w:w="4532" w:type="dxa"/>
          </w:tcPr>
          <w:p w:rsidR="00973B29" w:rsidRPr="00D435B6" w:rsidRDefault="00973B29" w:rsidP="00823C87">
            <w:pPr>
              <w:pStyle w:val="ListParagraph"/>
              <w:numPr>
                <w:ilvl w:val="0"/>
                <w:numId w:val="10"/>
              </w:numPr>
              <w:spacing w:line="360" w:lineRule="auto"/>
              <w:ind w:left="323" w:hanging="323"/>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Hệ thống hiển thị màn hình </w:t>
            </w:r>
            <w:del w:id="2913" w:author="Vo Cuong" w:date="2020-04-01T14:45:00Z">
              <w:r w:rsidRPr="00D435B6" w:rsidDel="00516488">
                <w:rPr>
                  <w:rFonts w:ascii="Times New Roman" w:hAnsi="Times New Roman" w:cs="Times New Roman"/>
                  <w:color w:val="000000" w:themeColor="text1"/>
                  <w:sz w:val="26"/>
                  <w:szCs w:val="26"/>
                </w:rPr>
                <w:delText>trang chủ khi đã đăng nhập thành công</w:delText>
              </w:r>
            </w:del>
            <w:ins w:id="2914" w:author="Vo Cuong" w:date="2020-04-01T14:45:00Z">
              <w:r w:rsidR="00516488">
                <w:rPr>
                  <w:rFonts w:ascii="Times New Roman" w:hAnsi="Times New Roman" w:cs="Times New Roman"/>
                  <w:color w:val="000000" w:themeColor="text1"/>
                  <w:sz w:val="26"/>
                  <w:szCs w:val="26"/>
                </w:rPr>
                <w:t>thống kê khi đăng nhập vào hệ thống.</w:t>
              </w:r>
            </w:ins>
          </w:p>
          <w:p w:rsidR="00973B29" w:rsidRPr="00D435B6" w:rsidRDefault="00973B29" w:rsidP="00823C87">
            <w:pPr>
              <w:pStyle w:val="ListParagraph"/>
              <w:numPr>
                <w:ilvl w:val="0"/>
                <w:numId w:val="10"/>
              </w:numPr>
              <w:spacing w:line="360" w:lineRule="auto"/>
              <w:ind w:left="323" w:hanging="323"/>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Quản lý chọn mục nhiệm vụ ở bên tay </w:t>
            </w:r>
            <w:r w:rsidRPr="00D435B6">
              <w:rPr>
                <w:rFonts w:ascii="Times New Roman" w:hAnsi="Times New Roman" w:cs="Times New Roman"/>
                <w:color w:val="000000" w:themeColor="text1"/>
                <w:sz w:val="26"/>
                <w:szCs w:val="26"/>
              </w:rPr>
              <w:lastRenderedPageBreak/>
              <w:t>trái hệ thống</w:t>
            </w:r>
            <w:ins w:id="2915" w:author="Vo Cuong" w:date="2020-04-01T14:45:00Z">
              <w:r w:rsidR="00516488">
                <w:rPr>
                  <w:rFonts w:ascii="Times New Roman" w:hAnsi="Times New Roman" w:cs="Times New Roman"/>
                  <w:color w:val="000000" w:themeColor="text1"/>
                  <w:sz w:val="26"/>
                  <w:szCs w:val="26"/>
                </w:rPr>
                <w:t>.</w:t>
              </w:r>
            </w:ins>
            <w:del w:id="2916" w:author="Vo Cuong" w:date="2020-04-01T14:45:00Z">
              <w:r w:rsidRPr="00D435B6" w:rsidDel="00516488">
                <w:rPr>
                  <w:rFonts w:ascii="Times New Roman" w:hAnsi="Times New Roman" w:cs="Times New Roman"/>
                  <w:color w:val="000000" w:themeColor="text1"/>
                  <w:sz w:val="26"/>
                  <w:szCs w:val="26"/>
                </w:rPr>
                <w:delText xml:space="preserve"> </w:delText>
              </w:r>
            </w:del>
          </w:p>
          <w:p w:rsidR="00973B29" w:rsidRDefault="00973B29" w:rsidP="00823C87">
            <w:pPr>
              <w:pStyle w:val="ListParagraph"/>
              <w:numPr>
                <w:ilvl w:val="0"/>
                <w:numId w:val="10"/>
              </w:numPr>
              <w:spacing w:line="360" w:lineRule="auto"/>
              <w:ind w:left="323" w:hanging="323"/>
              <w:jc w:val="both"/>
              <w:rPr>
                <w:ins w:id="2917" w:author="Vo Cuong" w:date="2020-04-04T18:56:00Z"/>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Hệ thống hiển thị ra </w:t>
            </w:r>
            <w:del w:id="2918" w:author="Vo Cuong" w:date="2020-04-01T14:57:00Z">
              <w:r w:rsidRPr="00D435B6" w:rsidDel="00781B7C">
                <w:rPr>
                  <w:rFonts w:ascii="Times New Roman" w:hAnsi="Times New Roman" w:cs="Times New Roman"/>
                  <w:color w:val="000000" w:themeColor="text1"/>
                  <w:sz w:val="26"/>
                  <w:szCs w:val="26"/>
                </w:rPr>
                <w:delText>giao diện</w:delText>
              </w:r>
            </w:del>
            <w:ins w:id="2919" w:author="Vo Cuong" w:date="2020-04-01T14:57:00Z">
              <w:r w:rsidR="00781B7C">
                <w:rPr>
                  <w:rFonts w:ascii="Times New Roman" w:hAnsi="Times New Roman" w:cs="Times New Roman"/>
                  <w:color w:val="000000" w:themeColor="text1"/>
                  <w:sz w:val="26"/>
                  <w:szCs w:val="26"/>
                </w:rPr>
                <w:t>màn hình</w:t>
              </w:r>
            </w:ins>
            <w:r w:rsidRPr="00D435B6">
              <w:rPr>
                <w:rFonts w:ascii="Times New Roman" w:hAnsi="Times New Roman" w:cs="Times New Roman"/>
                <w:color w:val="000000" w:themeColor="text1"/>
                <w:sz w:val="26"/>
                <w:szCs w:val="26"/>
              </w:rPr>
              <w:t xml:space="preserve"> danh sách</w:t>
            </w:r>
            <w:del w:id="2920" w:author="Vo Cuong" w:date="2020-04-01T14:57:00Z">
              <w:r w:rsidRPr="00D435B6" w:rsidDel="00781B7C">
                <w:rPr>
                  <w:rFonts w:ascii="Times New Roman" w:hAnsi="Times New Roman" w:cs="Times New Roman"/>
                  <w:color w:val="000000" w:themeColor="text1"/>
                  <w:sz w:val="26"/>
                  <w:szCs w:val="26"/>
                </w:rPr>
                <w:delText xml:space="preserve"> các</w:delText>
              </w:r>
            </w:del>
            <w:r w:rsidRPr="00D435B6">
              <w:rPr>
                <w:rFonts w:ascii="Times New Roman" w:hAnsi="Times New Roman" w:cs="Times New Roman"/>
                <w:color w:val="000000" w:themeColor="text1"/>
                <w:sz w:val="26"/>
                <w:szCs w:val="26"/>
              </w:rPr>
              <w:t xml:space="preserve"> nhiệm vụ</w:t>
            </w:r>
            <w:ins w:id="2921" w:author="Vo Cuong" w:date="2020-04-01T14:57:00Z">
              <w:r w:rsidR="00781B7C">
                <w:rPr>
                  <w:rFonts w:ascii="Times New Roman" w:hAnsi="Times New Roman" w:cs="Times New Roman"/>
                  <w:color w:val="000000" w:themeColor="text1"/>
                  <w:sz w:val="26"/>
                  <w:szCs w:val="26"/>
                </w:rPr>
                <w:t xml:space="preserve"> </w:t>
              </w:r>
            </w:ins>
            <w:del w:id="2922" w:author="Vo Cuong" w:date="2020-04-01T14:57:00Z">
              <w:r w:rsidRPr="00D435B6" w:rsidDel="00781B7C">
                <w:rPr>
                  <w:rFonts w:ascii="Times New Roman" w:hAnsi="Times New Roman" w:cs="Times New Roman"/>
                  <w:color w:val="000000" w:themeColor="text1"/>
                  <w:sz w:val="26"/>
                  <w:szCs w:val="26"/>
                </w:rPr>
                <w:delText xml:space="preserve"> đã có trên</w:delText>
              </w:r>
            </w:del>
            <w:ins w:id="2923" w:author="Vo Cuong" w:date="2020-04-01T14:57:00Z">
              <w:r w:rsidR="00781B7C">
                <w:rPr>
                  <w:rFonts w:ascii="Times New Roman" w:hAnsi="Times New Roman" w:cs="Times New Roman"/>
                  <w:color w:val="000000" w:themeColor="text1"/>
                  <w:sz w:val="26"/>
                  <w:szCs w:val="26"/>
                </w:rPr>
                <w:t>trong</w:t>
              </w:r>
            </w:ins>
            <w:r w:rsidRPr="00D435B6">
              <w:rPr>
                <w:rFonts w:ascii="Times New Roman" w:hAnsi="Times New Roman" w:cs="Times New Roman"/>
                <w:color w:val="000000" w:themeColor="text1"/>
                <w:sz w:val="26"/>
                <w:szCs w:val="26"/>
              </w:rPr>
              <w:t xml:space="preserve"> hệ thống và các nút t</w:t>
            </w:r>
            <w:ins w:id="2924" w:author="Vo Cuong" w:date="2020-04-01T14:57:00Z">
              <w:r w:rsidR="00781B7C">
                <w:rPr>
                  <w:rFonts w:ascii="Times New Roman" w:hAnsi="Times New Roman" w:cs="Times New Roman"/>
                  <w:color w:val="000000" w:themeColor="text1"/>
                  <w:sz w:val="26"/>
                  <w:szCs w:val="26"/>
                </w:rPr>
                <w:t>hêm</w:t>
              </w:r>
            </w:ins>
            <w:del w:id="2925" w:author="Vo Cuong" w:date="2020-04-01T14:57:00Z">
              <w:r w:rsidRPr="00D435B6" w:rsidDel="00781B7C">
                <w:rPr>
                  <w:rFonts w:ascii="Times New Roman" w:hAnsi="Times New Roman" w:cs="Times New Roman"/>
                  <w:color w:val="000000" w:themeColor="text1"/>
                  <w:sz w:val="26"/>
                  <w:szCs w:val="26"/>
                </w:rPr>
                <w:delText>ạo</w:delText>
              </w:r>
            </w:del>
            <w:ins w:id="2926" w:author="Vo Cuong" w:date="2020-04-01T14:46:00Z">
              <w:r w:rsidR="00516488">
                <w:rPr>
                  <w:rFonts w:ascii="Times New Roman" w:hAnsi="Times New Roman" w:cs="Times New Roman"/>
                  <w:color w:val="000000" w:themeColor="text1"/>
                  <w:sz w:val="26"/>
                  <w:szCs w:val="26"/>
                </w:rPr>
                <w:t xml:space="preserve"> nhiệm vụ</w:t>
              </w:r>
            </w:ins>
            <w:r w:rsidRPr="00D435B6">
              <w:rPr>
                <w:rFonts w:ascii="Times New Roman" w:hAnsi="Times New Roman" w:cs="Times New Roman"/>
                <w:color w:val="000000" w:themeColor="text1"/>
                <w:sz w:val="26"/>
                <w:szCs w:val="26"/>
              </w:rPr>
              <w:t>, xóa</w:t>
            </w:r>
            <w:ins w:id="2927" w:author="Vo Cuong" w:date="2020-04-01T14:46:00Z">
              <w:r w:rsidR="00516488">
                <w:rPr>
                  <w:rFonts w:ascii="Times New Roman" w:hAnsi="Times New Roman" w:cs="Times New Roman"/>
                  <w:color w:val="000000" w:themeColor="text1"/>
                  <w:sz w:val="26"/>
                  <w:szCs w:val="26"/>
                </w:rPr>
                <w:t>.</w:t>
              </w:r>
            </w:ins>
            <w:del w:id="2928" w:author="Vo Cuong" w:date="2020-03-23T23:56:00Z">
              <w:r w:rsidRPr="00D435B6" w:rsidDel="002158FD">
                <w:rPr>
                  <w:rFonts w:ascii="Times New Roman" w:hAnsi="Times New Roman" w:cs="Times New Roman"/>
                  <w:color w:val="000000" w:themeColor="text1"/>
                  <w:sz w:val="26"/>
                  <w:szCs w:val="26"/>
                </w:rPr>
                <w:delText xml:space="preserve">, tìm, </w:delText>
              </w:r>
            </w:del>
            <w:del w:id="2929" w:author="Vo Cuong" w:date="2020-04-01T14:46:00Z">
              <w:r w:rsidRPr="00D435B6" w:rsidDel="00516488">
                <w:rPr>
                  <w:rFonts w:ascii="Times New Roman" w:hAnsi="Times New Roman" w:cs="Times New Roman"/>
                  <w:color w:val="000000" w:themeColor="text1"/>
                  <w:sz w:val="26"/>
                  <w:szCs w:val="26"/>
                </w:rPr>
                <w:delText>sửa tên nhiệm vụ</w:delText>
              </w:r>
            </w:del>
            <w:r w:rsidRPr="00D435B6">
              <w:rPr>
                <w:rFonts w:ascii="Times New Roman" w:hAnsi="Times New Roman" w:cs="Times New Roman"/>
                <w:color w:val="000000" w:themeColor="text1"/>
                <w:sz w:val="26"/>
                <w:szCs w:val="26"/>
              </w:rPr>
              <w:t xml:space="preserve"> </w:t>
            </w:r>
          </w:p>
          <w:p w:rsidR="006238F5" w:rsidRPr="00D435B6" w:rsidRDefault="006238F5" w:rsidP="00823C87">
            <w:pPr>
              <w:pStyle w:val="ListParagraph"/>
              <w:numPr>
                <w:ilvl w:val="0"/>
                <w:numId w:val="10"/>
              </w:numPr>
              <w:spacing w:line="360" w:lineRule="auto"/>
              <w:ind w:left="323" w:hanging="323"/>
              <w:jc w:val="both"/>
              <w:rPr>
                <w:rFonts w:ascii="Times New Roman" w:hAnsi="Times New Roman" w:cs="Times New Roman"/>
                <w:color w:val="000000" w:themeColor="text1"/>
                <w:sz w:val="26"/>
                <w:szCs w:val="26"/>
              </w:rPr>
            </w:pPr>
            <w:ins w:id="2930" w:author="Vo Cuong" w:date="2020-04-04T18:56:00Z">
              <w:r>
                <w:rPr>
                  <w:rFonts w:ascii="Times New Roman" w:hAnsi="Times New Roman" w:cs="Times New Roman"/>
                  <w:color w:val="000000" w:themeColor="text1"/>
                  <w:sz w:val="26"/>
                  <w:szCs w:val="26"/>
                </w:rPr>
                <w:t xml:space="preserve">Nếu quản lý </w:t>
              </w:r>
            </w:ins>
            <w:ins w:id="2931" w:author="Vo Cuong" w:date="2020-04-04T23:17:00Z">
              <w:r w:rsidR="00A645E9">
                <w:rPr>
                  <w:rFonts w:ascii="Times New Roman" w:hAnsi="Times New Roman" w:cs="Times New Roman"/>
                  <w:color w:val="000000" w:themeColor="text1"/>
                  <w:sz w:val="26"/>
                  <w:szCs w:val="26"/>
                </w:rPr>
                <w:t xml:space="preserve">nhấn chuột phải vào nhiệm vụ và nhấn sửa </w:t>
              </w:r>
            </w:ins>
            <w:ins w:id="2932" w:author="Vo Cuong" w:date="2020-04-04T18:56:00Z">
              <w:r>
                <w:rPr>
                  <w:rFonts w:ascii="Times New Roman" w:hAnsi="Times New Roman" w:cs="Times New Roman"/>
                  <w:color w:val="000000" w:themeColor="text1"/>
                  <w:sz w:val="26"/>
                  <w:szCs w:val="26"/>
                </w:rPr>
                <w:t>thì hệ thống sẽ</w:t>
              </w:r>
            </w:ins>
            <w:ins w:id="2933" w:author="Vo Cuong" w:date="2020-04-04T18:58:00Z">
              <w:r>
                <w:rPr>
                  <w:rFonts w:ascii="Times New Roman" w:hAnsi="Times New Roman" w:cs="Times New Roman"/>
                  <w:color w:val="000000" w:themeColor="text1"/>
                  <w:sz w:val="26"/>
                  <w:szCs w:val="26"/>
                </w:rPr>
                <w:t xml:space="preserve"> hiển thị màn hình </w:t>
              </w:r>
            </w:ins>
            <w:ins w:id="2934" w:author="Vo Cuong" w:date="2020-04-04T19:01:00Z">
              <w:r w:rsidR="005A5022">
                <w:rPr>
                  <w:rFonts w:ascii="Times New Roman" w:hAnsi="Times New Roman" w:cs="Times New Roman"/>
                  <w:color w:val="000000" w:themeColor="text1"/>
                  <w:sz w:val="26"/>
                  <w:szCs w:val="26"/>
                </w:rPr>
                <w:t xml:space="preserve">sửa nhiệm vụ, quản lý nhập các thông tin muốn sửa </w:t>
              </w:r>
            </w:ins>
            <w:ins w:id="2935" w:author="Vo Cuong" w:date="2020-04-04T19:02:00Z">
              <w:r w:rsidR="005A5022">
                <w:rPr>
                  <w:rFonts w:ascii="Times New Roman" w:hAnsi="Times New Roman" w:cs="Times New Roman"/>
                  <w:color w:val="000000" w:themeColor="text1"/>
                  <w:sz w:val="26"/>
                  <w:szCs w:val="26"/>
                </w:rPr>
                <w:t xml:space="preserve">và nhấn nút </w:t>
              </w:r>
            </w:ins>
            <w:ins w:id="2936" w:author="Vo Cuong" w:date="2020-04-04T23:23:00Z">
              <w:r w:rsidR="00B91913">
                <w:rPr>
                  <w:rFonts w:ascii="Times New Roman" w:hAnsi="Times New Roman" w:cs="Times New Roman"/>
                  <w:color w:val="000000" w:themeColor="text1"/>
                  <w:sz w:val="26"/>
                  <w:szCs w:val="26"/>
                </w:rPr>
                <w:t>thay đổi</w:t>
              </w:r>
            </w:ins>
            <w:ins w:id="2937" w:author="Vo Cuong" w:date="2020-04-04T19:02:00Z">
              <w:r w:rsidR="005A5022">
                <w:rPr>
                  <w:rFonts w:ascii="Times New Roman" w:hAnsi="Times New Roman" w:cs="Times New Roman"/>
                  <w:color w:val="000000" w:themeColor="text1"/>
                  <w:sz w:val="26"/>
                  <w:szCs w:val="26"/>
                </w:rPr>
                <w:t xml:space="preserve">, </w:t>
              </w:r>
            </w:ins>
            <w:ins w:id="2938" w:author="Vo Cuong" w:date="2020-04-04T23:18:00Z">
              <w:r w:rsidR="00A645E9">
                <w:rPr>
                  <w:rFonts w:ascii="Times New Roman" w:hAnsi="Times New Roman" w:cs="Times New Roman"/>
                  <w:color w:val="000000" w:themeColor="text1"/>
                  <w:sz w:val="26"/>
                  <w:szCs w:val="26"/>
                </w:rPr>
                <w:t xml:space="preserve">nếu thành công </w:t>
              </w:r>
            </w:ins>
            <w:ins w:id="2939" w:author="Vo Cuong" w:date="2020-04-04T19:02:00Z">
              <w:r w:rsidR="005A5022">
                <w:rPr>
                  <w:rFonts w:ascii="Times New Roman" w:hAnsi="Times New Roman" w:cs="Times New Roman"/>
                  <w:color w:val="000000" w:themeColor="text1"/>
                  <w:sz w:val="26"/>
                  <w:szCs w:val="26"/>
                </w:rPr>
                <w:t xml:space="preserve">hệ thống hiển thị thông báo </w:t>
              </w:r>
            </w:ins>
            <w:ins w:id="2940" w:author="Vo Cuong" w:date="2020-04-04T19:03:00Z">
              <w:r w:rsidR="005A5022">
                <w:rPr>
                  <w:rFonts w:ascii="Times New Roman" w:hAnsi="Times New Roman" w:cs="Times New Roman"/>
                  <w:color w:val="000000" w:themeColor="text1"/>
                  <w:sz w:val="26"/>
                  <w:szCs w:val="26"/>
                </w:rPr>
                <w:t>“Sửa nhiệm vụ thành công”.</w:t>
              </w:r>
            </w:ins>
          </w:p>
          <w:p w:rsidR="00973B29" w:rsidRPr="00D435B6" w:rsidRDefault="00973B29" w:rsidP="00823C87">
            <w:pPr>
              <w:pStyle w:val="ListParagraph"/>
              <w:numPr>
                <w:ilvl w:val="0"/>
                <w:numId w:val="10"/>
              </w:numPr>
              <w:spacing w:line="360" w:lineRule="auto"/>
              <w:ind w:left="323" w:hanging="323"/>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Nếu quản lý </w:t>
            </w:r>
            <w:del w:id="2941" w:author="Vo Cuong" w:date="2020-04-01T14:53:00Z">
              <w:r w:rsidRPr="00D435B6" w:rsidDel="00D91EDF">
                <w:rPr>
                  <w:rFonts w:ascii="Times New Roman" w:hAnsi="Times New Roman" w:cs="Times New Roman"/>
                  <w:color w:val="000000" w:themeColor="text1"/>
                  <w:sz w:val="26"/>
                  <w:szCs w:val="26"/>
                </w:rPr>
                <w:delText xml:space="preserve">chọn chức năng tạo nhiệm vụ </w:delText>
              </w:r>
            </w:del>
            <w:del w:id="2942" w:author="Vo Cuong" w:date="2020-03-23T23:45:00Z">
              <w:r w:rsidRPr="00D435B6" w:rsidDel="008B53F6">
                <w:rPr>
                  <w:rFonts w:ascii="Times New Roman" w:hAnsi="Times New Roman" w:cs="Times New Roman"/>
                  <w:color w:val="000000" w:themeColor="text1"/>
                  <w:sz w:val="26"/>
                  <w:szCs w:val="26"/>
                </w:rPr>
                <w:delText xml:space="preserve">hoặc loại nhiệm vụ </w:delText>
              </w:r>
            </w:del>
            <w:del w:id="2943" w:author="Vo Cuong" w:date="2020-04-01T14:53:00Z">
              <w:r w:rsidRPr="00D435B6" w:rsidDel="00D91EDF">
                <w:rPr>
                  <w:rFonts w:ascii="Times New Roman" w:hAnsi="Times New Roman" w:cs="Times New Roman"/>
                  <w:color w:val="000000" w:themeColor="text1"/>
                  <w:sz w:val="26"/>
                  <w:szCs w:val="26"/>
                </w:rPr>
                <w:delText>thì hệ thống sẽ hiện ra 1 giao diện nhỏ để cho quản lý nhập thông tin mình cần tạo và nhấn nút tạo, nếu thành công thì hệ thống sẽ thông báo “tạo nhiệm vụ</w:delText>
              </w:r>
            </w:del>
            <w:del w:id="2944" w:author="Vo Cuong" w:date="2020-03-23T23:45:00Z">
              <w:r w:rsidDel="008B53F6">
                <w:rPr>
                  <w:rFonts w:ascii="Times New Roman" w:hAnsi="Times New Roman" w:cs="Times New Roman"/>
                  <w:color w:val="000000" w:themeColor="text1"/>
                  <w:sz w:val="26"/>
                  <w:szCs w:val="26"/>
                </w:rPr>
                <w:delText>/loại</w:delText>
              </w:r>
            </w:del>
            <w:del w:id="2945" w:author="Vo Cuong" w:date="2020-04-01T14:53:00Z">
              <w:r w:rsidRPr="00D435B6" w:rsidDel="00D91EDF">
                <w:rPr>
                  <w:rFonts w:ascii="Times New Roman" w:hAnsi="Times New Roman" w:cs="Times New Roman"/>
                  <w:color w:val="000000" w:themeColor="text1"/>
                  <w:sz w:val="26"/>
                  <w:szCs w:val="26"/>
                </w:rPr>
                <w:delText xml:space="preserve"> thành công”</w:delText>
              </w:r>
            </w:del>
            <w:ins w:id="2946" w:author="Vo Cuong" w:date="2020-04-01T14:53:00Z">
              <w:r w:rsidR="00D91EDF">
                <w:rPr>
                  <w:rFonts w:ascii="Times New Roman" w:hAnsi="Times New Roman" w:cs="Times New Roman"/>
                  <w:color w:val="000000" w:themeColor="text1"/>
                  <w:sz w:val="26"/>
                  <w:szCs w:val="26"/>
                </w:rPr>
                <w:t>nhấn vào nút thêm nhiệm vụ thì hệ thống sẽ hiển thị màn hình thêm nhiệm vụ</w:t>
              </w:r>
            </w:ins>
            <w:ins w:id="2947" w:author="Vo Cuong" w:date="2020-04-01T16:02:00Z">
              <w:r w:rsidR="00BB7785">
                <w:rPr>
                  <w:rFonts w:ascii="Times New Roman" w:hAnsi="Times New Roman" w:cs="Times New Roman"/>
                  <w:color w:val="000000" w:themeColor="text1"/>
                  <w:sz w:val="26"/>
                  <w:szCs w:val="26"/>
                </w:rPr>
                <w:t>, quản lý nhập đầy đủ thông tin và nhấn nút thêm</w:t>
              </w:r>
            </w:ins>
            <w:ins w:id="2948" w:author="Vo Cuong" w:date="2020-04-01T16:03:00Z">
              <w:r w:rsidR="00BB7785">
                <w:rPr>
                  <w:rFonts w:ascii="Times New Roman" w:hAnsi="Times New Roman" w:cs="Times New Roman"/>
                  <w:color w:val="000000" w:themeColor="text1"/>
                  <w:sz w:val="26"/>
                  <w:szCs w:val="26"/>
                </w:rPr>
                <w:t xml:space="preserve"> mới hệ thống hiển thị thông báo “Thêm nhiệm vụ thành công !”</w:t>
              </w:r>
            </w:ins>
            <w:ins w:id="2949" w:author="Vo Cuong" w:date="2020-04-01T14:53:00Z">
              <w:r w:rsidR="00D91EDF">
                <w:rPr>
                  <w:rFonts w:ascii="Times New Roman" w:hAnsi="Times New Roman" w:cs="Times New Roman"/>
                  <w:color w:val="000000" w:themeColor="text1"/>
                  <w:sz w:val="26"/>
                  <w:szCs w:val="26"/>
                </w:rPr>
                <w:t>.</w:t>
              </w:r>
            </w:ins>
          </w:p>
          <w:p w:rsidR="00516488" w:rsidRDefault="00D91EDF" w:rsidP="00823C87">
            <w:pPr>
              <w:pStyle w:val="ListParagraph"/>
              <w:numPr>
                <w:ilvl w:val="0"/>
                <w:numId w:val="10"/>
              </w:numPr>
              <w:spacing w:line="360" w:lineRule="auto"/>
              <w:ind w:left="323" w:hanging="323"/>
              <w:jc w:val="both"/>
              <w:rPr>
                <w:ins w:id="2950" w:author="Vo Cuong" w:date="2020-04-01T14:47:00Z"/>
                <w:rFonts w:ascii="Times New Roman" w:hAnsi="Times New Roman" w:cs="Times New Roman"/>
                <w:color w:val="000000" w:themeColor="text1"/>
                <w:sz w:val="26"/>
                <w:szCs w:val="26"/>
              </w:rPr>
            </w:pPr>
            <w:ins w:id="2951" w:author="Vo Cuong" w:date="2020-04-01T14:53:00Z">
              <w:r>
                <w:rPr>
                  <w:rFonts w:ascii="Times New Roman" w:hAnsi="Times New Roman" w:cs="Times New Roman"/>
                  <w:color w:val="000000" w:themeColor="text1"/>
                  <w:sz w:val="26"/>
                  <w:szCs w:val="26"/>
                </w:rPr>
                <w:t>Nếu q</w:t>
              </w:r>
            </w:ins>
            <w:del w:id="2952" w:author="Vo Cuong" w:date="2020-04-01T14:53:00Z">
              <w:r w:rsidR="00973B29" w:rsidRPr="00D435B6" w:rsidDel="00D91EDF">
                <w:rPr>
                  <w:rFonts w:ascii="Times New Roman" w:hAnsi="Times New Roman" w:cs="Times New Roman"/>
                  <w:color w:val="000000" w:themeColor="text1"/>
                  <w:sz w:val="26"/>
                  <w:szCs w:val="26"/>
                </w:rPr>
                <w:delText>Q</w:delText>
              </w:r>
            </w:del>
            <w:r w:rsidR="00973B29" w:rsidRPr="00D435B6">
              <w:rPr>
                <w:rFonts w:ascii="Times New Roman" w:hAnsi="Times New Roman" w:cs="Times New Roman"/>
                <w:color w:val="000000" w:themeColor="text1"/>
                <w:sz w:val="26"/>
                <w:szCs w:val="26"/>
              </w:rPr>
              <w:t xml:space="preserve">uản lý chọn </w:t>
            </w:r>
            <w:del w:id="2953" w:author="Vo Cuong" w:date="2020-04-01T14:47:00Z">
              <w:r w:rsidR="00973B29" w:rsidRPr="00D435B6" w:rsidDel="00516488">
                <w:rPr>
                  <w:rFonts w:ascii="Times New Roman" w:hAnsi="Times New Roman" w:cs="Times New Roman"/>
                  <w:color w:val="000000" w:themeColor="text1"/>
                  <w:sz w:val="26"/>
                  <w:szCs w:val="26"/>
                </w:rPr>
                <w:delText xml:space="preserve">chức năng </w:delText>
              </w:r>
            </w:del>
            <w:del w:id="2954" w:author="Vo Cuong" w:date="2020-04-01T14:46:00Z">
              <w:r w:rsidR="00973B29" w:rsidRPr="00D435B6" w:rsidDel="00516488">
                <w:rPr>
                  <w:rFonts w:ascii="Times New Roman" w:hAnsi="Times New Roman" w:cs="Times New Roman"/>
                  <w:color w:val="000000" w:themeColor="text1"/>
                  <w:sz w:val="26"/>
                  <w:szCs w:val="26"/>
                </w:rPr>
                <w:delText xml:space="preserve">sửa, tìm, </w:delText>
              </w:r>
            </w:del>
            <w:del w:id="2955" w:author="Vo Cuong" w:date="2020-04-01T14:47:00Z">
              <w:r w:rsidR="00973B29" w:rsidRPr="00D435B6" w:rsidDel="00516488">
                <w:rPr>
                  <w:rFonts w:ascii="Times New Roman" w:hAnsi="Times New Roman" w:cs="Times New Roman"/>
                  <w:color w:val="000000" w:themeColor="text1"/>
                  <w:sz w:val="26"/>
                  <w:szCs w:val="26"/>
                </w:rPr>
                <w:delText xml:space="preserve">xóa </w:delText>
              </w:r>
              <w:r w:rsidR="00973B29" w:rsidDel="00516488">
                <w:rPr>
                  <w:rFonts w:ascii="Times New Roman" w:hAnsi="Times New Roman" w:cs="Times New Roman"/>
                  <w:color w:val="000000" w:themeColor="text1"/>
                  <w:sz w:val="26"/>
                  <w:szCs w:val="26"/>
                </w:rPr>
                <w:delText>nhiệm vụ</w:delText>
              </w:r>
              <w:r w:rsidR="00973B29" w:rsidRPr="00D435B6" w:rsidDel="00516488">
                <w:rPr>
                  <w:rFonts w:ascii="Times New Roman" w:hAnsi="Times New Roman" w:cs="Times New Roman"/>
                  <w:color w:val="000000" w:themeColor="text1"/>
                  <w:sz w:val="26"/>
                  <w:szCs w:val="26"/>
                </w:rPr>
                <w:delText xml:space="preserve"> trên giao diện </w:delText>
              </w:r>
              <w:r w:rsidR="00973B29" w:rsidDel="00516488">
                <w:rPr>
                  <w:rFonts w:ascii="Times New Roman" w:hAnsi="Times New Roman" w:cs="Times New Roman"/>
                  <w:color w:val="000000" w:themeColor="text1"/>
                  <w:sz w:val="26"/>
                  <w:szCs w:val="26"/>
                </w:rPr>
                <w:delText>nhiệm vụ</w:delText>
              </w:r>
              <w:r w:rsidR="00973B29" w:rsidRPr="00D435B6" w:rsidDel="00516488">
                <w:rPr>
                  <w:rFonts w:ascii="Times New Roman" w:hAnsi="Times New Roman" w:cs="Times New Roman"/>
                  <w:color w:val="000000" w:themeColor="text1"/>
                  <w:sz w:val="26"/>
                  <w:szCs w:val="26"/>
                </w:rPr>
                <w:delText xml:space="preserve"> để thực hiện, nếu thành công sẽ </w:delText>
              </w:r>
            </w:del>
            <w:del w:id="2956" w:author="Vo Cuong" w:date="2020-03-23T23:47:00Z">
              <w:r w:rsidR="00973B29" w:rsidRPr="00D435B6" w:rsidDel="008B53F6">
                <w:rPr>
                  <w:rFonts w:ascii="Times New Roman" w:hAnsi="Times New Roman" w:cs="Times New Roman"/>
                  <w:color w:val="000000" w:themeColor="text1"/>
                  <w:sz w:val="26"/>
                  <w:szCs w:val="26"/>
                </w:rPr>
                <w:delText xml:space="preserve">hiện </w:delText>
              </w:r>
            </w:del>
            <w:del w:id="2957" w:author="Vo Cuong" w:date="2020-04-01T14:47:00Z">
              <w:r w:rsidR="00973B29" w:rsidRPr="00D435B6" w:rsidDel="00516488">
                <w:rPr>
                  <w:rFonts w:ascii="Times New Roman" w:hAnsi="Times New Roman" w:cs="Times New Roman"/>
                  <w:color w:val="000000" w:themeColor="text1"/>
                  <w:sz w:val="26"/>
                  <w:szCs w:val="26"/>
                </w:rPr>
                <w:delText>thị ra thông báo “Sử</w:delText>
              </w:r>
              <w:r w:rsidR="00973B29" w:rsidDel="00516488">
                <w:rPr>
                  <w:rFonts w:ascii="Times New Roman" w:hAnsi="Times New Roman" w:cs="Times New Roman"/>
                  <w:color w:val="000000" w:themeColor="text1"/>
                  <w:sz w:val="26"/>
                  <w:szCs w:val="26"/>
                </w:rPr>
                <w:delText>a/</w:delText>
              </w:r>
              <w:r w:rsidR="00973B29" w:rsidRPr="00D435B6" w:rsidDel="00516488">
                <w:rPr>
                  <w:rFonts w:ascii="Times New Roman" w:hAnsi="Times New Roman" w:cs="Times New Roman"/>
                  <w:color w:val="000000" w:themeColor="text1"/>
                  <w:sz w:val="26"/>
                  <w:szCs w:val="26"/>
                </w:rPr>
                <w:delText>xóa thành công”</w:delText>
              </w:r>
            </w:del>
            <w:ins w:id="2958" w:author="Vo Cuong" w:date="2020-04-01T14:47:00Z">
              <w:r w:rsidR="00516488">
                <w:rPr>
                  <w:rFonts w:ascii="Times New Roman" w:hAnsi="Times New Roman" w:cs="Times New Roman"/>
                  <w:color w:val="000000" w:themeColor="text1"/>
                  <w:sz w:val="26"/>
                  <w:szCs w:val="26"/>
                </w:rPr>
                <w:t>một nhiệm vụ trên giao diện và nhấn nút xóa.</w:t>
              </w:r>
            </w:ins>
          </w:p>
          <w:p w:rsidR="00973B29" w:rsidRDefault="00516488" w:rsidP="00823C87">
            <w:pPr>
              <w:pStyle w:val="ListParagraph"/>
              <w:numPr>
                <w:ilvl w:val="0"/>
                <w:numId w:val="10"/>
              </w:numPr>
              <w:spacing w:line="360" w:lineRule="auto"/>
              <w:ind w:left="323" w:hanging="323"/>
              <w:jc w:val="both"/>
              <w:rPr>
                <w:ins w:id="2959" w:author="Vo Cuong" w:date="2020-04-01T14:48:00Z"/>
                <w:rFonts w:ascii="Times New Roman" w:hAnsi="Times New Roman" w:cs="Times New Roman"/>
                <w:color w:val="000000" w:themeColor="text1"/>
                <w:sz w:val="26"/>
                <w:szCs w:val="26"/>
              </w:rPr>
            </w:pPr>
            <w:ins w:id="2960" w:author="Vo Cuong" w:date="2020-04-01T14:47:00Z">
              <w:r>
                <w:rPr>
                  <w:rFonts w:ascii="Times New Roman" w:hAnsi="Times New Roman" w:cs="Times New Roman"/>
                  <w:color w:val="000000" w:themeColor="text1"/>
                  <w:sz w:val="26"/>
                  <w:szCs w:val="26"/>
                </w:rPr>
                <w:t xml:space="preserve">Hệ thống hiển thị thông báo </w:t>
              </w:r>
            </w:ins>
            <w:ins w:id="2961" w:author="Vo Cuong" w:date="2020-04-01T14:48:00Z">
              <w:r>
                <w:rPr>
                  <w:rFonts w:ascii="Times New Roman" w:hAnsi="Times New Roman" w:cs="Times New Roman"/>
                  <w:color w:val="000000" w:themeColor="text1"/>
                  <w:sz w:val="26"/>
                  <w:szCs w:val="26"/>
                </w:rPr>
                <w:t>“Bạn có chắc chắn muốn xóa không</w:t>
              </w:r>
            </w:ins>
            <w:r w:rsidR="00973B29" w:rsidRPr="00D435B6">
              <w:rPr>
                <w:rFonts w:ascii="Times New Roman" w:hAnsi="Times New Roman" w:cs="Times New Roman"/>
                <w:color w:val="000000" w:themeColor="text1"/>
                <w:sz w:val="26"/>
                <w:szCs w:val="26"/>
              </w:rPr>
              <w:t xml:space="preserve"> </w:t>
            </w:r>
            <w:ins w:id="2962" w:author="Vo Cuong" w:date="2020-04-01T14:48:00Z">
              <w:r>
                <w:rPr>
                  <w:rFonts w:ascii="Times New Roman" w:hAnsi="Times New Roman" w:cs="Times New Roman"/>
                  <w:color w:val="000000" w:themeColor="text1"/>
                  <w:sz w:val="26"/>
                  <w:szCs w:val="26"/>
                </w:rPr>
                <w:t>?”.</w:t>
              </w:r>
            </w:ins>
          </w:p>
          <w:p w:rsidR="00516488" w:rsidRDefault="00516488" w:rsidP="00823C87">
            <w:pPr>
              <w:pStyle w:val="ListParagraph"/>
              <w:numPr>
                <w:ilvl w:val="0"/>
                <w:numId w:val="10"/>
              </w:numPr>
              <w:spacing w:line="360" w:lineRule="auto"/>
              <w:ind w:left="323" w:hanging="323"/>
              <w:jc w:val="both"/>
              <w:rPr>
                <w:ins w:id="2963" w:author="Vo Cuong" w:date="2020-04-01T14:51:00Z"/>
                <w:rFonts w:ascii="Times New Roman" w:hAnsi="Times New Roman" w:cs="Times New Roman"/>
                <w:color w:val="000000" w:themeColor="text1"/>
                <w:sz w:val="26"/>
                <w:szCs w:val="26"/>
              </w:rPr>
            </w:pPr>
            <w:ins w:id="2964" w:author="Vo Cuong" w:date="2020-04-01T14:49:00Z">
              <w:r>
                <w:rPr>
                  <w:rFonts w:ascii="Times New Roman" w:hAnsi="Times New Roman" w:cs="Times New Roman"/>
                  <w:color w:val="000000" w:themeColor="text1"/>
                  <w:sz w:val="26"/>
                  <w:szCs w:val="26"/>
                </w:rPr>
                <w:t>Nếu</w:t>
              </w:r>
            </w:ins>
            <w:ins w:id="2965" w:author="Vo Cuong" w:date="2020-04-01T14:50:00Z">
              <w:r>
                <w:rPr>
                  <w:rFonts w:ascii="Times New Roman" w:hAnsi="Times New Roman" w:cs="Times New Roman"/>
                  <w:color w:val="000000" w:themeColor="text1"/>
                  <w:sz w:val="26"/>
                  <w:szCs w:val="26"/>
                </w:rPr>
                <w:t xml:space="preserve"> quản lý</w:t>
              </w:r>
            </w:ins>
            <w:ins w:id="2966" w:author="Vo Cuong" w:date="2020-04-01T14:49:00Z">
              <w:r>
                <w:rPr>
                  <w:rFonts w:ascii="Times New Roman" w:hAnsi="Times New Roman" w:cs="Times New Roman"/>
                  <w:color w:val="000000" w:themeColor="text1"/>
                  <w:sz w:val="26"/>
                  <w:szCs w:val="26"/>
                </w:rPr>
                <w:t xml:space="preserve"> nhấn Y</w:t>
              </w:r>
            </w:ins>
            <w:ins w:id="2967" w:author="Vo Cuong" w:date="2020-04-01T17:27:00Z">
              <w:r w:rsidR="00E6040F">
                <w:rPr>
                  <w:rFonts w:ascii="Times New Roman" w:hAnsi="Times New Roman" w:cs="Times New Roman"/>
                  <w:color w:val="000000" w:themeColor="text1"/>
                  <w:sz w:val="26"/>
                  <w:szCs w:val="26"/>
                </w:rPr>
                <w:t>ES</w:t>
              </w:r>
            </w:ins>
            <w:ins w:id="2968" w:author="Vo Cuong" w:date="2020-04-01T14:49:00Z">
              <w:r>
                <w:rPr>
                  <w:rFonts w:ascii="Times New Roman" w:hAnsi="Times New Roman" w:cs="Times New Roman"/>
                  <w:color w:val="000000" w:themeColor="text1"/>
                  <w:sz w:val="26"/>
                  <w:szCs w:val="26"/>
                </w:rPr>
                <w:t xml:space="preserve"> hệ thống chuyển trại thái của nhiệm vụ thành “Hủy”.</w:t>
              </w:r>
            </w:ins>
          </w:p>
          <w:p w:rsidR="00516488" w:rsidRPr="00516488" w:rsidRDefault="00516488">
            <w:pPr>
              <w:pStyle w:val="ListParagraph"/>
              <w:numPr>
                <w:ilvl w:val="0"/>
                <w:numId w:val="10"/>
              </w:numPr>
              <w:spacing w:line="360" w:lineRule="auto"/>
              <w:ind w:left="323" w:hanging="323"/>
              <w:jc w:val="both"/>
              <w:rPr>
                <w:rFonts w:ascii="Times New Roman" w:hAnsi="Times New Roman" w:cs="Times New Roman"/>
                <w:color w:val="000000" w:themeColor="text1"/>
                <w:sz w:val="26"/>
                <w:szCs w:val="26"/>
                <w:rPrChange w:id="2969" w:author="Vo Cuong" w:date="2020-04-01T14:51:00Z">
                  <w:rPr/>
                </w:rPrChange>
              </w:rPr>
            </w:pPr>
            <w:ins w:id="2970" w:author="Vo Cuong" w:date="2020-04-01T14:51:00Z">
              <w:r>
                <w:rPr>
                  <w:rFonts w:ascii="Times New Roman" w:hAnsi="Times New Roman" w:cs="Times New Roman"/>
                  <w:color w:val="000000" w:themeColor="text1"/>
                  <w:sz w:val="26"/>
                  <w:szCs w:val="26"/>
                </w:rPr>
                <w:t>Nếu quản lý nhấn N</w:t>
              </w:r>
            </w:ins>
            <w:ins w:id="2971" w:author="Vo Cuong" w:date="2020-04-01T17:27:00Z">
              <w:r w:rsidR="00E6040F">
                <w:rPr>
                  <w:rFonts w:ascii="Times New Roman" w:hAnsi="Times New Roman" w:cs="Times New Roman"/>
                  <w:color w:val="000000" w:themeColor="text1"/>
                  <w:sz w:val="26"/>
                  <w:szCs w:val="26"/>
                </w:rPr>
                <w:t>O</w:t>
              </w:r>
            </w:ins>
            <w:ins w:id="2972" w:author="Vo Cuong" w:date="2020-04-01T14:51:00Z">
              <w:r>
                <w:rPr>
                  <w:rFonts w:ascii="Times New Roman" w:hAnsi="Times New Roman" w:cs="Times New Roman"/>
                  <w:color w:val="000000" w:themeColor="text1"/>
                  <w:sz w:val="26"/>
                  <w:szCs w:val="26"/>
                </w:rPr>
                <w:t xml:space="preserve"> hệ thống </w:t>
              </w:r>
            </w:ins>
            <w:ins w:id="2973" w:author="Vo Cuong" w:date="2020-04-01T14:52:00Z">
              <w:r>
                <w:rPr>
                  <w:rFonts w:ascii="Times New Roman" w:hAnsi="Times New Roman" w:cs="Times New Roman"/>
                  <w:color w:val="000000" w:themeColor="text1"/>
                  <w:sz w:val="26"/>
                  <w:szCs w:val="26"/>
                </w:rPr>
                <w:t>tắt thông báo và hiển thị màn hình danh sách nhiệm vụ.</w:t>
              </w:r>
            </w:ins>
          </w:p>
          <w:p w:rsidR="00973B29" w:rsidRPr="00D435B6" w:rsidRDefault="00973B29" w:rsidP="00823C87">
            <w:pPr>
              <w:pStyle w:val="ListParagraph"/>
              <w:numPr>
                <w:ilvl w:val="0"/>
                <w:numId w:val="10"/>
              </w:numPr>
              <w:spacing w:line="360" w:lineRule="auto"/>
              <w:ind w:left="323" w:hanging="323"/>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Kết thúc Use </w:t>
            </w:r>
            <w:del w:id="2974" w:author="Vo Cuong" w:date="2020-04-01T15:13:00Z">
              <w:r w:rsidRPr="00D435B6" w:rsidDel="00556898">
                <w:rPr>
                  <w:rFonts w:ascii="Times New Roman" w:hAnsi="Times New Roman" w:cs="Times New Roman"/>
                  <w:color w:val="000000" w:themeColor="text1"/>
                  <w:sz w:val="26"/>
                  <w:szCs w:val="26"/>
                </w:rPr>
                <w:delText>-</w:delText>
              </w:r>
            </w:del>
            <w:ins w:id="2975" w:author="Vo Cuong" w:date="2020-04-01T15:13:00Z">
              <w:r w:rsidR="00556898">
                <w:rPr>
                  <w:rFonts w:ascii="Times New Roman" w:hAnsi="Times New Roman" w:cs="Times New Roman"/>
                  <w:color w:val="000000" w:themeColor="text1"/>
                  <w:sz w:val="26"/>
                  <w:szCs w:val="26"/>
                </w:rPr>
                <w:t>–</w:t>
              </w:r>
            </w:ins>
            <w:r w:rsidRPr="00D435B6">
              <w:rPr>
                <w:rFonts w:ascii="Times New Roman" w:hAnsi="Times New Roman" w:cs="Times New Roman"/>
                <w:color w:val="000000" w:themeColor="text1"/>
                <w:sz w:val="26"/>
                <w:szCs w:val="26"/>
              </w:rPr>
              <w:t xml:space="preserve"> Case</w:t>
            </w:r>
            <w:ins w:id="2976" w:author="Vo Cuong" w:date="2020-04-01T21:20:00Z">
              <w:r w:rsidR="002550CE">
                <w:rPr>
                  <w:rFonts w:ascii="Times New Roman" w:hAnsi="Times New Roman" w:cs="Times New Roman"/>
                  <w:color w:val="000000" w:themeColor="text1"/>
                  <w:sz w:val="26"/>
                  <w:szCs w:val="26"/>
                </w:rPr>
                <w:t>.</w:t>
              </w:r>
            </w:ins>
          </w:p>
        </w:tc>
      </w:tr>
      <w:tr w:rsidR="00973B29" w:rsidRPr="00D435B6" w:rsidTr="0010185E">
        <w:tblPrEx>
          <w:tblW w:w="0" w:type="auto"/>
          <w:tblPrExChange w:id="2977" w:author="Vo Cuong" w:date="2020-04-01T15:03:00Z">
            <w:tblPrEx>
              <w:tblW w:w="0" w:type="auto"/>
            </w:tblPrEx>
          </w:tblPrExChange>
        </w:tblPrEx>
        <w:trPr>
          <w:trHeight w:val="2987"/>
        </w:trPr>
        <w:tc>
          <w:tcPr>
            <w:tcW w:w="4532" w:type="dxa"/>
            <w:tcPrChange w:id="2978" w:author="Vo Cuong" w:date="2020-04-01T15:03:00Z">
              <w:tcPr>
                <w:tcW w:w="4532" w:type="dxa"/>
              </w:tcPr>
            </w:tcPrChange>
          </w:tcPr>
          <w:p w:rsidR="00973B29" w:rsidRPr="00D435B6" w:rsidRDefault="00973B29"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lastRenderedPageBreak/>
              <w:t xml:space="preserve">Luồng sự kiện phụ </w:t>
            </w:r>
          </w:p>
        </w:tc>
        <w:tc>
          <w:tcPr>
            <w:tcW w:w="4532" w:type="dxa"/>
            <w:tcPrChange w:id="2979" w:author="Vo Cuong" w:date="2020-04-01T15:03:00Z">
              <w:tcPr>
                <w:tcW w:w="4532" w:type="dxa"/>
              </w:tcPr>
            </w:tcPrChange>
          </w:tcPr>
          <w:p w:rsidR="00973B29" w:rsidRPr="00CB23E4" w:rsidDel="00516488" w:rsidRDefault="00973B29" w:rsidP="00823C87">
            <w:pPr>
              <w:pStyle w:val="ListParagraph"/>
              <w:spacing w:line="360" w:lineRule="auto"/>
              <w:ind w:left="29"/>
              <w:jc w:val="both"/>
              <w:rPr>
                <w:del w:id="2980" w:author="Vo Cuong" w:date="2020-04-01T14:50:00Z"/>
                <w:rFonts w:ascii="Times New Roman" w:hAnsi="Times New Roman" w:cs="Times New Roman"/>
                <w:color w:val="000000" w:themeColor="text1"/>
                <w:sz w:val="26"/>
                <w:szCs w:val="26"/>
              </w:rPr>
            </w:pPr>
            <w:del w:id="2981" w:author="Vo Cuong" w:date="2020-04-01T14:50:00Z">
              <w:r w:rsidRPr="00D435B6" w:rsidDel="00516488">
                <w:rPr>
                  <w:rFonts w:ascii="Times New Roman" w:hAnsi="Times New Roman" w:cs="Times New Roman"/>
                  <w:color w:val="2F5496" w:themeColor="accent5" w:themeShade="BF"/>
                  <w:sz w:val="26"/>
                  <w:szCs w:val="26"/>
                </w:rPr>
                <w:delText xml:space="preserve">A1 – Nhấn nút xóa đột ngột: </w:delText>
              </w:r>
              <w:r w:rsidRPr="00D435B6" w:rsidDel="00516488">
                <w:rPr>
                  <w:rFonts w:ascii="Times New Roman" w:hAnsi="Times New Roman" w:cs="Times New Roman"/>
                  <w:color w:val="000000" w:themeColor="text1"/>
                  <w:sz w:val="26"/>
                  <w:szCs w:val="26"/>
                </w:rPr>
                <w:delText>Khi quản lý chưa chọn bất kỳ</w:delText>
              </w:r>
              <w:r w:rsidDel="00516488">
                <w:rPr>
                  <w:rFonts w:ascii="Times New Roman" w:hAnsi="Times New Roman" w:cs="Times New Roman"/>
                  <w:color w:val="000000" w:themeColor="text1"/>
                  <w:sz w:val="26"/>
                  <w:szCs w:val="26"/>
                </w:rPr>
                <w:delText xml:space="preserve"> nhiệm vụ</w:delText>
              </w:r>
              <w:r w:rsidRPr="00D435B6" w:rsidDel="00516488">
                <w:rPr>
                  <w:rFonts w:ascii="Times New Roman" w:hAnsi="Times New Roman" w:cs="Times New Roman"/>
                  <w:color w:val="000000" w:themeColor="text1"/>
                  <w:sz w:val="26"/>
                  <w:szCs w:val="26"/>
                </w:rPr>
                <w:delText xml:space="preserve"> nào muốn xóa mà nhấn nút xóa</w:delText>
              </w:r>
            </w:del>
          </w:p>
          <w:p w:rsidR="00973B29" w:rsidRPr="00CB23E4" w:rsidDel="00516488" w:rsidRDefault="00973B29" w:rsidP="00823C87">
            <w:pPr>
              <w:pStyle w:val="ListParagraph"/>
              <w:numPr>
                <w:ilvl w:val="0"/>
                <w:numId w:val="20"/>
              </w:numPr>
              <w:spacing w:line="360" w:lineRule="auto"/>
              <w:jc w:val="both"/>
              <w:rPr>
                <w:del w:id="2982" w:author="Vo Cuong" w:date="2020-04-01T14:50:00Z"/>
                <w:rFonts w:ascii="Times New Roman" w:hAnsi="Times New Roman" w:cs="Times New Roman"/>
                <w:color w:val="000000" w:themeColor="text1"/>
                <w:sz w:val="26"/>
                <w:szCs w:val="26"/>
              </w:rPr>
            </w:pPr>
            <w:del w:id="2983" w:author="Vo Cuong" w:date="2020-04-01T14:50:00Z">
              <w:r w:rsidRPr="00CB23E4" w:rsidDel="00516488">
                <w:rPr>
                  <w:rFonts w:ascii="Times New Roman" w:hAnsi="Times New Roman" w:cs="Times New Roman"/>
                  <w:color w:val="000000" w:themeColor="text1"/>
                  <w:sz w:val="26"/>
                  <w:szCs w:val="26"/>
                </w:rPr>
                <w:delText>Hiển thị thông báo vui lòng chọn nhiệm vụ muốn xóa</w:delText>
              </w:r>
            </w:del>
          </w:p>
          <w:p w:rsidR="00973B29" w:rsidRPr="00D435B6" w:rsidRDefault="00973B29"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2F5496" w:themeColor="accent5" w:themeShade="BF"/>
                <w:sz w:val="26"/>
                <w:szCs w:val="26"/>
              </w:rPr>
              <w:t>A</w:t>
            </w:r>
            <w:ins w:id="2984" w:author="Vo Cuong" w:date="2020-04-01T14:54:00Z">
              <w:r w:rsidR="00781B7C">
                <w:rPr>
                  <w:rFonts w:ascii="Times New Roman" w:hAnsi="Times New Roman" w:cs="Times New Roman"/>
                  <w:color w:val="2F5496" w:themeColor="accent5" w:themeShade="BF"/>
                  <w:sz w:val="26"/>
                  <w:szCs w:val="26"/>
                </w:rPr>
                <w:t>1</w:t>
              </w:r>
            </w:ins>
            <w:del w:id="2985" w:author="Vo Cuong" w:date="2020-04-01T14:54:00Z">
              <w:r w:rsidRPr="00D435B6" w:rsidDel="00781B7C">
                <w:rPr>
                  <w:rFonts w:ascii="Times New Roman" w:hAnsi="Times New Roman" w:cs="Times New Roman"/>
                  <w:color w:val="2F5496" w:themeColor="accent5" w:themeShade="BF"/>
                  <w:sz w:val="26"/>
                  <w:szCs w:val="26"/>
                </w:rPr>
                <w:delText>2</w:delText>
              </w:r>
            </w:del>
            <w:r w:rsidRPr="00D435B6">
              <w:rPr>
                <w:rFonts w:ascii="Times New Roman" w:hAnsi="Times New Roman" w:cs="Times New Roman"/>
                <w:color w:val="2F5496" w:themeColor="accent5" w:themeShade="BF"/>
                <w:sz w:val="26"/>
                <w:szCs w:val="26"/>
              </w:rPr>
              <w:t xml:space="preserve"> – </w:t>
            </w:r>
            <w:del w:id="2986" w:author="Vo Cuong" w:date="2020-04-01T14:54:00Z">
              <w:r w:rsidRPr="00D435B6" w:rsidDel="00781B7C">
                <w:rPr>
                  <w:rFonts w:ascii="Times New Roman" w:hAnsi="Times New Roman" w:cs="Times New Roman"/>
                  <w:color w:val="2F5496" w:themeColor="accent5" w:themeShade="BF"/>
                  <w:sz w:val="26"/>
                  <w:szCs w:val="26"/>
                </w:rPr>
                <w:delText>Nhấn nút tạo trong giao diện tạo nhiệm vụ</w:delText>
              </w:r>
            </w:del>
            <w:ins w:id="2987" w:author="Vo Cuong" w:date="2020-04-01T14:55:00Z">
              <w:r w:rsidR="00781B7C">
                <w:rPr>
                  <w:rFonts w:ascii="Times New Roman" w:hAnsi="Times New Roman" w:cs="Times New Roman"/>
                  <w:color w:val="2F5496" w:themeColor="accent5" w:themeShade="BF"/>
                  <w:sz w:val="26"/>
                  <w:szCs w:val="26"/>
                </w:rPr>
                <w:t>Nhấn nút xóa</w:t>
              </w:r>
            </w:ins>
            <w:del w:id="2988" w:author="Vo Cuong" w:date="2020-03-23T23:46:00Z">
              <w:r w:rsidRPr="00D435B6" w:rsidDel="008B53F6">
                <w:rPr>
                  <w:rFonts w:ascii="Times New Roman" w:hAnsi="Times New Roman" w:cs="Times New Roman"/>
                  <w:color w:val="2F5496" w:themeColor="accent5" w:themeShade="BF"/>
                  <w:sz w:val="26"/>
                  <w:szCs w:val="26"/>
                </w:rPr>
                <w:delText xml:space="preserve"> hoặc loại nhiệm vụ</w:delText>
              </w:r>
            </w:del>
            <w:r w:rsidRPr="00D435B6">
              <w:rPr>
                <w:rFonts w:ascii="Times New Roman" w:hAnsi="Times New Roman" w:cs="Times New Roman"/>
                <w:color w:val="2F5496" w:themeColor="accent5" w:themeShade="BF"/>
                <w:sz w:val="26"/>
                <w:szCs w:val="26"/>
              </w:rPr>
              <w:t xml:space="preserve">: </w:t>
            </w:r>
            <w:r w:rsidRPr="00D435B6">
              <w:rPr>
                <w:rFonts w:ascii="Times New Roman" w:hAnsi="Times New Roman" w:cs="Times New Roman"/>
                <w:color w:val="000000" w:themeColor="text1"/>
                <w:sz w:val="26"/>
                <w:szCs w:val="26"/>
              </w:rPr>
              <w:t xml:space="preserve">Khi Quản lý </w:t>
            </w:r>
            <w:del w:id="2989" w:author="Vo Cuong" w:date="2020-04-01T14:55:00Z">
              <w:r w:rsidRPr="00D435B6" w:rsidDel="00781B7C">
                <w:rPr>
                  <w:rFonts w:ascii="Times New Roman" w:hAnsi="Times New Roman" w:cs="Times New Roman"/>
                  <w:color w:val="000000" w:themeColor="text1"/>
                  <w:sz w:val="26"/>
                  <w:szCs w:val="26"/>
                </w:rPr>
                <w:delText>nhập thiếu thông tin hoặc không nhập thông tin</w:delText>
              </w:r>
            </w:del>
            <w:ins w:id="2990" w:author="Vo Cuong" w:date="2020-04-01T14:55:00Z">
              <w:r w:rsidR="00781B7C">
                <w:rPr>
                  <w:rFonts w:ascii="Times New Roman" w:hAnsi="Times New Roman" w:cs="Times New Roman"/>
                  <w:color w:val="000000" w:themeColor="text1"/>
                  <w:sz w:val="26"/>
                  <w:szCs w:val="26"/>
                </w:rPr>
                <w:t>không chọn nhiệm vụ và nhấn nút xóa</w:t>
              </w:r>
            </w:ins>
          </w:p>
          <w:p w:rsidR="0010185E" w:rsidRDefault="00973B29">
            <w:pPr>
              <w:pStyle w:val="ListParagraph"/>
              <w:numPr>
                <w:ilvl w:val="0"/>
                <w:numId w:val="70"/>
              </w:numPr>
              <w:spacing w:line="360" w:lineRule="auto"/>
              <w:jc w:val="both"/>
              <w:rPr>
                <w:ins w:id="2991" w:author="Vo Cuong" w:date="2020-04-01T15:01:00Z"/>
                <w:rFonts w:ascii="Times New Roman" w:hAnsi="Times New Roman" w:cs="Times New Roman"/>
                <w:color w:val="000000" w:themeColor="text1"/>
                <w:sz w:val="26"/>
                <w:szCs w:val="26"/>
              </w:rPr>
              <w:pPrChange w:id="2992" w:author="Vo Cuong" w:date="2020-04-01T15:03:00Z">
                <w:pPr>
                  <w:pStyle w:val="ListParagraph"/>
                  <w:numPr>
                    <w:numId w:val="11"/>
                  </w:numPr>
                  <w:spacing w:line="360" w:lineRule="auto"/>
                  <w:ind w:left="464" w:hanging="567"/>
                  <w:jc w:val="both"/>
                </w:pPr>
              </w:pPrChange>
            </w:pPr>
            <w:r w:rsidRPr="00D435B6">
              <w:rPr>
                <w:rFonts w:ascii="Times New Roman" w:hAnsi="Times New Roman" w:cs="Times New Roman"/>
                <w:color w:val="000000" w:themeColor="text1"/>
                <w:sz w:val="26"/>
                <w:szCs w:val="26"/>
              </w:rPr>
              <w:t xml:space="preserve">Hệ thống sẽ </w:t>
            </w:r>
            <w:del w:id="2993" w:author="Vo Cuong" w:date="2020-03-23T23:46:00Z">
              <w:r w:rsidRPr="00D435B6" w:rsidDel="008B53F6">
                <w:rPr>
                  <w:rFonts w:ascii="Times New Roman" w:hAnsi="Times New Roman" w:cs="Times New Roman"/>
                  <w:color w:val="000000" w:themeColor="text1"/>
                  <w:sz w:val="26"/>
                  <w:szCs w:val="26"/>
                </w:rPr>
                <w:delText xml:space="preserve">hiện </w:delText>
              </w:r>
            </w:del>
            <w:ins w:id="2994" w:author="Vo Cuong" w:date="2020-04-01T14:56:00Z">
              <w:r w:rsidR="00781B7C">
                <w:rPr>
                  <w:rFonts w:ascii="Times New Roman" w:hAnsi="Times New Roman" w:cs="Times New Roman"/>
                  <w:color w:val="000000" w:themeColor="text1"/>
                  <w:sz w:val="26"/>
                  <w:szCs w:val="26"/>
                </w:rPr>
                <w:t>tự động chọn nhiệm vụ cuối cùng trong danh sách.</w:t>
              </w:r>
            </w:ins>
          </w:p>
          <w:p w:rsidR="0010185E" w:rsidRPr="002F1286" w:rsidRDefault="0010185E">
            <w:pPr>
              <w:spacing w:line="360" w:lineRule="auto"/>
              <w:jc w:val="both"/>
              <w:rPr>
                <w:ins w:id="2995" w:author="Vo Cuong" w:date="2020-04-01T15:05:00Z"/>
                <w:rFonts w:ascii="Times New Roman" w:hAnsi="Times New Roman" w:cs="Times New Roman"/>
                <w:color w:val="2F5496" w:themeColor="accent5" w:themeShade="BF"/>
                <w:sz w:val="26"/>
                <w:szCs w:val="26"/>
                <w:rPrChange w:id="2996" w:author="Vo Cuong" w:date="2020-04-01T15:07:00Z">
                  <w:rPr>
                    <w:ins w:id="2997" w:author="Vo Cuong" w:date="2020-04-01T15:05:00Z"/>
                    <w:rFonts w:ascii="Times New Roman" w:hAnsi="Times New Roman" w:cs="Times New Roman"/>
                    <w:color w:val="000000" w:themeColor="text1"/>
                    <w:sz w:val="26"/>
                    <w:szCs w:val="26"/>
                  </w:rPr>
                </w:rPrChange>
              </w:rPr>
              <w:pPrChange w:id="2998" w:author="Vo Cuong" w:date="2020-04-01T15:07:00Z">
                <w:pPr>
                  <w:pStyle w:val="ListParagraph"/>
                  <w:numPr>
                    <w:numId w:val="11"/>
                  </w:numPr>
                  <w:spacing w:line="360" w:lineRule="auto"/>
                  <w:ind w:left="464" w:hanging="567"/>
                  <w:jc w:val="both"/>
                </w:pPr>
              </w:pPrChange>
            </w:pPr>
            <w:ins w:id="2999" w:author="Vo Cuong" w:date="2020-04-01T15:02:00Z">
              <w:r w:rsidRPr="00D435B6">
                <w:rPr>
                  <w:rFonts w:ascii="Times New Roman" w:hAnsi="Times New Roman" w:cs="Times New Roman"/>
                  <w:color w:val="2F5496" w:themeColor="accent5" w:themeShade="BF"/>
                  <w:sz w:val="26"/>
                  <w:szCs w:val="26"/>
                </w:rPr>
                <w:t>A</w:t>
              </w:r>
              <w:r w:rsidR="00BB7785">
                <w:rPr>
                  <w:rFonts w:ascii="Times New Roman" w:hAnsi="Times New Roman" w:cs="Times New Roman"/>
                  <w:color w:val="2F5496" w:themeColor="accent5" w:themeShade="BF"/>
                  <w:sz w:val="26"/>
                  <w:szCs w:val="26"/>
                </w:rPr>
                <w:t>2</w:t>
              </w:r>
              <w:r w:rsidRPr="00D435B6">
                <w:rPr>
                  <w:rFonts w:ascii="Times New Roman" w:hAnsi="Times New Roman" w:cs="Times New Roman"/>
                  <w:color w:val="2F5496" w:themeColor="accent5" w:themeShade="BF"/>
                  <w:sz w:val="26"/>
                  <w:szCs w:val="26"/>
                </w:rPr>
                <w:t xml:space="preserve"> – </w:t>
              </w:r>
              <w:r>
                <w:rPr>
                  <w:rFonts w:ascii="Times New Roman" w:hAnsi="Times New Roman" w:cs="Times New Roman"/>
                  <w:color w:val="2F5496" w:themeColor="accent5" w:themeShade="BF"/>
                  <w:sz w:val="26"/>
                  <w:szCs w:val="26"/>
                </w:rPr>
                <w:t>Nhấn nút xóa</w:t>
              </w:r>
              <w:r w:rsidRPr="00D435B6">
                <w:rPr>
                  <w:rFonts w:ascii="Times New Roman" w:hAnsi="Times New Roman" w:cs="Times New Roman"/>
                  <w:color w:val="2F5496" w:themeColor="accent5" w:themeShade="BF"/>
                  <w:sz w:val="26"/>
                  <w:szCs w:val="26"/>
                </w:rPr>
                <w:t xml:space="preserve">: </w:t>
              </w:r>
              <w:r w:rsidRPr="002F1286">
                <w:rPr>
                  <w:rFonts w:ascii="Times New Roman" w:hAnsi="Times New Roman" w:cs="Times New Roman"/>
                  <w:color w:val="000000" w:themeColor="text1"/>
                  <w:sz w:val="26"/>
                  <w:szCs w:val="26"/>
                </w:rPr>
                <w:t xml:space="preserve">Khi Quản lý chọn nhiệm vụ </w:t>
              </w:r>
            </w:ins>
            <w:ins w:id="3000" w:author="Vo Cuong" w:date="2020-04-01T15:04:00Z">
              <w:r w:rsidRPr="002F1286">
                <w:rPr>
                  <w:rFonts w:ascii="Times New Roman" w:hAnsi="Times New Roman" w:cs="Times New Roman"/>
                  <w:color w:val="000000" w:themeColor="text1"/>
                  <w:sz w:val="26"/>
                  <w:szCs w:val="26"/>
                </w:rPr>
                <w:t xml:space="preserve">đang ở trạng thái “Hủy” </w:t>
              </w:r>
            </w:ins>
            <w:ins w:id="3001" w:author="Vo Cuong" w:date="2020-04-01T15:02:00Z">
              <w:r w:rsidRPr="002F1286">
                <w:rPr>
                  <w:rFonts w:ascii="Times New Roman" w:hAnsi="Times New Roman" w:cs="Times New Roman"/>
                  <w:color w:val="000000" w:themeColor="text1"/>
                  <w:sz w:val="26"/>
                  <w:szCs w:val="26"/>
                </w:rPr>
                <w:t>và nhấn nút xóa</w:t>
              </w:r>
            </w:ins>
          </w:p>
          <w:p w:rsidR="0071295F" w:rsidRDefault="0071295F">
            <w:pPr>
              <w:pStyle w:val="ListParagraph"/>
              <w:numPr>
                <w:ilvl w:val="0"/>
                <w:numId w:val="73"/>
              </w:numPr>
              <w:spacing w:after="160" w:line="360" w:lineRule="auto"/>
              <w:jc w:val="both"/>
              <w:rPr>
                <w:ins w:id="3002" w:author="Vo Cuong" w:date="2020-04-04T19:08:00Z"/>
                <w:rFonts w:ascii="Times New Roman" w:hAnsi="Times New Roman" w:cs="Times New Roman"/>
                <w:color w:val="000000" w:themeColor="text1"/>
                <w:sz w:val="26"/>
                <w:szCs w:val="26"/>
              </w:rPr>
              <w:pPrChange w:id="3003" w:author="Vo Cuong" w:date="2020-04-01T15:07:00Z">
                <w:pPr>
                  <w:pStyle w:val="ListParagraph"/>
                  <w:numPr>
                    <w:numId w:val="11"/>
                  </w:numPr>
                  <w:spacing w:line="360" w:lineRule="auto"/>
                  <w:ind w:left="464" w:hanging="567"/>
                  <w:jc w:val="both"/>
                </w:pPr>
              </w:pPrChange>
            </w:pPr>
            <w:ins w:id="3004" w:author="Vo Cuong" w:date="2020-04-01T15:07:00Z">
              <w:r>
                <w:rPr>
                  <w:rFonts w:ascii="Times New Roman" w:hAnsi="Times New Roman" w:cs="Times New Roman"/>
                  <w:color w:val="000000" w:themeColor="text1"/>
                  <w:sz w:val="26"/>
                  <w:szCs w:val="26"/>
                </w:rPr>
                <w:t>Hệ thống hiển thị thông báo “Nhiệm vụ đã dừng hoạt động !!”.</w:t>
              </w:r>
            </w:ins>
          </w:p>
          <w:p w:rsidR="005E33E2" w:rsidRPr="00D435B6" w:rsidRDefault="005E33E2" w:rsidP="005E33E2">
            <w:pPr>
              <w:spacing w:line="360" w:lineRule="auto"/>
              <w:jc w:val="both"/>
              <w:rPr>
                <w:ins w:id="3005" w:author="Vo Cuong" w:date="2020-04-04T19:08:00Z"/>
                <w:rFonts w:ascii="Times New Roman" w:hAnsi="Times New Roman" w:cs="Times New Roman"/>
                <w:color w:val="000000" w:themeColor="text1"/>
                <w:sz w:val="26"/>
                <w:szCs w:val="26"/>
              </w:rPr>
            </w:pPr>
            <w:ins w:id="3006" w:author="Vo Cuong" w:date="2020-04-04T19:08:00Z">
              <w:r w:rsidRPr="00D435B6">
                <w:rPr>
                  <w:rFonts w:ascii="Times New Roman" w:hAnsi="Times New Roman" w:cs="Times New Roman"/>
                  <w:color w:val="2F5496" w:themeColor="accent5" w:themeShade="BF"/>
                  <w:sz w:val="26"/>
                  <w:szCs w:val="26"/>
                </w:rPr>
                <w:t>A</w:t>
              </w:r>
              <w:r w:rsidR="009805BB">
                <w:rPr>
                  <w:rFonts w:ascii="Times New Roman" w:hAnsi="Times New Roman" w:cs="Times New Roman"/>
                  <w:color w:val="2F5496" w:themeColor="accent5" w:themeShade="BF"/>
                  <w:sz w:val="26"/>
                  <w:szCs w:val="26"/>
                </w:rPr>
                <w:t>3</w:t>
              </w:r>
              <w:r w:rsidRPr="00D435B6">
                <w:rPr>
                  <w:rFonts w:ascii="Times New Roman" w:hAnsi="Times New Roman" w:cs="Times New Roman"/>
                  <w:color w:val="2F5496" w:themeColor="accent5" w:themeShade="BF"/>
                  <w:sz w:val="26"/>
                  <w:szCs w:val="26"/>
                </w:rPr>
                <w:t xml:space="preserve"> – </w:t>
              </w:r>
              <w:r>
                <w:rPr>
                  <w:rFonts w:ascii="Times New Roman" w:hAnsi="Times New Roman" w:cs="Times New Roman"/>
                  <w:color w:val="2F5496" w:themeColor="accent5" w:themeShade="BF"/>
                  <w:sz w:val="26"/>
                  <w:szCs w:val="26"/>
                </w:rPr>
                <w:t>Nhấn nút sửa</w:t>
              </w:r>
              <w:r w:rsidRPr="00D435B6">
                <w:rPr>
                  <w:rFonts w:ascii="Times New Roman" w:hAnsi="Times New Roman" w:cs="Times New Roman"/>
                  <w:color w:val="2F5496" w:themeColor="accent5" w:themeShade="BF"/>
                  <w:sz w:val="26"/>
                  <w:szCs w:val="26"/>
                </w:rPr>
                <w:t xml:space="preserve">: </w:t>
              </w:r>
              <w:r w:rsidRPr="00D435B6">
                <w:rPr>
                  <w:rFonts w:ascii="Times New Roman" w:hAnsi="Times New Roman" w:cs="Times New Roman"/>
                  <w:color w:val="000000" w:themeColor="text1"/>
                  <w:sz w:val="26"/>
                  <w:szCs w:val="26"/>
                </w:rPr>
                <w:t xml:space="preserve">Khi Quản lý </w:t>
              </w:r>
              <w:r w:rsidR="00D23071">
                <w:rPr>
                  <w:rFonts w:ascii="Times New Roman" w:hAnsi="Times New Roman" w:cs="Times New Roman"/>
                  <w:color w:val="000000" w:themeColor="text1"/>
                  <w:sz w:val="26"/>
                  <w:szCs w:val="26"/>
                </w:rPr>
                <w:t>nhấn chuột phải vào</w:t>
              </w:r>
              <w:r>
                <w:rPr>
                  <w:rFonts w:ascii="Times New Roman" w:hAnsi="Times New Roman" w:cs="Times New Roman"/>
                  <w:color w:val="000000" w:themeColor="text1"/>
                  <w:sz w:val="26"/>
                  <w:szCs w:val="26"/>
                </w:rPr>
                <w:t xml:space="preserve"> nhiệm vụ </w:t>
              </w:r>
            </w:ins>
            <w:ins w:id="3007" w:author="Vo Cuong" w:date="2020-04-04T23:20:00Z">
              <w:r w:rsidR="00D23071">
                <w:rPr>
                  <w:rFonts w:ascii="Times New Roman" w:hAnsi="Times New Roman" w:cs="Times New Roman"/>
                  <w:color w:val="000000" w:themeColor="text1"/>
                  <w:sz w:val="26"/>
                  <w:szCs w:val="26"/>
                </w:rPr>
                <w:t>có trạng thái “Hủy”</w:t>
              </w:r>
            </w:ins>
            <w:ins w:id="3008" w:author="Vo Cuong" w:date="2020-04-04T23:21:00Z">
              <w:r w:rsidR="00D23071">
                <w:rPr>
                  <w:rFonts w:ascii="Times New Roman" w:hAnsi="Times New Roman" w:cs="Times New Roman"/>
                  <w:color w:val="000000" w:themeColor="text1"/>
                  <w:sz w:val="26"/>
                  <w:szCs w:val="26"/>
                </w:rPr>
                <w:t xml:space="preserve"> và chọn sửa.</w:t>
              </w:r>
            </w:ins>
          </w:p>
          <w:p w:rsidR="005E33E2" w:rsidRDefault="005E33E2">
            <w:pPr>
              <w:pStyle w:val="ListParagraph"/>
              <w:numPr>
                <w:ilvl w:val="0"/>
                <w:numId w:val="102"/>
              </w:numPr>
              <w:spacing w:line="360" w:lineRule="auto"/>
              <w:jc w:val="both"/>
              <w:rPr>
                <w:ins w:id="3009" w:author="Vo Cuong" w:date="2020-04-04T23:23:00Z"/>
                <w:rFonts w:ascii="Times New Roman" w:hAnsi="Times New Roman" w:cs="Times New Roman"/>
                <w:color w:val="000000" w:themeColor="text1"/>
                <w:sz w:val="26"/>
                <w:szCs w:val="26"/>
              </w:rPr>
              <w:pPrChange w:id="3010" w:author="Vo Cuong" w:date="2020-04-04T19:09:00Z">
                <w:pPr>
                  <w:pStyle w:val="ListParagraph"/>
                  <w:numPr>
                    <w:numId w:val="11"/>
                  </w:numPr>
                  <w:spacing w:line="360" w:lineRule="auto"/>
                  <w:ind w:left="464" w:hanging="567"/>
                  <w:jc w:val="both"/>
                </w:pPr>
              </w:pPrChange>
            </w:pPr>
            <w:ins w:id="3011" w:author="Vo Cuong" w:date="2020-04-04T19:08:00Z">
              <w:r w:rsidRPr="00D435B6">
                <w:rPr>
                  <w:rFonts w:ascii="Times New Roman" w:hAnsi="Times New Roman" w:cs="Times New Roman"/>
                  <w:color w:val="000000" w:themeColor="text1"/>
                  <w:sz w:val="26"/>
                  <w:szCs w:val="26"/>
                </w:rPr>
                <w:t xml:space="preserve">Hệ thống </w:t>
              </w:r>
            </w:ins>
            <w:ins w:id="3012" w:author="Vo Cuong" w:date="2020-04-04T23:20:00Z">
              <w:r w:rsidR="00D23071">
                <w:rPr>
                  <w:rFonts w:ascii="Times New Roman" w:hAnsi="Times New Roman" w:cs="Times New Roman"/>
                  <w:color w:val="000000" w:themeColor="text1"/>
                  <w:sz w:val="26"/>
                  <w:szCs w:val="26"/>
                </w:rPr>
                <w:t>hiển thị th</w:t>
              </w:r>
            </w:ins>
            <w:ins w:id="3013" w:author="Vo Cuong" w:date="2020-04-04T23:21:00Z">
              <w:r w:rsidR="00D23071">
                <w:rPr>
                  <w:rFonts w:ascii="Times New Roman" w:hAnsi="Times New Roman" w:cs="Times New Roman"/>
                  <w:color w:val="000000" w:themeColor="text1"/>
                  <w:sz w:val="26"/>
                  <w:szCs w:val="26"/>
                </w:rPr>
                <w:t>ông báo “Nhiệm vụ bị hủy bạn không thể sửa nhiệm vụ”.</w:t>
              </w:r>
            </w:ins>
          </w:p>
          <w:p w:rsidR="008223CF" w:rsidRPr="00D435B6" w:rsidRDefault="008223CF" w:rsidP="008223CF">
            <w:pPr>
              <w:spacing w:line="360" w:lineRule="auto"/>
              <w:jc w:val="both"/>
              <w:rPr>
                <w:ins w:id="3014" w:author="Vo Cuong" w:date="2020-04-04T23:23:00Z"/>
                <w:rFonts w:ascii="Times New Roman" w:hAnsi="Times New Roman" w:cs="Times New Roman"/>
                <w:color w:val="000000" w:themeColor="text1"/>
                <w:sz w:val="26"/>
                <w:szCs w:val="26"/>
              </w:rPr>
            </w:pPr>
            <w:ins w:id="3015" w:author="Vo Cuong" w:date="2020-04-04T23:23:00Z">
              <w:r w:rsidRPr="00D435B6">
                <w:rPr>
                  <w:rFonts w:ascii="Times New Roman" w:hAnsi="Times New Roman" w:cs="Times New Roman"/>
                  <w:color w:val="2F5496" w:themeColor="accent5" w:themeShade="BF"/>
                  <w:sz w:val="26"/>
                  <w:szCs w:val="26"/>
                </w:rPr>
                <w:t>A</w:t>
              </w:r>
              <w:r w:rsidR="00E91B87">
                <w:rPr>
                  <w:rFonts w:ascii="Times New Roman" w:hAnsi="Times New Roman" w:cs="Times New Roman"/>
                  <w:color w:val="2F5496" w:themeColor="accent5" w:themeShade="BF"/>
                  <w:sz w:val="26"/>
                  <w:szCs w:val="26"/>
                </w:rPr>
                <w:t>4</w:t>
              </w:r>
              <w:r w:rsidRPr="00D435B6">
                <w:rPr>
                  <w:rFonts w:ascii="Times New Roman" w:hAnsi="Times New Roman" w:cs="Times New Roman"/>
                  <w:color w:val="2F5496" w:themeColor="accent5" w:themeShade="BF"/>
                  <w:sz w:val="26"/>
                  <w:szCs w:val="26"/>
                </w:rPr>
                <w:t xml:space="preserve"> – </w:t>
              </w:r>
              <w:r>
                <w:rPr>
                  <w:rFonts w:ascii="Times New Roman" w:hAnsi="Times New Roman" w:cs="Times New Roman"/>
                  <w:color w:val="2F5496" w:themeColor="accent5" w:themeShade="BF"/>
                  <w:sz w:val="26"/>
                  <w:szCs w:val="26"/>
                </w:rPr>
                <w:t xml:space="preserve">Nhấn nút </w:t>
              </w:r>
            </w:ins>
            <w:ins w:id="3016" w:author="Vo Cuong" w:date="2020-04-04T23:24:00Z">
              <w:r w:rsidR="009A6A03">
                <w:rPr>
                  <w:rFonts w:ascii="Times New Roman" w:hAnsi="Times New Roman" w:cs="Times New Roman"/>
                  <w:color w:val="2F5496" w:themeColor="accent5" w:themeShade="BF"/>
                  <w:sz w:val="26"/>
                  <w:szCs w:val="26"/>
                </w:rPr>
                <w:t>thay đổi</w:t>
              </w:r>
            </w:ins>
            <w:ins w:id="3017" w:author="Vo Cuong" w:date="2020-04-04T23:23:00Z">
              <w:r w:rsidRPr="00D435B6">
                <w:rPr>
                  <w:rFonts w:ascii="Times New Roman" w:hAnsi="Times New Roman" w:cs="Times New Roman"/>
                  <w:color w:val="2F5496" w:themeColor="accent5" w:themeShade="BF"/>
                  <w:sz w:val="26"/>
                  <w:szCs w:val="26"/>
                </w:rPr>
                <w:t xml:space="preserve">: </w:t>
              </w:r>
              <w:r w:rsidRPr="00D435B6">
                <w:rPr>
                  <w:rFonts w:ascii="Times New Roman" w:hAnsi="Times New Roman" w:cs="Times New Roman"/>
                  <w:color w:val="000000" w:themeColor="text1"/>
                  <w:sz w:val="26"/>
                  <w:szCs w:val="26"/>
                </w:rPr>
                <w:t xml:space="preserve">Khi Quản lý </w:t>
              </w:r>
            </w:ins>
            <w:ins w:id="3018" w:author="Vo Cuong" w:date="2020-04-04T23:24:00Z">
              <w:r w:rsidR="001E27F0">
                <w:rPr>
                  <w:rFonts w:ascii="Times New Roman" w:hAnsi="Times New Roman" w:cs="Times New Roman"/>
                  <w:color w:val="000000" w:themeColor="text1"/>
                  <w:sz w:val="26"/>
                  <w:szCs w:val="26"/>
                </w:rPr>
                <w:t>không nhập đầy đủ thông tin</w:t>
              </w:r>
            </w:ins>
            <w:ins w:id="3019" w:author="Vo Cuong" w:date="2020-04-04T23:25:00Z">
              <w:r w:rsidR="00E91B87">
                <w:rPr>
                  <w:rFonts w:ascii="Times New Roman" w:hAnsi="Times New Roman" w:cs="Times New Roman"/>
                  <w:color w:val="000000" w:themeColor="text1"/>
                  <w:sz w:val="26"/>
                  <w:szCs w:val="26"/>
                </w:rPr>
                <w:t xml:space="preserve"> và nhấn nút thay đổi</w:t>
              </w:r>
            </w:ins>
            <w:ins w:id="3020" w:author="Vo Cuong" w:date="2020-04-04T23:24:00Z">
              <w:r w:rsidR="001E27F0">
                <w:rPr>
                  <w:rFonts w:ascii="Times New Roman" w:hAnsi="Times New Roman" w:cs="Times New Roman"/>
                  <w:color w:val="000000" w:themeColor="text1"/>
                  <w:sz w:val="26"/>
                  <w:szCs w:val="26"/>
                </w:rPr>
                <w:t>.</w:t>
              </w:r>
            </w:ins>
          </w:p>
          <w:p w:rsidR="008223CF" w:rsidRDefault="008223CF">
            <w:pPr>
              <w:pStyle w:val="ListParagraph"/>
              <w:numPr>
                <w:ilvl w:val="0"/>
                <w:numId w:val="103"/>
              </w:numPr>
              <w:spacing w:line="360" w:lineRule="auto"/>
              <w:jc w:val="both"/>
              <w:rPr>
                <w:ins w:id="3021" w:author="Vo Cuong" w:date="2020-04-04T23:26:00Z"/>
                <w:rFonts w:ascii="Times New Roman" w:hAnsi="Times New Roman" w:cs="Times New Roman"/>
                <w:color w:val="000000" w:themeColor="text1"/>
                <w:sz w:val="26"/>
                <w:szCs w:val="26"/>
              </w:rPr>
              <w:pPrChange w:id="3022" w:author="Vo Cuong" w:date="2020-04-04T23:25:00Z">
                <w:pPr>
                  <w:pStyle w:val="ListParagraph"/>
                  <w:numPr>
                    <w:numId w:val="11"/>
                  </w:numPr>
                  <w:spacing w:line="360" w:lineRule="auto"/>
                  <w:ind w:left="464" w:hanging="567"/>
                  <w:jc w:val="both"/>
                </w:pPr>
              </w:pPrChange>
            </w:pPr>
            <w:ins w:id="3023" w:author="Vo Cuong" w:date="2020-04-04T23:23:00Z">
              <w:r w:rsidRPr="00D435B6">
                <w:rPr>
                  <w:rFonts w:ascii="Times New Roman" w:hAnsi="Times New Roman" w:cs="Times New Roman"/>
                  <w:color w:val="000000" w:themeColor="text1"/>
                  <w:sz w:val="26"/>
                  <w:szCs w:val="26"/>
                </w:rPr>
                <w:t xml:space="preserve">Hệ thống </w:t>
              </w:r>
              <w:r>
                <w:rPr>
                  <w:rFonts w:ascii="Times New Roman" w:hAnsi="Times New Roman" w:cs="Times New Roman"/>
                  <w:color w:val="000000" w:themeColor="text1"/>
                  <w:sz w:val="26"/>
                  <w:szCs w:val="26"/>
                </w:rPr>
                <w:t>hiển thị thông báo “</w:t>
              </w:r>
            </w:ins>
            <w:ins w:id="3024" w:author="Vo Cuong" w:date="2020-04-04T23:25:00Z">
              <w:r w:rsidR="00E91B87">
                <w:rPr>
                  <w:rFonts w:ascii="Times New Roman" w:hAnsi="Times New Roman" w:cs="Times New Roman"/>
                  <w:color w:val="000000" w:themeColor="text1"/>
                  <w:sz w:val="26"/>
                  <w:szCs w:val="26"/>
                </w:rPr>
                <w:t>Chưa nhập đủ thông tin</w:t>
              </w:r>
            </w:ins>
            <w:ins w:id="3025" w:author="Vo Cuong" w:date="2020-04-04T23:23:00Z">
              <w:r>
                <w:rPr>
                  <w:rFonts w:ascii="Times New Roman" w:hAnsi="Times New Roman" w:cs="Times New Roman"/>
                  <w:color w:val="000000" w:themeColor="text1"/>
                  <w:sz w:val="26"/>
                  <w:szCs w:val="26"/>
                </w:rPr>
                <w:t>”.</w:t>
              </w:r>
            </w:ins>
          </w:p>
          <w:p w:rsidR="00E91B87" w:rsidRPr="00D435B6" w:rsidRDefault="00E91B87" w:rsidP="00E91B87">
            <w:pPr>
              <w:spacing w:line="360" w:lineRule="auto"/>
              <w:jc w:val="both"/>
              <w:rPr>
                <w:ins w:id="3026" w:author="Vo Cuong" w:date="2020-04-04T23:26:00Z"/>
                <w:rFonts w:ascii="Times New Roman" w:hAnsi="Times New Roman" w:cs="Times New Roman"/>
                <w:color w:val="000000" w:themeColor="text1"/>
                <w:sz w:val="26"/>
                <w:szCs w:val="26"/>
              </w:rPr>
            </w:pPr>
            <w:ins w:id="3027" w:author="Vo Cuong" w:date="2020-04-04T23:26:00Z">
              <w:r w:rsidRPr="00D435B6">
                <w:rPr>
                  <w:rFonts w:ascii="Times New Roman" w:hAnsi="Times New Roman" w:cs="Times New Roman"/>
                  <w:color w:val="2F5496" w:themeColor="accent5" w:themeShade="BF"/>
                  <w:sz w:val="26"/>
                  <w:szCs w:val="26"/>
                </w:rPr>
                <w:t>A</w:t>
              </w:r>
              <w:r>
                <w:rPr>
                  <w:rFonts w:ascii="Times New Roman" w:hAnsi="Times New Roman" w:cs="Times New Roman"/>
                  <w:color w:val="2F5496" w:themeColor="accent5" w:themeShade="BF"/>
                  <w:sz w:val="26"/>
                  <w:szCs w:val="26"/>
                </w:rPr>
                <w:t>5</w:t>
              </w:r>
              <w:r w:rsidRPr="00D435B6">
                <w:rPr>
                  <w:rFonts w:ascii="Times New Roman" w:hAnsi="Times New Roman" w:cs="Times New Roman"/>
                  <w:color w:val="2F5496" w:themeColor="accent5" w:themeShade="BF"/>
                  <w:sz w:val="26"/>
                  <w:szCs w:val="26"/>
                </w:rPr>
                <w:t xml:space="preserve"> – </w:t>
              </w:r>
              <w:r>
                <w:rPr>
                  <w:rFonts w:ascii="Times New Roman" w:hAnsi="Times New Roman" w:cs="Times New Roman"/>
                  <w:color w:val="2F5496" w:themeColor="accent5" w:themeShade="BF"/>
                  <w:sz w:val="26"/>
                  <w:szCs w:val="26"/>
                </w:rPr>
                <w:t>Nhấn nút thay đổi</w:t>
              </w:r>
              <w:r w:rsidRPr="00D435B6">
                <w:rPr>
                  <w:rFonts w:ascii="Times New Roman" w:hAnsi="Times New Roman" w:cs="Times New Roman"/>
                  <w:color w:val="2F5496" w:themeColor="accent5" w:themeShade="BF"/>
                  <w:sz w:val="26"/>
                  <w:szCs w:val="26"/>
                </w:rPr>
                <w:t xml:space="preserve">: </w:t>
              </w:r>
              <w:r w:rsidRPr="00D435B6">
                <w:rPr>
                  <w:rFonts w:ascii="Times New Roman" w:hAnsi="Times New Roman" w:cs="Times New Roman"/>
                  <w:color w:val="000000" w:themeColor="text1"/>
                  <w:sz w:val="26"/>
                  <w:szCs w:val="26"/>
                </w:rPr>
                <w:t xml:space="preserve">Khi Quản lý </w:t>
              </w:r>
              <w:r>
                <w:rPr>
                  <w:rFonts w:ascii="Times New Roman" w:hAnsi="Times New Roman" w:cs="Times New Roman"/>
                  <w:color w:val="000000" w:themeColor="text1"/>
                  <w:sz w:val="26"/>
                  <w:szCs w:val="26"/>
                </w:rPr>
                <w:t xml:space="preserve">không nhập số âm </w:t>
              </w:r>
            </w:ins>
            <w:ins w:id="3028" w:author="Vo Cuong" w:date="2020-04-04T23:27:00Z">
              <w:r>
                <w:rPr>
                  <w:rFonts w:ascii="Times New Roman" w:hAnsi="Times New Roman" w:cs="Times New Roman"/>
                  <w:color w:val="000000" w:themeColor="text1"/>
                  <w:sz w:val="26"/>
                  <w:szCs w:val="26"/>
                </w:rPr>
                <w:t>hoặc nhập ký tự</w:t>
              </w:r>
            </w:ins>
            <w:ins w:id="3029" w:author="Vo Cuong" w:date="2020-04-04T23:26:00Z">
              <w:r>
                <w:rPr>
                  <w:rFonts w:ascii="Times New Roman" w:hAnsi="Times New Roman" w:cs="Times New Roman"/>
                  <w:color w:val="000000" w:themeColor="text1"/>
                  <w:sz w:val="26"/>
                  <w:szCs w:val="26"/>
                </w:rPr>
                <w:t xml:space="preserve"> và nhấn nút thay đổi.</w:t>
              </w:r>
            </w:ins>
          </w:p>
          <w:p w:rsidR="00E91B87" w:rsidRPr="00E91B87" w:rsidRDefault="00E91B87">
            <w:pPr>
              <w:pStyle w:val="ListParagraph"/>
              <w:numPr>
                <w:ilvl w:val="0"/>
                <w:numId w:val="104"/>
              </w:numPr>
              <w:spacing w:line="360" w:lineRule="auto"/>
              <w:jc w:val="both"/>
              <w:rPr>
                <w:ins w:id="3030" w:author="Vo Cuong" w:date="2020-04-01T16:03:00Z"/>
                <w:rFonts w:ascii="Times New Roman" w:hAnsi="Times New Roman" w:cs="Times New Roman"/>
                <w:color w:val="000000" w:themeColor="text1"/>
                <w:sz w:val="26"/>
                <w:szCs w:val="26"/>
                <w:rPrChange w:id="3031" w:author="Vo Cuong" w:date="2020-04-04T23:26:00Z">
                  <w:rPr>
                    <w:ins w:id="3032" w:author="Vo Cuong" w:date="2020-04-01T16:03:00Z"/>
                  </w:rPr>
                </w:rPrChange>
              </w:rPr>
              <w:pPrChange w:id="3033" w:author="Vo Cuong" w:date="2020-04-04T23:26:00Z">
                <w:pPr>
                  <w:pStyle w:val="ListParagraph"/>
                  <w:numPr>
                    <w:numId w:val="11"/>
                  </w:numPr>
                  <w:spacing w:line="360" w:lineRule="auto"/>
                  <w:ind w:left="464" w:hanging="567"/>
                  <w:jc w:val="both"/>
                </w:pPr>
              </w:pPrChange>
            </w:pPr>
            <w:ins w:id="3034" w:author="Vo Cuong" w:date="2020-04-04T23:26:00Z">
              <w:r w:rsidRPr="00D435B6">
                <w:rPr>
                  <w:rFonts w:ascii="Times New Roman" w:hAnsi="Times New Roman" w:cs="Times New Roman"/>
                  <w:color w:val="000000" w:themeColor="text1"/>
                  <w:sz w:val="26"/>
                  <w:szCs w:val="26"/>
                </w:rPr>
                <w:t xml:space="preserve">Hệ thống </w:t>
              </w:r>
              <w:r>
                <w:rPr>
                  <w:rFonts w:ascii="Times New Roman" w:hAnsi="Times New Roman" w:cs="Times New Roman"/>
                  <w:color w:val="000000" w:themeColor="text1"/>
                  <w:sz w:val="26"/>
                  <w:szCs w:val="26"/>
                </w:rPr>
                <w:t>hiển thị thông báo “</w:t>
              </w:r>
            </w:ins>
            <w:ins w:id="3035" w:author="Vo Cuong" w:date="2020-04-04T23:27:00Z">
              <w:r>
                <w:rPr>
                  <w:rFonts w:ascii="Times New Roman" w:hAnsi="Times New Roman" w:cs="Times New Roman"/>
                  <w:color w:val="000000" w:themeColor="text1"/>
                  <w:sz w:val="26"/>
                  <w:szCs w:val="26"/>
                </w:rPr>
                <w:t>Xin vui lòng nhập kiểu dữ liệu là số nguyên</w:t>
              </w:r>
            </w:ins>
            <w:ins w:id="3036" w:author="Vo Cuong" w:date="2020-04-04T23:26:00Z">
              <w:r>
                <w:rPr>
                  <w:rFonts w:ascii="Times New Roman" w:hAnsi="Times New Roman" w:cs="Times New Roman"/>
                  <w:color w:val="000000" w:themeColor="text1"/>
                  <w:sz w:val="26"/>
                  <w:szCs w:val="26"/>
                </w:rPr>
                <w:t>”.</w:t>
              </w:r>
            </w:ins>
          </w:p>
          <w:p w:rsidR="00DD1C4C" w:rsidRPr="00A87103" w:rsidRDefault="00DD1C4C" w:rsidP="00DD1C4C">
            <w:pPr>
              <w:spacing w:line="360" w:lineRule="auto"/>
              <w:jc w:val="both"/>
              <w:rPr>
                <w:ins w:id="3037" w:author="Vo Cuong" w:date="2020-04-01T16:03:00Z"/>
                <w:rFonts w:ascii="Times New Roman" w:hAnsi="Times New Roman" w:cs="Times New Roman"/>
                <w:color w:val="2F5496" w:themeColor="accent5" w:themeShade="BF"/>
                <w:sz w:val="26"/>
                <w:szCs w:val="26"/>
              </w:rPr>
            </w:pPr>
            <w:ins w:id="3038" w:author="Vo Cuong" w:date="2020-04-01T16:03:00Z">
              <w:r w:rsidRPr="00D435B6">
                <w:rPr>
                  <w:rFonts w:ascii="Times New Roman" w:hAnsi="Times New Roman" w:cs="Times New Roman"/>
                  <w:color w:val="2F5496" w:themeColor="accent5" w:themeShade="BF"/>
                  <w:sz w:val="26"/>
                  <w:szCs w:val="26"/>
                </w:rPr>
                <w:t>A</w:t>
              </w:r>
              <w:r w:rsidR="003B3B06">
                <w:rPr>
                  <w:rFonts w:ascii="Times New Roman" w:hAnsi="Times New Roman" w:cs="Times New Roman"/>
                  <w:color w:val="2F5496" w:themeColor="accent5" w:themeShade="BF"/>
                  <w:sz w:val="26"/>
                  <w:szCs w:val="26"/>
                </w:rPr>
                <w:t>6</w:t>
              </w:r>
              <w:r w:rsidRPr="00D435B6">
                <w:rPr>
                  <w:rFonts w:ascii="Times New Roman" w:hAnsi="Times New Roman" w:cs="Times New Roman"/>
                  <w:color w:val="2F5496" w:themeColor="accent5" w:themeShade="BF"/>
                  <w:sz w:val="26"/>
                  <w:szCs w:val="26"/>
                </w:rPr>
                <w:t xml:space="preserve"> – </w:t>
              </w:r>
              <w:r>
                <w:rPr>
                  <w:rFonts w:ascii="Times New Roman" w:hAnsi="Times New Roman" w:cs="Times New Roman"/>
                  <w:color w:val="2F5496" w:themeColor="accent5" w:themeShade="BF"/>
                  <w:sz w:val="26"/>
                  <w:szCs w:val="26"/>
                </w:rPr>
                <w:t>Nh</w:t>
              </w:r>
              <w:r w:rsidR="008223CF">
                <w:rPr>
                  <w:rFonts w:ascii="Times New Roman" w:hAnsi="Times New Roman" w:cs="Times New Roman"/>
                  <w:color w:val="2F5496" w:themeColor="accent5" w:themeShade="BF"/>
                  <w:sz w:val="26"/>
                  <w:szCs w:val="26"/>
                </w:rPr>
                <w:t>ấn nút thêm mới</w:t>
              </w:r>
              <w:r w:rsidRPr="00D435B6">
                <w:rPr>
                  <w:rFonts w:ascii="Times New Roman" w:hAnsi="Times New Roman" w:cs="Times New Roman"/>
                  <w:color w:val="2F5496" w:themeColor="accent5" w:themeShade="BF"/>
                  <w:sz w:val="26"/>
                  <w:szCs w:val="26"/>
                </w:rPr>
                <w:t xml:space="preserve">: </w:t>
              </w:r>
              <w:r w:rsidRPr="00A87103">
                <w:rPr>
                  <w:rFonts w:ascii="Times New Roman" w:hAnsi="Times New Roman" w:cs="Times New Roman"/>
                  <w:color w:val="000000" w:themeColor="text1"/>
                  <w:sz w:val="26"/>
                  <w:szCs w:val="26"/>
                </w:rPr>
                <w:t xml:space="preserve">Khi Quản lý </w:t>
              </w:r>
              <w:r w:rsidR="00006D5D">
                <w:rPr>
                  <w:rFonts w:ascii="Times New Roman" w:hAnsi="Times New Roman" w:cs="Times New Roman"/>
                  <w:color w:val="000000" w:themeColor="text1"/>
                  <w:sz w:val="26"/>
                  <w:szCs w:val="26"/>
                </w:rPr>
                <w:t>nhập không đầy đủ thông tin và nhấn nút thêm mới</w:t>
              </w:r>
            </w:ins>
          </w:p>
          <w:p w:rsidR="00DD1C4C" w:rsidRPr="00DD1C4C" w:rsidRDefault="00DD1C4C">
            <w:pPr>
              <w:pStyle w:val="ListParagraph"/>
              <w:numPr>
                <w:ilvl w:val="0"/>
                <w:numId w:val="76"/>
              </w:numPr>
              <w:spacing w:after="160" w:line="360" w:lineRule="auto"/>
              <w:jc w:val="both"/>
              <w:rPr>
                <w:ins w:id="3039" w:author="Vo Cuong" w:date="2020-04-01T15:03:00Z"/>
                <w:rFonts w:ascii="Times New Roman" w:hAnsi="Times New Roman" w:cs="Times New Roman"/>
                <w:color w:val="000000" w:themeColor="text1"/>
                <w:sz w:val="26"/>
                <w:szCs w:val="26"/>
                <w:rPrChange w:id="3040" w:author="Vo Cuong" w:date="2020-04-01T16:03:00Z">
                  <w:rPr>
                    <w:ins w:id="3041" w:author="Vo Cuong" w:date="2020-04-01T15:03:00Z"/>
                  </w:rPr>
                </w:rPrChange>
              </w:rPr>
              <w:pPrChange w:id="3042" w:author="Vo Cuong" w:date="2020-04-01T16:28:00Z">
                <w:pPr>
                  <w:pStyle w:val="ListParagraph"/>
                  <w:numPr>
                    <w:numId w:val="11"/>
                  </w:numPr>
                  <w:spacing w:line="360" w:lineRule="auto"/>
                  <w:ind w:left="464" w:hanging="567"/>
                  <w:jc w:val="both"/>
                </w:pPr>
              </w:pPrChange>
            </w:pPr>
            <w:ins w:id="3043" w:author="Vo Cuong" w:date="2020-04-01T16:03:00Z">
              <w:r>
                <w:rPr>
                  <w:rFonts w:ascii="Times New Roman" w:hAnsi="Times New Roman" w:cs="Times New Roman"/>
                  <w:color w:val="000000" w:themeColor="text1"/>
                  <w:sz w:val="26"/>
                  <w:szCs w:val="26"/>
                </w:rPr>
                <w:t>Hệ thống hiển thị thông báo “</w:t>
              </w:r>
            </w:ins>
            <w:ins w:id="3044" w:author="Vo Cuong" w:date="2020-04-01T16:28:00Z">
              <w:r w:rsidR="00006D5D">
                <w:rPr>
                  <w:rFonts w:ascii="Times New Roman" w:hAnsi="Times New Roman" w:cs="Times New Roman"/>
                  <w:color w:val="000000" w:themeColor="text1"/>
                  <w:sz w:val="26"/>
                  <w:szCs w:val="26"/>
                </w:rPr>
                <w:t>Chưa nhập đủ thông tin</w:t>
              </w:r>
            </w:ins>
            <w:ins w:id="3045" w:author="Vo Cuong" w:date="2020-04-01T16:03:00Z">
              <w:r>
                <w:rPr>
                  <w:rFonts w:ascii="Times New Roman" w:hAnsi="Times New Roman" w:cs="Times New Roman"/>
                  <w:color w:val="000000" w:themeColor="text1"/>
                  <w:sz w:val="26"/>
                  <w:szCs w:val="26"/>
                </w:rPr>
                <w:t>”.</w:t>
              </w:r>
            </w:ins>
          </w:p>
          <w:p w:rsidR="00973B29" w:rsidRPr="0071295F" w:rsidDel="00781B7C" w:rsidRDefault="00973B29">
            <w:pPr>
              <w:rPr>
                <w:del w:id="3046" w:author="Vo Cuong" w:date="2020-04-01T14:56:00Z"/>
                <w:rFonts w:ascii="Times New Roman" w:hAnsi="Times New Roman" w:cs="Times New Roman"/>
                <w:color w:val="000000" w:themeColor="text1"/>
                <w:sz w:val="26"/>
                <w:szCs w:val="26"/>
                <w:rPrChange w:id="3047" w:author="Vo Cuong" w:date="2020-04-01T15:06:00Z">
                  <w:rPr>
                    <w:del w:id="3048" w:author="Vo Cuong" w:date="2020-04-01T14:56:00Z"/>
                  </w:rPr>
                </w:rPrChange>
              </w:rPr>
              <w:pPrChange w:id="3049" w:author="Vo Cuong" w:date="2020-04-01T15:06:00Z">
                <w:pPr>
                  <w:pStyle w:val="ListParagraph"/>
                  <w:numPr>
                    <w:numId w:val="11"/>
                  </w:numPr>
                  <w:spacing w:line="360" w:lineRule="auto"/>
                  <w:ind w:left="464" w:hanging="567"/>
                  <w:jc w:val="both"/>
                </w:pPr>
              </w:pPrChange>
            </w:pPr>
            <w:del w:id="3050" w:author="Vo Cuong" w:date="2020-04-01T14:56:00Z">
              <w:r w:rsidRPr="0071295F" w:rsidDel="00781B7C">
                <w:rPr>
                  <w:rFonts w:ascii="Times New Roman" w:hAnsi="Times New Roman" w:cs="Times New Roman"/>
                  <w:color w:val="000000" w:themeColor="text1"/>
                  <w:sz w:val="26"/>
                  <w:szCs w:val="26"/>
                  <w:rPrChange w:id="3051" w:author="Vo Cuong" w:date="2020-04-01T15:06:00Z">
                    <w:rPr/>
                  </w:rPrChange>
                </w:rPr>
                <w:delText>thị lại giao diện tạo nhiệm vụ và kèm thông báo vui lòng nhập đầy đủ thông tin</w:delText>
              </w:r>
            </w:del>
          </w:p>
          <w:p w:rsidR="00973B29" w:rsidRPr="00D435B6" w:rsidRDefault="00973B29">
            <w:pPr>
              <w:pPrChange w:id="3052" w:author="Vo Cuong" w:date="2020-04-01T15:06:00Z">
                <w:pPr>
                  <w:pStyle w:val="ListParagraph"/>
                  <w:numPr>
                    <w:numId w:val="11"/>
                  </w:numPr>
                  <w:spacing w:line="360" w:lineRule="auto"/>
                  <w:ind w:left="464" w:hanging="567"/>
                  <w:jc w:val="both"/>
                </w:pPr>
              </w:pPrChange>
            </w:pPr>
            <w:del w:id="3053" w:author="Vo Cuong" w:date="2020-04-01T14:56:00Z">
              <w:r w:rsidRPr="00D435B6" w:rsidDel="00781B7C">
                <w:delText>Quản lý nhập thông tin và nhấn nút tạo</w:delText>
              </w:r>
            </w:del>
          </w:p>
        </w:tc>
      </w:tr>
    </w:tbl>
    <w:p w:rsidR="00973B29" w:rsidRPr="00861548" w:rsidRDefault="00861548" w:rsidP="00823C87">
      <w:pPr>
        <w:pStyle w:val="ListParagraph"/>
        <w:numPr>
          <w:ilvl w:val="1"/>
          <w:numId w:val="11"/>
        </w:numPr>
        <w:spacing w:after="200" w:line="360" w:lineRule="auto"/>
        <w:jc w:val="both"/>
        <w:outlineLvl w:val="2"/>
        <w:rPr>
          <w:rFonts w:ascii="Times New Roman" w:hAnsi="Times New Roman" w:cs="Times New Roman"/>
          <w:b/>
          <w:sz w:val="26"/>
          <w:szCs w:val="26"/>
        </w:rPr>
      </w:pPr>
      <w:r w:rsidRPr="00861548">
        <w:rPr>
          <w:rFonts w:ascii="Times New Roman" w:hAnsi="Times New Roman" w:cs="Times New Roman"/>
          <w:b/>
          <w:sz w:val="26"/>
          <w:szCs w:val="26"/>
        </w:rPr>
        <w:t xml:space="preserve"> </w:t>
      </w:r>
      <w:bookmarkStart w:id="3054" w:name="_Toc36669297"/>
      <w:r w:rsidR="00A97CCB" w:rsidRPr="00861548">
        <w:rPr>
          <w:rFonts w:ascii="Times New Roman" w:hAnsi="Times New Roman" w:cs="Times New Roman"/>
          <w:b/>
          <w:sz w:val="26"/>
          <w:szCs w:val="26"/>
        </w:rPr>
        <w:t>Giao diện</w:t>
      </w:r>
      <w:del w:id="3055" w:author="Vo Cuong" w:date="2020-03-23T23:48:00Z">
        <w:r w:rsidR="00A97CCB" w:rsidRPr="00861548" w:rsidDel="008B53F6">
          <w:rPr>
            <w:rFonts w:ascii="Times New Roman" w:hAnsi="Times New Roman" w:cs="Times New Roman"/>
            <w:b/>
            <w:sz w:val="26"/>
            <w:szCs w:val="26"/>
          </w:rPr>
          <w:delText xml:space="preserve"> tạo </w:delText>
        </w:r>
      </w:del>
      <w:ins w:id="3056" w:author="Vo Cuong" w:date="2020-03-23T23:48:00Z">
        <w:r w:rsidR="008B53F6">
          <w:rPr>
            <w:rFonts w:ascii="Times New Roman" w:hAnsi="Times New Roman" w:cs="Times New Roman"/>
            <w:b/>
            <w:sz w:val="26"/>
            <w:szCs w:val="26"/>
          </w:rPr>
          <w:t xml:space="preserve"> quản lý </w:t>
        </w:r>
      </w:ins>
      <w:r w:rsidR="00A97CCB" w:rsidRPr="00861548">
        <w:rPr>
          <w:rFonts w:ascii="Times New Roman" w:hAnsi="Times New Roman" w:cs="Times New Roman"/>
          <w:b/>
          <w:sz w:val="26"/>
          <w:szCs w:val="26"/>
        </w:rPr>
        <w:t>loại nhiệm vụ</w:t>
      </w:r>
      <w:bookmarkEnd w:id="3054"/>
    </w:p>
    <w:p w:rsidR="00A97CCB" w:rsidRPr="00D435B6" w:rsidRDefault="00A97CCB">
      <w:pPr>
        <w:pStyle w:val="ListParagraph"/>
        <w:numPr>
          <w:ilvl w:val="0"/>
          <w:numId w:val="33"/>
        </w:numPr>
        <w:spacing w:after="200" w:line="360" w:lineRule="auto"/>
        <w:jc w:val="both"/>
        <w:rPr>
          <w:rFonts w:ascii="Times New Roman" w:hAnsi="Times New Roman" w:cs="Times New Roman"/>
          <w:sz w:val="26"/>
          <w:szCs w:val="26"/>
        </w:rPr>
        <w:pPrChange w:id="3057" w:author="Vo Cuong" w:date="2020-03-23T16:14:00Z">
          <w:pPr>
            <w:pStyle w:val="ListParagraph"/>
            <w:numPr>
              <w:numId w:val="35"/>
            </w:numPr>
            <w:spacing w:after="200" w:line="360" w:lineRule="auto"/>
            <w:ind w:left="1353" w:hanging="360"/>
            <w:jc w:val="both"/>
          </w:pPr>
        </w:pPrChange>
      </w:pPr>
      <w:r>
        <w:rPr>
          <w:rFonts w:ascii="Times New Roman" w:hAnsi="Times New Roman" w:cs="Times New Roman"/>
          <w:sz w:val="26"/>
          <w:szCs w:val="26"/>
        </w:rPr>
        <w:lastRenderedPageBreak/>
        <w:t xml:space="preserve">Đặc tả màn hình </w:t>
      </w:r>
      <w:del w:id="3058" w:author="Vo Cuong" w:date="2020-03-23T23:48:00Z">
        <w:r w:rsidDel="008B53F6">
          <w:rPr>
            <w:rFonts w:ascii="Times New Roman" w:hAnsi="Times New Roman" w:cs="Times New Roman"/>
            <w:sz w:val="26"/>
            <w:szCs w:val="26"/>
          </w:rPr>
          <w:delText xml:space="preserve">tạo </w:delText>
        </w:r>
      </w:del>
      <w:ins w:id="3059" w:author="Vo Cuong" w:date="2020-03-23T23:48:00Z">
        <w:r w:rsidR="008B53F6">
          <w:rPr>
            <w:rFonts w:ascii="Times New Roman" w:hAnsi="Times New Roman" w:cs="Times New Roman"/>
            <w:sz w:val="26"/>
            <w:szCs w:val="26"/>
          </w:rPr>
          <w:t xml:space="preserve">quản lý </w:t>
        </w:r>
      </w:ins>
      <w:r>
        <w:rPr>
          <w:rFonts w:ascii="Times New Roman" w:hAnsi="Times New Roman" w:cs="Times New Roman"/>
          <w:sz w:val="26"/>
          <w:szCs w:val="26"/>
        </w:rPr>
        <w:t>loại nhiệm vụ</w:t>
      </w:r>
    </w:p>
    <w:p w:rsidR="00D435B6" w:rsidRPr="00D435B6" w:rsidRDefault="00720476">
      <w:pPr>
        <w:pStyle w:val="ListParagraph"/>
        <w:spacing w:line="360" w:lineRule="auto"/>
        <w:ind w:left="851" w:hanging="993"/>
        <w:jc w:val="center"/>
        <w:rPr>
          <w:rFonts w:ascii="Times New Roman" w:hAnsi="Times New Roman" w:cs="Times New Roman"/>
          <w:sz w:val="26"/>
          <w:szCs w:val="26"/>
        </w:rPr>
        <w:pPrChange w:id="3060" w:author="Vo Cuong" w:date="2020-04-01T17:11:00Z">
          <w:pPr>
            <w:pStyle w:val="ListParagraph"/>
            <w:spacing w:line="360" w:lineRule="auto"/>
            <w:ind w:left="851" w:hanging="993"/>
            <w:jc w:val="both"/>
          </w:pPr>
        </w:pPrChange>
      </w:pPr>
      <w:ins w:id="3061" w:author="Vo Cuong" w:date="2020-04-01T21:31:00Z">
        <w:r>
          <w:rPr>
            <w:noProof/>
          </w:rPr>
          <w:drawing>
            <wp:inline distT="0" distB="0" distL="0" distR="0" wp14:anchorId="3DB42451" wp14:editId="32EDE1EA">
              <wp:extent cx="5761990" cy="3439160"/>
              <wp:effectExtent l="0" t="0" r="0"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1990" cy="3439160"/>
                      </a:xfrm>
                      <a:prstGeom prst="rect">
                        <a:avLst/>
                      </a:prstGeom>
                    </pic:spPr>
                  </pic:pic>
                </a:graphicData>
              </a:graphic>
            </wp:inline>
          </w:drawing>
        </w:r>
      </w:ins>
      <w:del w:id="3062" w:author="Vo Cuong" w:date="2020-03-23T23:48:00Z">
        <w:r w:rsidR="003936C4" w:rsidDel="008B53F6">
          <w:rPr>
            <w:rFonts w:ascii="Times New Roman" w:hAnsi="Times New Roman" w:cs="Times New Roman"/>
            <w:noProof/>
            <w:sz w:val="26"/>
            <w:szCs w:val="26"/>
          </w:rPr>
          <w:drawing>
            <wp:inline distT="0" distB="0" distL="0" distR="0" wp14:anchorId="5C1CEC3A" wp14:editId="5C9F5033">
              <wp:extent cx="5477934" cy="2599267"/>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rm_CreateTypeMisssion.png"/>
                      <pic:cNvPicPr/>
                    </pic:nvPicPr>
                    <pic:blipFill>
                      <a:blip r:embed="rId42">
                        <a:extLst>
                          <a:ext uri="{28A0092B-C50C-407E-A947-70E740481C1C}">
                            <a14:useLocalDpi xmlns:a14="http://schemas.microsoft.com/office/drawing/2010/main" val="0"/>
                          </a:ext>
                        </a:extLst>
                      </a:blip>
                      <a:stretch>
                        <a:fillRect/>
                      </a:stretch>
                    </pic:blipFill>
                    <pic:spPr>
                      <a:xfrm>
                        <a:off x="0" y="0"/>
                        <a:ext cx="5527599" cy="2622833"/>
                      </a:xfrm>
                      <a:prstGeom prst="rect">
                        <a:avLst/>
                      </a:prstGeom>
                    </pic:spPr>
                  </pic:pic>
                </a:graphicData>
              </a:graphic>
            </wp:inline>
          </w:drawing>
        </w:r>
      </w:del>
    </w:p>
    <w:p w:rsidR="00D435B6" w:rsidRPr="00D435B6" w:rsidRDefault="00D435B6" w:rsidP="00DF1FDD">
      <w:pPr>
        <w:pStyle w:val="ListParagraph"/>
        <w:spacing w:line="360" w:lineRule="auto"/>
        <w:ind w:left="1080" w:hanging="654"/>
        <w:jc w:val="center"/>
        <w:rPr>
          <w:rFonts w:ascii="Times New Roman" w:hAnsi="Times New Roman" w:cs="Times New Roman"/>
          <w:sz w:val="26"/>
          <w:szCs w:val="26"/>
        </w:rPr>
      </w:pPr>
      <w:r w:rsidRPr="00D435B6">
        <w:rPr>
          <w:rFonts w:ascii="Times New Roman" w:hAnsi="Times New Roman" w:cs="Times New Roman"/>
          <w:sz w:val="26"/>
          <w:szCs w:val="26"/>
        </w:rPr>
        <w:t xml:space="preserve">Hình 2.4 Giao diện </w:t>
      </w:r>
      <w:del w:id="3063" w:author="Vo Cuong" w:date="2020-03-23T23:49:00Z">
        <w:r w:rsidRPr="00D435B6" w:rsidDel="008B53F6">
          <w:rPr>
            <w:rFonts w:ascii="Times New Roman" w:hAnsi="Times New Roman" w:cs="Times New Roman"/>
            <w:sz w:val="26"/>
            <w:szCs w:val="26"/>
          </w:rPr>
          <w:delText xml:space="preserve">tạo </w:delText>
        </w:r>
      </w:del>
      <w:ins w:id="3064" w:author="Vo Cuong" w:date="2020-03-23T23:49:00Z">
        <w:r w:rsidR="008B53F6">
          <w:rPr>
            <w:rFonts w:ascii="Times New Roman" w:hAnsi="Times New Roman" w:cs="Times New Roman"/>
            <w:sz w:val="26"/>
            <w:szCs w:val="26"/>
          </w:rPr>
          <w:t>quản lý</w:t>
        </w:r>
        <w:r w:rsidR="008B53F6" w:rsidRPr="00D435B6">
          <w:rPr>
            <w:rFonts w:ascii="Times New Roman" w:hAnsi="Times New Roman" w:cs="Times New Roman"/>
            <w:sz w:val="26"/>
            <w:szCs w:val="26"/>
          </w:rPr>
          <w:t xml:space="preserve"> </w:t>
        </w:r>
      </w:ins>
      <w:r w:rsidRPr="00D435B6">
        <w:rPr>
          <w:rFonts w:ascii="Times New Roman" w:hAnsi="Times New Roman" w:cs="Times New Roman"/>
          <w:sz w:val="26"/>
          <w:szCs w:val="26"/>
        </w:rPr>
        <w:t>loại nhiệm vụ.</w:t>
      </w:r>
    </w:p>
    <w:p w:rsidR="00D435B6" w:rsidRDefault="00D435B6" w:rsidP="00823C87">
      <w:pPr>
        <w:pStyle w:val="ListParagraph"/>
        <w:numPr>
          <w:ilvl w:val="0"/>
          <w:numId w:val="16"/>
        </w:numPr>
        <w:spacing w:after="200" w:line="360" w:lineRule="auto"/>
        <w:jc w:val="both"/>
        <w:rPr>
          <w:rFonts w:ascii="Times New Roman" w:hAnsi="Times New Roman" w:cs="Times New Roman"/>
          <w:sz w:val="26"/>
          <w:szCs w:val="26"/>
        </w:rPr>
      </w:pPr>
      <w:r w:rsidRPr="00D435B6">
        <w:rPr>
          <w:rFonts w:ascii="Times New Roman" w:hAnsi="Times New Roman" w:cs="Times New Roman"/>
          <w:sz w:val="26"/>
          <w:szCs w:val="26"/>
        </w:rPr>
        <w:t xml:space="preserve">Quản lí nhập loại nhiệm vụ muốn thêm và chọn nút </w:t>
      </w:r>
      <w:del w:id="3065" w:author="Vo Cuong" w:date="2020-03-23T23:49:00Z">
        <w:r w:rsidRPr="00D435B6" w:rsidDel="00EF5972">
          <w:rPr>
            <w:rFonts w:ascii="Times New Roman" w:hAnsi="Times New Roman" w:cs="Times New Roman"/>
            <w:sz w:val="26"/>
            <w:szCs w:val="26"/>
          </w:rPr>
          <w:delText xml:space="preserve">tạo </w:delText>
        </w:r>
      </w:del>
      <w:ins w:id="3066" w:author="Vo Cuong" w:date="2020-03-23T23:49:00Z">
        <w:r w:rsidR="00EF5972">
          <w:rPr>
            <w:rFonts w:ascii="Times New Roman" w:hAnsi="Times New Roman" w:cs="Times New Roman"/>
            <w:sz w:val="26"/>
            <w:szCs w:val="26"/>
          </w:rPr>
          <w:t>thêm mới</w:t>
        </w:r>
        <w:r w:rsidR="00EF5972" w:rsidRPr="00D435B6">
          <w:rPr>
            <w:rFonts w:ascii="Times New Roman" w:hAnsi="Times New Roman" w:cs="Times New Roman"/>
            <w:sz w:val="26"/>
            <w:szCs w:val="26"/>
          </w:rPr>
          <w:t xml:space="preserve"> </w:t>
        </w:r>
      </w:ins>
      <w:r w:rsidRPr="00D435B6">
        <w:rPr>
          <w:rFonts w:ascii="Times New Roman" w:hAnsi="Times New Roman" w:cs="Times New Roman"/>
          <w:sz w:val="26"/>
          <w:szCs w:val="26"/>
        </w:rPr>
        <w:t>để thực hiện chức năng, nút xóa</w:t>
      </w:r>
      <w:ins w:id="3067" w:author="Vo Cuong" w:date="2020-04-01T17:11:00Z">
        <w:r w:rsidR="00671D95">
          <w:rPr>
            <w:rFonts w:ascii="Times New Roman" w:hAnsi="Times New Roman" w:cs="Times New Roman"/>
            <w:sz w:val="26"/>
            <w:szCs w:val="26"/>
          </w:rPr>
          <w:t>/sửa</w:t>
        </w:r>
      </w:ins>
      <w:r w:rsidRPr="00D435B6">
        <w:rPr>
          <w:rFonts w:ascii="Times New Roman" w:hAnsi="Times New Roman" w:cs="Times New Roman"/>
          <w:sz w:val="26"/>
          <w:szCs w:val="26"/>
        </w:rPr>
        <w:t xml:space="preserve"> để </w:t>
      </w:r>
      <w:r w:rsidR="001A79A3">
        <w:rPr>
          <w:rFonts w:ascii="Times New Roman" w:hAnsi="Times New Roman" w:cs="Times New Roman"/>
          <w:sz w:val="26"/>
          <w:szCs w:val="26"/>
        </w:rPr>
        <w:t>xóa loại nhiệm vụ cần xóa</w:t>
      </w:r>
      <w:ins w:id="3068" w:author="Vo Cuong" w:date="2020-04-01T17:11:00Z">
        <w:r w:rsidR="00671D95">
          <w:rPr>
            <w:rFonts w:ascii="Times New Roman" w:hAnsi="Times New Roman" w:cs="Times New Roman"/>
            <w:sz w:val="26"/>
            <w:szCs w:val="26"/>
          </w:rPr>
          <w:t>/sửa</w:t>
        </w:r>
      </w:ins>
      <w:r w:rsidRPr="00D435B6">
        <w:rPr>
          <w:rFonts w:ascii="Times New Roman" w:hAnsi="Times New Roman" w:cs="Times New Roman"/>
          <w:sz w:val="26"/>
          <w:szCs w:val="26"/>
        </w:rPr>
        <w:t>.</w:t>
      </w:r>
    </w:p>
    <w:p w:rsidR="00A97CCB" w:rsidRDefault="00A97CCB">
      <w:pPr>
        <w:pStyle w:val="ListParagraph"/>
        <w:numPr>
          <w:ilvl w:val="0"/>
          <w:numId w:val="33"/>
        </w:numPr>
        <w:spacing w:after="200" w:line="360" w:lineRule="auto"/>
        <w:jc w:val="both"/>
        <w:rPr>
          <w:rFonts w:ascii="Times New Roman" w:hAnsi="Times New Roman" w:cs="Times New Roman"/>
          <w:sz w:val="26"/>
          <w:szCs w:val="26"/>
        </w:rPr>
        <w:pPrChange w:id="3069" w:author="Vo Cuong" w:date="2020-03-23T16:14:00Z">
          <w:pPr>
            <w:pStyle w:val="ListParagraph"/>
            <w:numPr>
              <w:numId w:val="35"/>
            </w:numPr>
            <w:spacing w:after="200" w:line="360" w:lineRule="auto"/>
            <w:ind w:left="1353" w:hanging="360"/>
            <w:jc w:val="both"/>
          </w:pPr>
        </w:pPrChange>
      </w:pPr>
      <w:r>
        <w:rPr>
          <w:rFonts w:ascii="Times New Roman" w:hAnsi="Times New Roman" w:cs="Times New Roman"/>
          <w:sz w:val="26"/>
          <w:szCs w:val="26"/>
        </w:rPr>
        <w:t>Use – case tạo loại nhiệm vụ</w:t>
      </w:r>
    </w:p>
    <w:p w:rsidR="00EF5972" w:rsidRDefault="008755D4">
      <w:pPr>
        <w:pStyle w:val="ListParagraph"/>
        <w:spacing w:after="200" w:line="360" w:lineRule="auto"/>
        <w:jc w:val="both"/>
        <w:rPr>
          <w:ins w:id="3070" w:author="Vo Cuong" w:date="2020-03-23T23:50:00Z"/>
          <w:rFonts w:ascii="Times New Roman" w:hAnsi="Times New Roman" w:cs="Times New Roman"/>
          <w:sz w:val="26"/>
          <w:szCs w:val="26"/>
        </w:rPr>
        <w:pPrChange w:id="3071" w:author="Vo Cuong" w:date="2020-04-04T18:55:00Z">
          <w:pPr>
            <w:pStyle w:val="ListParagraph"/>
            <w:spacing w:after="200" w:line="360" w:lineRule="auto"/>
            <w:ind w:left="1800"/>
            <w:jc w:val="both"/>
          </w:pPr>
        </w:pPrChange>
      </w:pPr>
      <w:ins w:id="3072" w:author="Vo Cuong" w:date="2020-04-04T18:53:00Z">
        <w:r w:rsidRPr="008755D4">
          <w:rPr>
            <w:rFonts w:ascii="Times New Roman" w:hAnsi="Times New Roman" w:cs="Times New Roman"/>
            <w:noProof/>
            <w:sz w:val="26"/>
            <w:szCs w:val="26"/>
          </w:rPr>
          <w:drawing>
            <wp:inline distT="0" distB="0" distL="0" distR="0">
              <wp:extent cx="5002530" cy="3438525"/>
              <wp:effectExtent l="0" t="0" r="7620" b="9525"/>
              <wp:docPr id="53" name="Picture 53" descr="E:\ThucTap\loainhiem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hucTap\loainhiemvu.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02530" cy="3438525"/>
                      </a:xfrm>
                      <a:prstGeom prst="rect">
                        <a:avLst/>
                      </a:prstGeom>
                      <a:noFill/>
                      <a:ln>
                        <a:noFill/>
                      </a:ln>
                    </pic:spPr>
                  </pic:pic>
                </a:graphicData>
              </a:graphic>
            </wp:inline>
          </w:drawing>
        </w:r>
      </w:ins>
    </w:p>
    <w:p w:rsidR="00EF5972" w:rsidRDefault="00EF5972" w:rsidP="00823C87">
      <w:pPr>
        <w:pStyle w:val="ListParagraph"/>
        <w:spacing w:after="200" w:line="360" w:lineRule="auto"/>
        <w:ind w:left="1800"/>
        <w:jc w:val="both"/>
        <w:rPr>
          <w:ins w:id="3073" w:author="Vo Cuong" w:date="2020-03-23T23:50:00Z"/>
          <w:rFonts w:ascii="Times New Roman" w:hAnsi="Times New Roman" w:cs="Times New Roman"/>
          <w:sz w:val="26"/>
          <w:szCs w:val="26"/>
        </w:rPr>
      </w:pPr>
    </w:p>
    <w:p w:rsidR="00C6656A" w:rsidRDefault="008B53F6">
      <w:pPr>
        <w:pStyle w:val="ListParagraph"/>
        <w:numPr>
          <w:ilvl w:val="0"/>
          <w:numId w:val="33"/>
        </w:numPr>
        <w:spacing w:after="200" w:line="360" w:lineRule="auto"/>
        <w:jc w:val="both"/>
        <w:rPr>
          <w:ins w:id="3074" w:author="Vo Cuong" w:date="2020-03-23T23:51:00Z"/>
          <w:rFonts w:ascii="Times New Roman" w:hAnsi="Times New Roman" w:cs="Times New Roman"/>
          <w:sz w:val="26"/>
          <w:szCs w:val="26"/>
        </w:rPr>
        <w:pPrChange w:id="3075" w:author="Vo Cuong" w:date="2020-03-23T23:50:00Z">
          <w:pPr>
            <w:pStyle w:val="ListParagraph"/>
            <w:spacing w:after="200" w:line="360" w:lineRule="auto"/>
            <w:ind w:left="1800"/>
            <w:jc w:val="both"/>
          </w:pPr>
        </w:pPrChange>
      </w:pPr>
      <w:del w:id="3076" w:author="Vo Cuong" w:date="2020-03-23T23:42:00Z">
        <w:r w:rsidDel="008B53F6">
          <w:rPr>
            <w:noProof/>
          </w:rPr>
          <w:drawing>
            <wp:anchor distT="0" distB="0" distL="114300" distR="114300" simplePos="0" relativeHeight="251644928" behindDoc="0" locked="0" layoutInCell="1" allowOverlap="1" wp14:anchorId="66D49A47" wp14:editId="052F8943">
              <wp:simplePos x="0" y="0"/>
              <wp:positionH relativeFrom="column">
                <wp:posOffset>-57150</wp:posOffset>
              </wp:positionH>
              <wp:positionV relativeFrom="paragraph">
                <wp:posOffset>0</wp:posOffset>
              </wp:positionV>
              <wp:extent cx="5761990" cy="1635125"/>
              <wp:effectExtent l="0" t="0" r="0" b="317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1990" cy="1635125"/>
                      </a:xfrm>
                      <a:prstGeom prst="rect">
                        <a:avLst/>
                      </a:prstGeom>
                    </pic:spPr>
                  </pic:pic>
                </a:graphicData>
              </a:graphic>
            </wp:anchor>
          </w:drawing>
        </w:r>
      </w:del>
      <w:ins w:id="3077" w:author="Vo Cuong" w:date="2020-03-23T23:50:00Z">
        <w:r w:rsidR="00EF5972">
          <w:rPr>
            <w:rFonts w:ascii="Times New Roman" w:hAnsi="Times New Roman" w:cs="Times New Roman"/>
            <w:sz w:val="26"/>
            <w:szCs w:val="26"/>
          </w:rPr>
          <w:t>Dặc tả Use – Case quản lý loại nhiệm vụ</w:t>
        </w:r>
      </w:ins>
    </w:p>
    <w:tbl>
      <w:tblPr>
        <w:tblStyle w:val="TableGrid"/>
        <w:tblW w:w="0" w:type="auto"/>
        <w:tblLook w:val="04A0" w:firstRow="1" w:lastRow="0" w:firstColumn="1" w:lastColumn="0" w:noHBand="0" w:noVBand="1"/>
      </w:tblPr>
      <w:tblGrid>
        <w:gridCol w:w="4532"/>
        <w:gridCol w:w="4532"/>
      </w:tblGrid>
      <w:tr w:rsidR="00EF5972" w:rsidRPr="00D435B6" w:rsidTr="002D70CA">
        <w:trPr>
          <w:ins w:id="3078" w:author="Vo Cuong" w:date="2020-03-23T23:51:00Z"/>
        </w:trPr>
        <w:tc>
          <w:tcPr>
            <w:tcW w:w="4532" w:type="dxa"/>
          </w:tcPr>
          <w:p w:rsidR="00EF5972" w:rsidRPr="00D435B6" w:rsidRDefault="00EF5972" w:rsidP="002D70CA">
            <w:pPr>
              <w:spacing w:line="360" w:lineRule="auto"/>
              <w:jc w:val="both"/>
              <w:rPr>
                <w:ins w:id="3079" w:author="Vo Cuong" w:date="2020-03-23T23:51:00Z"/>
                <w:rFonts w:ascii="Times New Roman" w:hAnsi="Times New Roman" w:cs="Times New Roman"/>
                <w:color w:val="000000" w:themeColor="text1"/>
                <w:sz w:val="26"/>
                <w:szCs w:val="26"/>
              </w:rPr>
            </w:pPr>
            <w:ins w:id="3080" w:author="Vo Cuong" w:date="2020-03-23T23:51:00Z">
              <w:r w:rsidRPr="00D435B6">
                <w:rPr>
                  <w:rFonts w:ascii="Times New Roman" w:hAnsi="Times New Roman" w:cs="Times New Roman"/>
                  <w:color w:val="000000" w:themeColor="text1"/>
                  <w:sz w:val="26"/>
                  <w:szCs w:val="26"/>
                </w:rPr>
                <w:lastRenderedPageBreak/>
                <w:t>Use – Case</w:t>
              </w:r>
            </w:ins>
          </w:p>
        </w:tc>
        <w:tc>
          <w:tcPr>
            <w:tcW w:w="4532" w:type="dxa"/>
          </w:tcPr>
          <w:p w:rsidR="00EF5972" w:rsidRPr="00D435B6" w:rsidRDefault="00EF5972" w:rsidP="002D70CA">
            <w:pPr>
              <w:spacing w:line="360" w:lineRule="auto"/>
              <w:jc w:val="both"/>
              <w:rPr>
                <w:ins w:id="3081" w:author="Vo Cuong" w:date="2020-03-23T23:51:00Z"/>
                <w:rFonts w:ascii="Times New Roman" w:hAnsi="Times New Roman" w:cs="Times New Roman"/>
                <w:color w:val="000000" w:themeColor="text1"/>
                <w:sz w:val="26"/>
                <w:szCs w:val="26"/>
              </w:rPr>
            </w:pPr>
            <w:ins w:id="3082" w:author="Vo Cuong" w:date="2020-03-23T23:51:00Z">
              <w:r w:rsidRPr="00D435B6">
                <w:rPr>
                  <w:rFonts w:ascii="Times New Roman" w:hAnsi="Times New Roman" w:cs="Times New Roman"/>
                  <w:color w:val="000000" w:themeColor="text1"/>
                  <w:sz w:val="26"/>
                  <w:szCs w:val="26"/>
                </w:rPr>
                <w:t>Nội dung</w:t>
              </w:r>
            </w:ins>
          </w:p>
        </w:tc>
      </w:tr>
      <w:tr w:rsidR="00EF5972" w:rsidRPr="00D435B6" w:rsidTr="002D70CA">
        <w:trPr>
          <w:ins w:id="3083" w:author="Vo Cuong" w:date="2020-03-23T23:51:00Z"/>
        </w:trPr>
        <w:tc>
          <w:tcPr>
            <w:tcW w:w="4532" w:type="dxa"/>
          </w:tcPr>
          <w:p w:rsidR="00EF5972" w:rsidRPr="00D435B6" w:rsidRDefault="00EF5972" w:rsidP="002D70CA">
            <w:pPr>
              <w:spacing w:line="360" w:lineRule="auto"/>
              <w:jc w:val="both"/>
              <w:rPr>
                <w:ins w:id="3084" w:author="Vo Cuong" w:date="2020-03-23T23:51:00Z"/>
                <w:rFonts w:ascii="Times New Roman" w:hAnsi="Times New Roman" w:cs="Times New Roman"/>
                <w:color w:val="000000" w:themeColor="text1"/>
                <w:sz w:val="26"/>
                <w:szCs w:val="26"/>
              </w:rPr>
            </w:pPr>
            <w:ins w:id="3085" w:author="Vo Cuong" w:date="2020-03-23T23:51:00Z">
              <w:r w:rsidRPr="00D435B6">
                <w:rPr>
                  <w:rFonts w:ascii="Times New Roman" w:hAnsi="Times New Roman" w:cs="Times New Roman"/>
                  <w:color w:val="000000" w:themeColor="text1"/>
                  <w:sz w:val="26"/>
                  <w:szCs w:val="26"/>
                </w:rPr>
                <w:t>Mã Use - Case</w:t>
              </w:r>
            </w:ins>
          </w:p>
        </w:tc>
        <w:tc>
          <w:tcPr>
            <w:tcW w:w="4532" w:type="dxa"/>
          </w:tcPr>
          <w:p w:rsidR="00EF5972" w:rsidRPr="00D435B6" w:rsidRDefault="00797E0C" w:rsidP="002D70CA">
            <w:pPr>
              <w:spacing w:line="360" w:lineRule="auto"/>
              <w:jc w:val="both"/>
              <w:rPr>
                <w:ins w:id="3086" w:author="Vo Cuong" w:date="2020-03-23T23:51:00Z"/>
                <w:rFonts w:ascii="Times New Roman" w:hAnsi="Times New Roman" w:cs="Times New Roman"/>
                <w:color w:val="000000" w:themeColor="text1"/>
                <w:sz w:val="26"/>
                <w:szCs w:val="26"/>
              </w:rPr>
            </w:pPr>
            <w:ins w:id="3087" w:author="Vo Cuong" w:date="2020-03-23T23:51:00Z">
              <w:r>
                <w:rPr>
                  <w:rFonts w:ascii="Times New Roman" w:hAnsi="Times New Roman" w:cs="Times New Roman"/>
                  <w:color w:val="000000" w:themeColor="text1"/>
                  <w:sz w:val="26"/>
                  <w:szCs w:val="26"/>
                </w:rPr>
                <w:t>UC-04</w:t>
              </w:r>
            </w:ins>
          </w:p>
        </w:tc>
      </w:tr>
      <w:tr w:rsidR="00EF5972" w:rsidRPr="00D435B6" w:rsidTr="002D70CA">
        <w:trPr>
          <w:ins w:id="3088" w:author="Vo Cuong" w:date="2020-03-23T23:51:00Z"/>
        </w:trPr>
        <w:tc>
          <w:tcPr>
            <w:tcW w:w="4532" w:type="dxa"/>
          </w:tcPr>
          <w:p w:rsidR="00EF5972" w:rsidRPr="00D435B6" w:rsidRDefault="00EF5972" w:rsidP="002D70CA">
            <w:pPr>
              <w:spacing w:line="360" w:lineRule="auto"/>
              <w:jc w:val="both"/>
              <w:rPr>
                <w:ins w:id="3089" w:author="Vo Cuong" w:date="2020-03-23T23:51:00Z"/>
                <w:rFonts w:ascii="Times New Roman" w:hAnsi="Times New Roman" w:cs="Times New Roman"/>
                <w:color w:val="000000" w:themeColor="text1"/>
                <w:sz w:val="26"/>
                <w:szCs w:val="26"/>
              </w:rPr>
            </w:pPr>
            <w:ins w:id="3090" w:author="Vo Cuong" w:date="2020-03-23T23:51:00Z">
              <w:r w:rsidRPr="00D435B6">
                <w:rPr>
                  <w:rFonts w:ascii="Times New Roman" w:hAnsi="Times New Roman" w:cs="Times New Roman"/>
                  <w:color w:val="000000" w:themeColor="text1"/>
                  <w:sz w:val="26"/>
                  <w:szCs w:val="26"/>
                </w:rPr>
                <w:t>Tên Use – Case</w:t>
              </w:r>
            </w:ins>
          </w:p>
        </w:tc>
        <w:tc>
          <w:tcPr>
            <w:tcW w:w="4532" w:type="dxa"/>
          </w:tcPr>
          <w:p w:rsidR="00EF5972" w:rsidRPr="00D435B6" w:rsidRDefault="00EF5972" w:rsidP="002D70CA">
            <w:pPr>
              <w:spacing w:line="360" w:lineRule="auto"/>
              <w:jc w:val="both"/>
              <w:rPr>
                <w:ins w:id="3091" w:author="Vo Cuong" w:date="2020-03-23T23:51:00Z"/>
                <w:rFonts w:ascii="Times New Roman" w:hAnsi="Times New Roman" w:cs="Times New Roman"/>
                <w:color w:val="000000" w:themeColor="text1"/>
                <w:sz w:val="26"/>
                <w:szCs w:val="26"/>
              </w:rPr>
            </w:pPr>
            <w:ins w:id="3092" w:author="Vo Cuong" w:date="2020-03-23T23:51:00Z">
              <w:r w:rsidRPr="00D435B6">
                <w:rPr>
                  <w:rFonts w:ascii="Times New Roman" w:hAnsi="Times New Roman" w:cs="Times New Roman"/>
                  <w:color w:val="000000" w:themeColor="text1"/>
                  <w:sz w:val="26"/>
                  <w:szCs w:val="26"/>
                </w:rPr>
                <w:t>Quản lý</w:t>
              </w:r>
              <w:r>
                <w:rPr>
                  <w:rFonts w:ascii="Times New Roman" w:hAnsi="Times New Roman" w:cs="Times New Roman"/>
                  <w:color w:val="000000" w:themeColor="text1"/>
                  <w:sz w:val="26"/>
                  <w:szCs w:val="26"/>
                </w:rPr>
                <w:t xml:space="preserve"> loại</w:t>
              </w:r>
              <w:r w:rsidRPr="00D435B6">
                <w:rPr>
                  <w:rFonts w:ascii="Times New Roman" w:hAnsi="Times New Roman" w:cs="Times New Roman"/>
                  <w:color w:val="000000" w:themeColor="text1"/>
                  <w:sz w:val="26"/>
                  <w:szCs w:val="26"/>
                </w:rPr>
                <w:t xml:space="preserve"> nhiệm vụ</w:t>
              </w:r>
            </w:ins>
          </w:p>
        </w:tc>
      </w:tr>
      <w:tr w:rsidR="00EF5972" w:rsidRPr="00D435B6" w:rsidTr="002D70CA">
        <w:trPr>
          <w:ins w:id="3093" w:author="Vo Cuong" w:date="2020-03-23T23:51:00Z"/>
        </w:trPr>
        <w:tc>
          <w:tcPr>
            <w:tcW w:w="4532" w:type="dxa"/>
          </w:tcPr>
          <w:p w:rsidR="00EF5972" w:rsidRPr="00D435B6" w:rsidRDefault="00EF5972" w:rsidP="002D70CA">
            <w:pPr>
              <w:spacing w:line="360" w:lineRule="auto"/>
              <w:jc w:val="both"/>
              <w:rPr>
                <w:ins w:id="3094" w:author="Vo Cuong" w:date="2020-03-23T23:51:00Z"/>
                <w:rFonts w:ascii="Times New Roman" w:hAnsi="Times New Roman" w:cs="Times New Roman"/>
                <w:color w:val="000000" w:themeColor="text1"/>
                <w:sz w:val="26"/>
                <w:szCs w:val="26"/>
              </w:rPr>
            </w:pPr>
            <w:ins w:id="3095" w:author="Vo Cuong" w:date="2020-03-23T23:51:00Z">
              <w:r w:rsidRPr="00D435B6">
                <w:rPr>
                  <w:rFonts w:ascii="Times New Roman" w:hAnsi="Times New Roman" w:cs="Times New Roman"/>
                  <w:color w:val="000000" w:themeColor="text1"/>
                  <w:sz w:val="26"/>
                  <w:szCs w:val="26"/>
                </w:rPr>
                <w:t>Mô tả</w:t>
              </w:r>
            </w:ins>
          </w:p>
        </w:tc>
        <w:tc>
          <w:tcPr>
            <w:tcW w:w="4532" w:type="dxa"/>
          </w:tcPr>
          <w:p w:rsidR="00EF5972" w:rsidRPr="00D435B6" w:rsidRDefault="00EF5972" w:rsidP="002D70CA">
            <w:pPr>
              <w:spacing w:line="360" w:lineRule="auto"/>
              <w:jc w:val="both"/>
              <w:rPr>
                <w:ins w:id="3096" w:author="Vo Cuong" w:date="2020-03-23T23:51:00Z"/>
                <w:rFonts w:ascii="Times New Roman" w:hAnsi="Times New Roman" w:cs="Times New Roman"/>
                <w:color w:val="000000" w:themeColor="text1"/>
                <w:sz w:val="26"/>
                <w:szCs w:val="26"/>
              </w:rPr>
            </w:pPr>
            <w:ins w:id="3097" w:author="Vo Cuong" w:date="2020-03-23T23:51:00Z">
              <w:r w:rsidRPr="00D435B6">
                <w:rPr>
                  <w:rFonts w:ascii="Times New Roman" w:hAnsi="Times New Roman" w:cs="Times New Roman"/>
                  <w:color w:val="000000" w:themeColor="text1"/>
                  <w:sz w:val="26"/>
                  <w:szCs w:val="26"/>
                </w:rPr>
                <w:t xml:space="preserve">Use – case cho phép quản lý vào hệ thống để thực hiện chức năng của quản lý </w:t>
              </w:r>
              <w:r>
                <w:rPr>
                  <w:rFonts w:ascii="Times New Roman" w:hAnsi="Times New Roman" w:cs="Times New Roman"/>
                  <w:color w:val="000000" w:themeColor="text1"/>
                  <w:sz w:val="26"/>
                  <w:szCs w:val="26"/>
                </w:rPr>
                <w:t xml:space="preserve">loại </w:t>
              </w:r>
              <w:r w:rsidRPr="00D435B6">
                <w:rPr>
                  <w:rFonts w:ascii="Times New Roman" w:hAnsi="Times New Roman" w:cs="Times New Roman"/>
                  <w:color w:val="000000" w:themeColor="text1"/>
                  <w:sz w:val="26"/>
                  <w:szCs w:val="26"/>
                </w:rPr>
                <w:t>nhiệm vụ như xem,</w:t>
              </w:r>
              <w:r>
                <w:rPr>
                  <w:rFonts w:ascii="Times New Roman" w:hAnsi="Times New Roman" w:cs="Times New Roman"/>
                  <w:color w:val="000000" w:themeColor="text1"/>
                  <w:sz w:val="26"/>
                  <w:szCs w:val="26"/>
                </w:rPr>
                <w:t xml:space="preserve"> </w:t>
              </w:r>
              <w:r w:rsidRPr="00D435B6">
                <w:rPr>
                  <w:rFonts w:ascii="Times New Roman" w:hAnsi="Times New Roman" w:cs="Times New Roman"/>
                  <w:color w:val="000000" w:themeColor="text1"/>
                  <w:sz w:val="26"/>
                  <w:szCs w:val="26"/>
                </w:rPr>
                <w:t xml:space="preserve">thêm, sửa, xóa </w:t>
              </w:r>
              <w:r>
                <w:rPr>
                  <w:rFonts w:ascii="Times New Roman" w:hAnsi="Times New Roman" w:cs="Times New Roman"/>
                  <w:color w:val="000000" w:themeColor="text1"/>
                  <w:sz w:val="26"/>
                  <w:szCs w:val="26"/>
                </w:rPr>
                <w:t xml:space="preserve">loại </w:t>
              </w:r>
              <w:r w:rsidRPr="00D435B6">
                <w:rPr>
                  <w:rFonts w:ascii="Times New Roman" w:hAnsi="Times New Roman" w:cs="Times New Roman"/>
                  <w:color w:val="000000" w:themeColor="text1"/>
                  <w:sz w:val="26"/>
                  <w:szCs w:val="26"/>
                </w:rPr>
                <w:t>nhiệm vụ</w:t>
              </w:r>
            </w:ins>
            <w:ins w:id="3098" w:author="Vo Cuong" w:date="2020-04-01T21:20:00Z">
              <w:r w:rsidR="002550CE">
                <w:rPr>
                  <w:rFonts w:ascii="Times New Roman" w:hAnsi="Times New Roman" w:cs="Times New Roman"/>
                  <w:color w:val="000000" w:themeColor="text1"/>
                  <w:sz w:val="26"/>
                  <w:szCs w:val="26"/>
                </w:rPr>
                <w:t>.</w:t>
              </w:r>
            </w:ins>
          </w:p>
        </w:tc>
      </w:tr>
      <w:tr w:rsidR="00EF5972" w:rsidRPr="00D435B6" w:rsidTr="002D70CA">
        <w:trPr>
          <w:ins w:id="3099" w:author="Vo Cuong" w:date="2020-03-23T23:51:00Z"/>
        </w:trPr>
        <w:tc>
          <w:tcPr>
            <w:tcW w:w="4532" w:type="dxa"/>
          </w:tcPr>
          <w:p w:rsidR="00EF5972" w:rsidRPr="00D435B6" w:rsidRDefault="00EF5972" w:rsidP="002D70CA">
            <w:pPr>
              <w:spacing w:line="360" w:lineRule="auto"/>
              <w:jc w:val="both"/>
              <w:rPr>
                <w:ins w:id="3100" w:author="Vo Cuong" w:date="2020-03-23T23:51:00Z"/>
                <w:rFonts w:ascii="Times New Roman" w:hAnsi="Times New Roman" w:cs="Times New Roman"/>
                <w:color w:val="000000" w:themeColor="text1"/>
                <w:sz w:val="26"/>
                <w:szCs w:val="26"/>
              </w:rPr>
            </w:pPr>
            <w:ins w:id="3101" w:author="Vo Cuong" w:date="2020-03-23T23:51:00Z">
              <w:r w:rsidRPr="00D435B6">
                <w:rPr>
                  <w:rFonts w:ascii="Times New Roman" w:hAnsi="Times New Roman" w:cs="Times New Roman"/>
                  <w:color w:val="000000" w:themeColor="text1"/>
                  <w:sz w:val="26"/>
                  <w:szCs w:val="26"/>
                </w:rPr>
                <w:t xml:space="preserve">Actor </w:t>
              </w:r>
            </w:ins>
          </w:p>
        </w:tc>
        <w:tc>
          <w:tcPr>
            <w:tcW w:w="4532" w:type="dxa"/>
          </w:tcPr>
          <w:p w:rsidR="00EF5972" w:rsidRPr="00D435B6" w:rsidRDefault="00EF5972" w:rsidP="002D70CA">
            <w:pPr>
              <w:spacing w:line="360" w:lineRule="auto"/>
              <w:jc w:val="both"/>
              <w:rPr>
                <w:ins w:id="3102" w:author="Vo Cuong" w:date="2020-03-23T23:51:00Z"/>
                <w:rFonts w:ascii="Times New Roman" w:hAnsi="Times New Roman" w:cs="Times New Roman"/>
                <w:color w:val="000000" w:themeColor="text1"/>
                <w:sz w:val="26"/>
                <w:szCs w:val="26"/>
              </w:rPr>
            </w:pPr>
            <w:ins w:id="3103" w:author="Vo Cuong" w:date="2020-03-23T23:51:00Z">
              <w:r w:rsidRPr="00D435B6">
                <w:rPr>
                  <w:rFonts w:ascii="Times New Roman" w:hAnsi="Times New Roman" w:cs="Times New Roman"/>
                  <w:color w:val="000000" w:themeColor="text1"/>
                  <w:sz w:val="26"/>
                  <w:szCs w:val="26"/>
                </w:rPr>
                <w:t>Quản lý</w:t>
              </w:r>
            </w:ins>
            <w:ins w:id="3104" w:author="Vo Cuong" w:date="2020-04-01T21:20:00Z">
              <w:r w:rsidR="002550CE">
                <w:rPr>
                  <w:rFonts w:ascii="Times New Roman" w:hAnsi="Times New Roman" w:cs="Times New Roman"/>
                  <w:color w:val="000000" w:themeColor="text1"/>
                  <w:sz w:val="26"/>
                  <w:szCs w:val="26"/>
                </w:rPr>
                <w:t>.</w:t>
              </w:r>
            </w:ins>
          </w:p>
        </w:tc>
      </w:tr>
      <w:tr w:rsidR="00EF5972" w:rsidRPr="00D435B6" w:rsidTr="002D70CA">
        <w:trPr>
          <w:ins w:id="3105" w:author="Vo Cuong" w:date="2020-03-23T23:51:00Z"/>
        </w:trPr>
        <w:tc>
          <w:tcPr>
            <w:tcW w:w="4532" w:type="dxa"/>
          </w:tcPr>
          <w:p w:rsidR="00EF5972" w:rsidRPr="00D435B6" w:rsidRDefault="00EF5972" w:rsidP="002D70CA">
            <w:pPr>
              <w:spacing w:line="360" w:lineRule="auto"/>
              <w:jc w:val="both"/>
              <w:rPr>
                <w:ins w:id="3106" w:author="Vo Cuong" w:date="2020-03-23T23:51:00Z"/>
                <w:rFonts w:ascii="Times New Roman" w:hAnsi="Times New Roman" w:cs="Times New Roman"/>
                <w:color w:val="000000" w:themeColor="text1"/>
                <w:sz w:val="26"/>
                <w:szCs w:val="26"/>
              </w:rPr>
            </w:pPr>
            <w:ins w:id="3107" w:author="Vo Cuong" w:date="2020-03-23T23:51:00Z">
              <w:r w:rsidRPr="00D435B6">
                <w:rPr>
                  <w:rFonts w:ascii="Times New Roman" w:hAnsi="Times New Roman" w:cs="Times New Roman"/>
                  <w:color w:val="000000" w:themeColor="text1"/>
                  <w:sz w:val="26"/>
                  <w:szCs w:val="26"/>
                </w:rPr>
                <w:t xml:space="preserve">Điều kiện kích hoạt </w:t>
              </w:r>
            </w:ins>
          </w:p>
        </w:tc>
        <w:tc>
          <w:tcPr>
            <w:tcW w:w="4532" w:type="dxa"/>
          </w:tcPr>
          <w:p w:rsidR="00EF5972" w:rsidRPr="00D435B6" w:rsidRDefault="00EF5972" w:rsidP="002D70CA">
            <w:pPr>
              <w:spacing w:line="360" w:lineRule="auto"/>
              <w:jc w:val="both"/>
              <w:rPr>
                <w:ins w:id="3108" w:author="Vo Cuong" w:date="2020-03-23T23:51:00Z"/>
                <w:rFonts w:ascii="Times New Roman" w:hAnsi="Times New Roman" w:cs="Times New Roman"/>
                <w:color w:val="000000" w:themeColor="text1"/>
                <w:sz w:val="26"/>
                <w:szCs w:val="26"/>
              </w:rPr>
            </w:pPr>
            <w:ins w:id="3109" w:author="Vo Cuong" w:date="2020-03-23T23:51:00Z">
              <w:r w:rsidRPr="00D435B6">
                <w:rPr>
                  <w:rFonts w:ascii="Times New Roman" w:hAnsi="Times New Roman" w:cs="Times New Roman"/>
                  <w:color w:val="000000" w:themeColor="text1"/>
                  <w:sz w:val="26"/>
                  <w:szCs w:val="26"/>
                </w:rPr>
                <w:t xml:space="preserve">Khi quản lý chọn chức năng </w:t>
              </w:r>
              <w:r>
                <w:rPr>
                  <w:rFonts w:ascii="Times New Roman" w:hAnsi="Times New Roman" w:cs="Times New Roman"/>
                  <w:color w:val="000000" w:themeColor="text1"/>
                  <w:sz w:val="26"/>
                  <w:szCs w:val="26"/>
                </w:rPr>
                <w:t xml:space="preserve">loại </w:t>
              </w:r>
              <w:r w:rsidRPr="00D435B6">
                <w:rPr>
                  <w:rFonts w:ascii="Times New Roman" w:hAnsi="Times New Roman" w:cs="Times New Roman"/>
                  <w:color w:val="000000" w:themeColor="text1"/>
                  <w:sz w:val="26"/>
                  <w:szCs w:val="26"/>
                </w:rPr>
                <w:t>nhiệm vụ đã đăng nhập thành công vào hệ thống</w:t>
              </w:r>
            </w:ins>
            <w:ins w:id="3110" w:author="Vo Cuong" w:date="2020-04-01T21:20:00Z">
              <w:r w:rsidR="002550CE">
                <w:rPr>
                  <w:rFonts w:ascii="Times New Roman" w:hAnsi="Times New Roman" w:cs="Times New Roman"/>
                  <w:color w:val="000000" w:themeColor="text1"/>
                  <w:sz w:val="26"/>
                  <w:szCs w:val="26"/>
                </w:rPr>
                <w:t>.</w:t>
              </w:r>
            </w:ins>
          </w:p>
        </w:tc>
      </w:tr>
      <w:tr w:rsidR="00EF5972" w:rsidRPr="00D435B6" w:rsidTr="002D70CA">
        <w:trPr>
          <w:ins w:id="3111" w:author="Vo Cuong" w:date="2020-03-23T23:51:00Z"/>
        </w:trPr>
        <w:tc>
          <w:tcPr>
            <w:tcW w:w="4532" w:type="dxa"/>
          </w:tcPr>
          <w:p w:rsidR="00EF5972" w:rsidRPr="00D435B6" w:rsidRDefault="00EF5972" w:rsidP="002D70CA">
            <w:pPr>
              <w:spacing w:line="360" w:lineRule="auto"/>
              <w:jc w:val="both"/>
              <w:rPr>
                <w:ins w:id="3112" w:author="Vo Cuong" w:date="2020-03-23T23:51:00Z"/>
                <w:rFonts w:ascii="Times New Roman" w:hAnsi="Times New Roman" w:cs="Times New Roman"/>
                <w:color w:val="000000" w:themeColor="text1"/>
                <w:sz w:val="26"/>
                <w:szCs w:val="26"/>
              </w:rPr>
            </w:pPr>
            <w:ins w:id="3113" w:author="Vo Cuong" w:date="2020-03-23T23:51:00Z">
              <w:r w:rsidRPr="00D435B6">
                <w:rPr>
                  <w:rFonts w:ascii="Times New Roman" w:hAnsi="Times New Roman" w:cs="Times New Roman"/>
                  <w:color w:val="000000" w:themeColor="text1"/>
                  <w:sz w:val="26"/>
                  <w:szCs w:val="26"/>
                </w:rPr>
                <w:t xml:space="preserve">Tiền điều kiện </w:t>
              </w:r>
            </w:ins>
          </w:p>
        </w:tc>
        <w:tc>
          <w:tcPr>
            <w:tcW w:w="4532" w:type="dxa"/>
          </w:tcPr>
          <w:p w:rsidR="00EF5972" w:rsidRPr="00D435B6" w:rsidRDefault="00EF5972" w:rsidP="002D70CA">
            <w:pPr>
              <w:spacing w:line="360" w:lineRule="auto"/>
              <w:jc w:val="both"/>
              <w:rPr>
                <w:ins w:id="3114" w:author="Vo Cuong" w:date="2020-03-23T23:51:00Z"/>
                <w:rFonts w:ascii="Times New Roman" w:hAnsi="Times New Roman" w:cs="Times New Roman"/>
                <w:color w:val="000000" w:themeColor="text1"/>
                <w:sz w:val="26"/>
                <w:szCs w:val="26"/>
              </w:rPr>
            </w:pPr>
            <w:ins w:id="3115" w:author="Vo Cuong" w:date="2020-03-23T23:51:00Z">
              <w:r>
                <w:rPr>
                  <w:rFonts w:ascii="Times New Roman" w:hAnsi="Times New Roman" w:cs="Times New Roman"/>
                  <w:color w:val="000000" w:themeColor="text1"/>
                  <w:sz w:val="26"/>
                  <w:szCs w:val="26"/>
                </w:rPr>
                <w:t>Người dùng có quyền quản lý</w:t>
              </w:r>
            </w:ins>
            <w:ins w:id="3116" w:author="Vo Cuong" w:date="2020-04-01T21:21:00Z">
              <w:r w:rsidR="002550CE">
                <w:rPr>
                  <w:rFonts w:ascii="Times New Roman" w:hAnsi="Times New Roman" w:cs="Times New Roman"/>
                  <w:color w:val="000000" w:themeColor="text1"/>
                  <w:sz w:val="26"/>
                  <w:szCs w:val="26"/>
                </w:rPr>
                <w:t>.</w:t>
              </w:r>
            </w:ins>
          </w:p>
        </w:tc>
      </w:tr>
      <w:tr w:rsidR="00EF5972" w:rsidRPr="00D435B6" w:rsidTr="002D70CA">
        <w:trPr>
          <w:ins w:id="3117" w:author="Vo Cuong" w:date="2020-03-23T23:51:00Z"/>
        </w:trPr>
        <w:tc>
          <w:tcPr>
            <w:tcW w:w="4532" w:type="dxa"/>
          </w:tcPr>
          <w:p w:rsidR="00EF5972" w:rsidRPr="00D435B6" w:rsidRDefault="00EF5972" w:rsidP="002D70CA">
            <w:pPr>
              <w:spacing w:line="360" w:lineRule="auto"/>
              <w:jc w:val="both"/>
              <w:rPr>
                <w:ins w:id="3118" w:author="Vo Cuong" w:date="2020-03-23T23:51:00Z"/>
                <w:rFonts w:ascii="Times New Roman" w:hAnsi="Times New Roman" w:cs="Times New Roman"/>
                <w:color w:val="000000" w:themeColor="text1"/>
                <w:sz w:val="26"/>
                <w:szCs w:val="26"/>
              </w:rPr>
            </w:pPr>
            <w:ins w:id="3119" w:author="Vo Cuong" w:date="2020-03-23T23:51:00Z">
              <w:r w:rsidRPr="00D435B6">
                <w:rPr>
                  <w:rFonts w:ascii="Times New Roman" w:hAnsi="Times New Roman" w:cs="Times New Roman"/>
                  <w:color w:val="000000" w:themeColor="text1"/>
                  <w:sz w:val="26"/>
                  <w:szCs w:val="26"/>
                </w:rPr>
                <w:t xml:space="preserve">Hậu điều kiện </w:t>
              </w:r>
            </w:ins>
          </w:p>
        </w:tc>
        <w:tc>
          <w:tcPr>
            <w:tcW w:w="4532" w:type="dxa"/>
          </w:tcPr>
          <w:p w:rsidR="00EF5972" w:rsidRPr="00D435B6" w:rsidRDefault="00EF5972">
            <w:pPr>
              <w:spacing w:line="360" w:lineRule="auto"/>
              <w:jc w:val="both"/>
              <w:rPr>
                <w:ins w:id="3120" w:author="Vo Cuong" w:date="2020-03-23T23:51:00Z"/>
                <w:rFonts w:ascii="Times New Roman" w:hAnsi="Times New Roman" w:cs="Times New Roman"/>
                <w:color w:val="000000" w:themeColor="text1"/>
                <w:sz w:val="26"/>
                <w:szCs w:val="26"/>
              </w:rPr>
            </w:pPr>
            <w:ins w:id="3121" w:author="Vo Cuong" w:date="2020-03-23T23:51:00Z">
              <w:r w:rsidRPr="00D435B6">
                <w:rPr>
                  <w:rFonts w:ascii="Times New Roman" w:hAnsi="Times New Roman" w:cs="Times New Roman"/>
                  <w:color w:val="000000" w:themeColor="text1"/>
                  <w:sz w:val="26"/>
                  <w:szCs w:val="26"/>
                </w:rPr>
                <w:t>Quản lý xem, tạo, sửa, xóa</w:t>
              </w:r>
              <w:r w:rsidR="00555788">
                <w:rPr>
                  <w:rFonts w:ascii="Times New Roman" w:hAnsi="Times New Roman" w:cs="Times New Roman"/>
                  <w:color w:val="000000" w:themeColor="text1"/>
                  <w:sz w:val="26"/>
                  <w:szCs w:val="26"/>
                </w:rPr>
                <w:t xml:space="preserve"> loại</w:t>
              </w:r>
              <w:r w:rsidRPr="00D435B6">
                <w:rPr>
                  <w:rFonts w:ascii="Times New Roman" w:hAnsi="Times New Roman" w:cs="Times New Roman"/>
                  <w:color w:val="000000" w:themeColor="text1"/>
                  <w:sz w:val="26"/>
                  <w:szCs w:val="26"/>
                </w:rPr>
                <w:t xml:space="preserve"> nhiệm vụ thành công</w:t>
              </w:r>
            </w:ins>
            <w:ins w:id="3122" w:author="Vo Cuong" w:date="2020-04-01T21:21:00Z">
              <w:r w:rsidR="002550CE">
                <w:rPr>
                  <w:rFonts w:ascii="Times New Roman" w:hAnsi="Times New Roman" w:cs="Times New Roman"/>
                  <w:color w:val="000000" w:themeColor="text1"/>
                  <w:sz w:val="26"/>
                  <w:szCs w:val="26"/>
                </w:rPr>
                <w:t>.</w:t>
              </w:r>
            </w:ins>
          </w:p>
        </w:tc>
      </w:tr>
      <w:tr w:rsidR="00EF5972" w:rsidRPr="00D435B6" w:rsidTr="002D70CA">
        <w:trPr>
          <w:ins w:id="3123" w:author="Vo Cuong" w:date="2020-03-23T23:51:00Z"/>
        </w:trPr>
        <w:tc>
          <w:tcPr>
            <w:tcW w:w="4532" w:type="dxa"/>
          </w:tcPr>
          <w:p w:rsidR="00EF5972" w:rsidRPr="00D435B6" w:rsidRDefault="00EF5972" w:rsidP="002D70CA">
            <w:pPr>
              <w:spacing w:line="360" w:lineRule="auto"/>
              <w:jc w:val="both"/>
              <w:rPr>
                <w:ins w:id="3124" w:author="Vo Cuong" w:date="2020-03-23T23:51:00Z"/>
                <w:rFonts w:ascii="Times New Roman" w:hAnsi="Times New Roman" w:cs="Times New Roman"/>
                <w:color w:val="000000" w:themeColor="text1"/>
                <w:sz w:val="26"/>
                <w:szCs w:val="26"/>
              </w:rPr>
            </w:pPr>
            <w:ins w:id="3125" w:author="Vo Cuong" w:date="2020-03-23T23:51:00Z">
              <w:r w:rsidRPr="00D435B6">
                <w:rPr>
                  <w:rFonts w:ascii="Times New Roman" w:hAnsi="Times New Roman" w:cs="Times New Roman"/>
                  <w:color w:val="000000" w:themeColor="text1"/>
                  <w:sz w:val="26"/>
                  <w:szCs w:val="26"/>
                </w:rPr>
                <w:t xml:space="preserve">Luồng sự kiện chính </w:t>
              </w:r>
            </w:ins>
          </w:p>
        </w:tc>
        <w:tc>
          <w:tcPr>
            <w:tcW w:w="4532" w:type="dxa"/>
          </w:tcPr>
          <w:p w:rsidR="00EF5972" w:rsidRPr="00D435B6" w:rsidRDefault="00EF5972">
            <w:pPr>
              <w:pStyle w:val="ListParagraph"/>
              <w:numPr>
                <w:ilvl w:val="0"/>
                <w:numId w:val="58"/>
              </w:numPr>
              <w:spacing w:line="360" w:lineRule="auto"/>
              <w:jc w:val="both"/>
              <w:rPr>
                <w:ins w:id="3126" w:author="Vo Cuong" w:date="2020-03-23T23:51:00Z"/>
                <w:rFonts w:ascii="Times New Roman" w:hAnsi="Times New Roman" w:cs="Times New Roman"/>
                <w:color w:val="000000" w:themeColor="text1"/>
                <w:sz w:val="26"/>
                <w:szCs w:val="26"/>
              </w:rPr>
              <w:pPrChange w:id="3127" w:author="Vo Cuong" w:date="2020-03-23T23:52:00Z">
                <w:pPr>
                  <w:pStyle w:val="ListParagraph"/>
                  <w:numPr>
                    <w:numId w:val="10"/>
                  </w:numPr>
                  <w:spacing w:line="360" w:lineRule="auto"/>
                  <w:ind w:left="323" w:hanging="323"/>
                  <w:jc w:val="both"/>
                </w:pPr>
              </w:pPrChange>
            </w:pPr>
            <w:ins w:id="3128" w:author="Vo Cuong" w:date="2020-03-23T23:51:00Z">
              <w:r w:rsidRPr="00D435B6">
                <w:rPr>
                  <w:rFonts w:ascii="Times New Roman" w:hAnsi="Times New Roman" w:cs="Times New Roman"/>
                  <w:color w:val="000000" w:themeColor="text1"/>
                  <w:sz w:val="26"/>
                  <w:szCs w:val="26"/>
                </w:rPr>
                <w:t xml:space="preserve">Hệ thống hiển thị màn hình </w:t>
              </w:r>
            </w:ins>
            <w:ins w:id="3129" w:author="Vo Cuong" w:date="2020-04-01T15:09:00Z">
              <w:r w:rsidR="00556898">
                <w:rPr>
                  <w:rFonts w:ascii="Times New Roman" w:hAnsi="Times New Roman" w:cs="Times New Roman"/>
                  <w:color w:val="000000" w:themeColor="text1"/>
                  <w:sz w:val="26"/>
                  <w:szCs w:val="26"/>
                </w:rPr>
                <w:t>thống kê</w:t>
              </w:r>
            </w:ins>
            <w:ins w:id="3130" w:author="Vo Cuong" w:date="2020-03-23T23:51:00Z">
              <w:r w:rsidRPr="00D435B6">
                <w:rPr>
                  <w:rFonts w:ascii="Times New Roman" w:hAnsi="Times New Roman" w:cs="Times New Roman"/>
                  <w:color w:val="000000" w:themeColor="text1"/>
                  <w:sz w:val="26"/>
                  <w:szCs w:val="26"/>
                </w:rPr>
                <w:t xml:space="preserve"> khi đã đăng nhập thành công</w:t>
              </w:r>
            </w:ins>
            <w:ins w:id="3131" w:author="Vo Cuong" w:date="2020-04-01T15:13:00Z">
              <w:r w:rsidR="00556898">
                <w:rPr>
                  <w:rFonts w:ascii="Times New Roman" w:hAnsi="Times New Roman" w:cs="Times New Roman"/>
                  <w:color w:val="000000" w:themeColor="text1"/>
                  <w:sz w:val="26"/>
                  <w:szCs w:val="26"/>
                </w:rPr>
                <w:t>.</w:t>
              </w:r>
            </w:ins>
          </w:p>
          <w:p w:rsidR="00EF5972" w:rsidRPr="00D435B6" w:rsidRDefault="00EF5972">
            <w:pPr>
              <w:pStyle w:val="ListParagraph"/>
              <w:numPr>
                <w:ilvl w:val="0"/>
                <w:numId w:val="58"/>
              </w:numPr>
              <w:spacing w:line="360" w:lineRule="auto"/>
              <w:ind w:left="323" w:hanging="323"/>
              <w:jc w:val="both"/>
              <w:rPr>
                <w:ins w:id="3132" w:author="Vo Cuong" w:date="2020-03-23T23:51:00Z"/>
                <w:rFonts w:ascii="Times New Roman" w:hAnsi="Times New Roman" w:cs="Times New Roman"/>
                <w:color w:val="000000" w:themeColor="text1"/>
                <w:sz w:val="26"/>
                <w:szCs w:val="26"/>
              </w:rPr>
              <w:pPrChange w:id="3133" w:author="Vo Cuong" w:date="2020-03-23T23:52:00Z">
                <w:pPr>
                  <w:pStyle w:val="ListParagraph"/>
                  <w:numPr>
                    <w:numId w:val="10"/>
                  </w:numPr>
                  <w:spacing w:line="360" w:lineRule="auto"/>
                  <w:ind w:left="323" w:hanging="323"/>
                  <w:jc w:val="both"/>
                </w:pPr>
              </w:pPrChange>
            </w:pPr>
            <w:ins w:id="3134" w:author="Vo Cuong" w:date="2020-03-23T23:51:00Z">
              <w:r w:rsidRPr="00D435B6">
                <w:rPr>
                  <w:rFonts w:ascii="Times New Roman" w:hAnsi="Times New Roman" w:cs="Times New Roman"/>
                  <w:color w:val="000000" w:themeColor="text1"/>
                  <w:sz w:val="26"/>
                  <w:szCs w:val="26"/>
                </w:rPr>
                <w:t>Quản lý chọn mục</w:t>
              </w:r>
            </w:ins>
            <w:ins w:id="3135" w:author="Vo Cuong" w:date="2020-03-23T23:52:00Z">
              <w:r w:rsidR="00555788">
                <w:rPr>
                  <w:rFonts w:ascii="Times New Roman" w:hAnsi="Times New Roman" w:cs="Times New Roman"/>
                  <w:color w:val="000000" w:themeColor="text1"/>
                  <w:sz w:val="26"/>
                  <w:szCs w:val="26"/>
                </w:rPr>
                <w:t xml:space="preserve"> loại</w:t>
              </w:r>
            </w:ins>
            <w:ins w:id="3136" w:author="Vo Cuong" w:date="2020-03-23T23:51:00Z">
              <w:r w:rsidRPr="00D435B6">
                <w:rPr>
                  <w:rFonts w:ascii="Times New Roman" w:hAnsi="Times New Roman" w:cs="Times New Roman"/>
                  <w:color w:val="000000" w:themeColor="text1"/>
                  <w:sz w:val="26"/>
                  <w:szCs w:val="26"/>
                </w:rPr>
                <w:t xml:space="preserve"> nhiệm vụ ở bên tay trái hệ thố</w:t>
              </w:r>
              <w:r w:rsidR="00556898">
                <w:rPr>
                  <w:rFonts w:ascii="Times New Roman" w:hAnsi="Times New Roman" w:cs="Times New Roman"/>
                  <w:color w:val="000000" w:themeColor="text1"/>
                  <w:sz w:val="26"/>
                  <w:szCs w:val="26"/>
                </w:rPr>
                <w:t>ng.</w:t>
              </w:r>
            </w:ins>
          </w:p>
          <w:p w:rsidR="00EF5972" w:rsidRPr="00D435B6" w:rsidRDefault="00EF5972">
            <w:pPr>
              <w:pStyle w:val="ListParagraph"/>
              <w:numPr>
                <w:ilvl w:val="0"/>
                <w:numId w:val="58"/>
              </w:numPr>
              <w:spacing w:line="360" w:lineRule="auto"/>
              <w:ind w:left="323" w:hanging="323"/>
              <w:jc w:val="both"/>
              <w:rPr>
                <w:ins w:id="3137" w:author="Vo Cuong" w:date="2020-03-23T23:51:00Z"/>
                <w:rFonts w:ascii="Times New Roman" w:hAnsi="Times New Roman" w:cs="Times New Roman"/>
                <w:color w:val="000000" w:themeColor="text1"/>
                <w:sz w:val="26"/>
                <w:szCs w:val="26"/>
              </w:rPr>
              <w:pPrChange w:id="3138" w:author="Vo Cuong" w:date="2020-03-23T23:52:00Z">
                <w:pPr>
                  <w:pStyle w:val="ListParagraph"/>
                  <w:numPr>
                    <w:numId w:val="10"/>
                  </w:numPr>
                  <w:spacing w:line="360" w:lineRule="auto"/>
                  <w:ind w:left="323" w:hanging="323"/>
                  <w:jc w:val="both"/>
                </w:pPr>
              </w:pPrChange>
            </w:pPr>
            <w:ins w:id="3139" w:author="Vo Cuong" w:date="2020-03-23T23:51:00Z">
              <w:r w:rsidRPr="00D435B6">
                <w:rPr>
                  <w:rFonts w:ascii="Times New Roman" w:hAnsi="Times New Roman" w:cs="Times New Roman"/>
                  <w:color w:val="000000" w:themeColor="text1"/>
                  <w:sz w:val="26"/>
                  <w:szCs w:val="26"/>
                </w:rPr>
                <w:t>Hệ thống hiển thị ra giao diệ</w:t>
              </w:r>
              <w:r w:rsidR="00556898">
                <w:rPr>
                  <w:rFonts w:ascii="Times New Roman" w:hAnsi="Times New Roman" w:cs="Times New Roman"/>
                  <w:color w:val="000000" w:themeColor="text1"/>
                  <w:sz w:val="26"/>
                  <w:szCs w:val="26"/>
                </w:rPr>
                <w:t>n danh sách</w:t>
              </w:r>
            </w:ins>
            <w:ins w:id="3140" w:author="Vo Cuong" w:date="2020-03-23T23:52:00Z">
              <w:r w:rsidR="00555788">
                <w:rPr>
                  <w:rFonts w:ascii="Times New Roman" w:hAnsi="Times New Roman" w:cs="Times New Roman"/>
                  <w:color w:val="000000" w:themeColor="text1"/>
                  <w:sz w:val="26"/>
                  <w:szCs w:val="26"/>
                </w:rPr>
                <w:t xml:space="preserve"> loại</w:t>
              </w:r>
            </w:ins>
            <w:ins w:id="3141" w:author="Vo Cuong" w:date="2020-03-23T23:51:00Z">
              <w:r w:rsidRPr="00D435B6">
                <w:rPr>
                  <w:rFonts w:ascii="Times New Roman" w:hAnsi="Times New Roman" w:cs="Times New Roman"/>
                  <w:color w:val="000000" w:themeColor="text1"/>
                  <w:sz w:val="26"/>
                  <w:szCs w:val="26"/>
                </w:rPr>
                <w:t xml:space="preserve"> nhiệm vụ</w:t>
              </w:r>
              <w:r w:rsidR="00556898">
                <w:rPr>
                  <w:rFonts w:ascii="Times New Roman" w:hAnsi="Times New Roman" w:cs="Times New Roman"/>
                  <w:color w:val="000000" w:themeColor="text1"/>
                  <w:sz w:val="26"/>
                  <w:szCs w:val="26"/>
                </w:rPr>
                <w:t xml:space="preserve"> </w:t>
              </w:r>
              <w:r w:rsidRPr="00D435B6">
                <w:rPr>
                  <w:rFonts w:ascii="Times New Roman" w:hAnsi="Times New Roman" w:cs="Times New Roman"/>
                  <w:color w:val="000000" w:themeColor="text1"/>
                  <w:sz w:val="26"/>
                  <w:szCs w:val="26"/>
                </w:rPr>
                <w:t>trên hệ thố</w:t>
              </w:r>
              <w:r w:rsidR="00556898">
                <w:rPr>
                  <w:rFonts w:ascii="Times New Roman" w:hAnsi="Times New Roman" w:cs="Times New Roman"/>
                  <w:color w:val="000000" w:themeColor="text1"/>
                  <w:sz w:val="26"/>
                  <w:szCs w:val="26"/>
                </w:rPr>
                <w:t>ng và các nút thêm</w:t>
              </w:r>
              <w:r w:rsidRPr="00D435B6">
                <w:rPr>
                  <w:rFonts w:ascii="Times New Roman" w:hAnsi="Times New Roman" w:cs="Times New Roman"/>
                  <w:color w:val="000000" w:themeColor="text1"/>
                  <w:sz w:val="26"/>
                  <w:szCs w:val="26"/>
                </w:rPr>
                <w:t>, xóa, sửa tên</w:t>
              </w:r>
            </w:ins>
            <w:ins w:id="3142" w:author="Vo Cuong" w:date="2020-03-23T23:56:00Z">
              <w:r w:rsidR="002B5CB8">
                <w:rPr>
                  <w:rFonts w:ascii="Times New Roman" w:hAnsi="Times New Roman" w:cs="Times New Roman"/>
                  <w:color w:val="000000" w:themeColor="text1"/>
                  <w:sz w:val="26"/>
                  <w:szCs w:val="26"/>
                </w:rPr>
                <w:t xml:space="preserve"> loại</w:t>
              </w:r>
            </w:ins>
            <w:ins w:id="3143" w:author="Vo Cuong" w:date="2020-03-23T23:51:00Z">
              <w:r w:rsidRPr="00D435B6">
                <w:rPr>
                  <w:rFonts w:ascii="Times New Roman" w:hAnsi="Times New Roman" w:cs="Times New Roman"/>
                  <w:color w:val="000000" w:themeColor="text1"/>
                  <w:sz w:val="26"/>
                  <w:szCs w:val="26"/>
                </w:rPr>
                <w:t xml:space="preserve"> nhiệm vụ</w:t>
              </w:r>
              <w:r w:rsidR="00556898">
                <w:rPr>
                  <w:rFonts w:ascii="Times New Roman" w:hAnsi="Times New Roman" w:cs="Times New Roman"/>
                  <w:color w:val="000000" w:themeColor="text1"/>
                  <w:sz w:val="26"/>
                  <w:szCs w:val="26"/>
                </w:rPr>
                <w:t>.</w:t>
              </w:r>
            </w:ins>
          </w:p>
          <w:p w:rsidR="00EF5972" w:rsidRPr="00D435B6" w:rsidRDefault="002B5CB8">
            <w:pPr>
              <w:pStyle w:val="ListParagraph"/>
              <w:numPr>
                <w:ilvl w:val="0"/>
                <w:numId w:val="58"/>
              </w:numPr>
              <w:spacing w:line="360" w:lineRule="auto"/>
              <w:ind w:left="323" w:hanging="323"/>
              <w:jc w:val="both"/>
              <w:rPr>
                <w:ins w:id="3144" w:author="Vo Cuong" w:date="2020-03-23T23:51:00Z"/>
                <w:rFonts w:ascii="Times New Roman" w:hAnsi="Times New Roman" w:cs="Times New Roman"/>
                <w:color w:val="000000" w:themeColor="text1"/>
                <w:sz w:val="26"/>
                <w:szCs w:val="26"/>
              </w:rPr>
              <w:pPrChange w:id="3145" w:author="Vo Cuong" w:date="2020-03-23T23:52:00Z">
                <w:pPr>
                  <w:pStyle w:val="ListParagraph"/>
                  <w:numPr>
                    <w:numId w:val="10"/>
                  </w:numPr>
                  <w:spacing w:line="360" w:lineRule="auto"/>
                  <w:ind w:left="323" w:hanging="323"/>
                  <w:jc w:val="both"/>
                </w:pPr>
              </w:pPrChange>
            </w:pPr>
            <w:ins w:id="3146" w:author="Vo Cuong" w:date="2020-03-23T23:56:00Z">
              <w:r>
                <w:rPr>
                  <w:rFonts w:ascii="Times New Roman" w:hAnsi="Times New Roman" w:cs="Times New Roman"/>
                  <w:color w:val="000000" w:themeColor="text1"/>
                  <w:sz w:val="26"/>
                  <w:szCs w:val="26"/>
                </w:rPr>
                <w:t>Quản</w:t>
              </w:r>
            </w:ins>
            <w:ins w:id="3147" w:author="Vo Cuong" w:date="2020-03-23T23:51:00Z">
              <w:r w:rsidR="00EF5972" w:rsidRPr="00D435B6">
                <w:rPr>
                  <w:rFonts w:ascii="Times New Roman" w:hAnsi="Times New Roman" w:cs="Times New Roman"/>
                  <w:color w:val="000000" w:themeColor="text1"/>
                  <w:sz w:val="26"/>
                  <w:szCs w:val="26"/>
                </w:rPr>
                <w:t xml:space="preserve"> lý nhập</w:t>
              </w:r>
            </w:ins>
            <w:ins w:id="3148" w:author="Vo Cuong" w:date="2020-03-23T23:57:00Z">
              <w:r w:rsidR="004741A9">
                <w:rPr>
                  <w:rFonts w:ascii="Times New Roman" w:hAnsi="Times New Roman" w:cs="Times New Roman"/>
                  <w:color w:val="000000" w:themeColor="text1"/>
                  <w:sz w:val="26"/>
                  <w:szCs w:val="26"/>
                </w:rPr>
                <w:t xml:space="preserve"> tên loại nhiệm vụ </w:t>
              </w:r>
            </w:ins>
            <w:ins w:id="3149" w:author="Vo Cuong" w:date="2020-03-23T23:51:00Z">
              <w:r w:rsidR="00EF5972" w:rsidRPr="00D435B6">
                <w:rPr>
                  <w:rFonts w:ascii="Times New Roman" w:hAnsi="Times New Roman" w:cs="Times New Roman"/>
                  <w:color w:val="000000" w:themeColor="text1"/>
                  <w:sz w:val="26"/>
                  <w:szCs w:val="26"/>
                </w:rPr>
                <w:t xml:space="preserve">và nhấn nút </w:t>
              </w:r>
            </w:ins>
            <w:ins w:id="3150" w:author="Vo Cuong" w:date="2020-03-23T23:57:00Z">
              <w:r w:rsidR="006F4705">
                <w:rPr>
                  <w:rFonts w:ascii="Times New Roman" w:hAnsi="Times New Roman" w:cs="Times New Roman"/>
                  <w:color w:val="000000" w:themeColor="text1"/>
                  <w:sz w:val="26"/>
                  <w:szCs w:val="26"/>
                </w:rPr>
                <w:t>thêm mới</w:t>
              </w:r>
            </w:ins>
            <w:ins w:id="3151" w:author="Vo Cuong" w:date="2020-03-23T23:51:00Z">
              <w:r w:rsidR="00EF5972" w:rsidRPr="00D435B6">
                <w:rPr>
                  <w:rFonts w:ascii="Times New Roman" w:hAnsi="Times New Roman" w:cs="Times New Roman"/>
                  <w:color w:val="000000" w:themeColor="text1"/>
                  <w:sz w:val="26"/>
                  <w:szCs w:val="26"/>
                </w:rPr>
                <w:t>, nếu thành công thì hệ thống sẽ thông báo “</w:t>
              </w:r>
            </w:ins>
            <w:ins w:id="3152" w:author="Vo Cuong" w:date="2020-04-01T15:11:00Z">
              <w:r w:rsidR="00556898">
                <w:rPr>
                  <w:rFonts w:ascii="Times New Roman" w:hAnsi="Times New Roman" w:cs="Times New Roman"/>
                  <w:color w:val="000000" w:themeColor="text1"/>
                  <w:sz w:val="26"/>
                  <w:szCs w:val="26"/>
                </w:rPr>
                <w:t>Thêm</w:t>
              </w:r>
            </w:ins>
            <w:ins w:id="3153" w:author="Vo Cuong" w:date="2020-03-23T23:57:00Z">
              <w:r w:rsidR="006F4705">
                <w:rPr>
                  <w:rFonts w:ascii="Times New Roman" w:hAnsi="Times New Roman" w:cs="Times New Roman"/>
                  <w:color w:val="000000" w:themeColor="text1"/>
                  <w:sz w:val="26"/>
                  <w:szCs w:val="26"/>
                </w:rPr>
                <w:t xml:space="preserve"> loại</w:t>
              </w:r>
            </w:ins>
            <w:ins w:id="3154" w:author="Vo Cuong" w:date="2020-03-23T23:51:00Z">
              <w:r w:rsidR="00EF5972" w:rsidRPr="00D435B6">
                <w:rPr>
                  <w:rFonts w:ascii="Times New Roman" w:hAnsi="Times New Roman" w:cs="Times New Roman"/>
                  <w:color w:val="000000" w:themeColor="text1"/>
                  <w:sz w:val="26"/>
                  <w:szCs w:val="26"/>
                </w:rPr>
                <w:t xml:space="preserve"> nhiệm vụ thành công</w:t>
              </w:r>
            </w:ins>
            <w:ins w:id="3155" w:author="Vo Cuong" w:date="2020-04-01T15:11:00Z">
              <w:r w:rsidR="00556898">
                <w:rPr>
                  <w:rFonts w:ascii="Times New Roman" w:hAnsi="Times New Roman" w:cs="Times New Roman"/>
                  <w:color w:val="000000" w:themeColor="text1"/>
                  <w:sz w:val="26"/>
                  <w:szCs w:val="26"/>
                </w:rPr>
                <w:t>!</w:t>
              </w:r>
            </w:ins>
            <w:ins w:id="3156" w:author="Vo Cuong" w:date="2020-03-23T23:51:00Z">
              <w:r w:rsidR="00EF5972" w:rsidRPr="00D435B6">
                <w:rPr>
                  <w:rFonts w:ascii="Times New Roman" w:hAnsi="Times New Roman" w:cs="Times New Roman"/>
                  <w:color w:val="000000" w:themeColor="text1"/>
                  <w:sz w:val="26"/>
                  <w:szCs w:val="26"/>
                </w:rPr>
                <w:t>”</w:t>
              </w:r>
            </w:ins>
            <w:ins w:id="3157" w:author="Vo Cuong" w:date="2020-04-01T15:13:00Z">
              <w:r w:rsidR="00556898">
                <w:rPr>
                  <w:rFonts w:ascii="Times New Roman" w:hAnsi="Times New Roman" w:cs="Times New Roman"/>
                  <w:color w:val="000000" w:themeColor="text1"/>
                  <w:sz w:val="26"/>
                  <w:szCs w:val="26"/>
                </w:rPr>
                <w:t>.</w:t>
              </w:r>
            </w:ins>
          </w:p>
          <w:p w:rsidR="00EF5972" w:rsidRPr="00D435B6" w:rsidRDefault="00EF5972">
            <w:pPr>
              <w:pStyle w:val="ListParagraph"/>
              <w:numPr>
                <w:ilvl w:val="0"/>
                <w:numId w:val="58"/>
              </w:numPr>
              <w:spacing w:line="360" w:lineRule="auto"/>
              <w:ind w:left="323" w:hanging="323"/>
              <w:jc w:val="both"/>
              <w:rPr>
                <w:ins w:id="3158" w:author="Vo Cuong" w:date="2020-03-23T23:51:00Z"/>
                <w:rFonts w:ascii="Times New Roman" w:hAnsi="Times New Roman" w:cs="Times New Roman"/>
                <w:color w:val="000000" w:themeColor="text1"/>
                <w:sz w:val="26"/>
                <w:szCs w:val="26"/>
              </w:rPr>
              <w:pPrChange w:id="3159" w:author="Vo Cuong" w:date="2020-03-23T23:52:00Z">
                <w:pPr>
                  <w:pStyle w:val="ListParagraph"/>
                  <w:numPr>
                    <w:numId w:val="10"/>
                  </w:numPr>
                  <w:spacing w:line="360" w:lineRule="auto"/>
                  <w:ind w:left="323" w:hanging="323"/>
                  <w:jc w:val="both"/>
                </w:pPr>
              </w:pPrChange>
            </w:pPr>
            <w:ins w:id="3160" w:author="Vo Cuong" w:date="2020-03-23T23:51:00Z">
              <w:r w:rsidRPr="00D435B6">
                <w:rPr>
                  <w:rFonts w:ascii="Times New Roman" w:hAnsi="Times New Roman" w:cs="Times New Roman"/>
                  <w:color w:val="000000" w:themeColor="text1"/>
                  <w:sz w:val="26"/>
                  <w:szCs w:val="26"/>
                </w:rPr>
                <w:t>Quản lý chọn</w:t>
              </w:r>
            </w:ins>
            <w:ins w:id="3161" w:author="Vo Cuong" w:date="2020-04-04T02:42:00Z">
              <w:r w:rsidR="0091135E">
                <w:rPr>
                  <w:rFonts w:ascii="Times New Roman" w:hAnsi="Times New Roman" w:cs="Times New Roman"/>
                  <w:color w:val="000000" w:themeColor="text1"/>
                  <w:sz w:val="26"/>
                  <w:szCs w:val="26"/>
                </w:rPr>
                <w:t xml:space="preserve"> vào một loại nhiệm vụ và </w:t>
              </w:r>
            </w:ins>
            <w:ins w:id="3162" w:author="Vo Cuong" w:date="2020-03-23T23:51:00Z">
              <w:r w:rsidRPr="00D435B6">
                <w:rPr>
                  <w:rFonts w:ascii="Times New Roman" w:hAnsi="Times New Roman" w:cs="Times New Roman"/>
                  <w:color w:val="000000" w:themeColor="text1"/>
                  <w:sz w:val="26"/>
                  <w:szCs w:val="26"/>
                </w:rPr>
                <w:t xml:space="preserve"> </w:t>
              </w:r>
            </w:ins>
            <w:ins w:id="3163" w:author="Vo Cuong" w:date="2020-04-04T02:42:00Z">
              <w:r w:rsidR="0091135E">
                <w:rPr>
                  <w:rFonts w:ascii="Times New Roman" w:hAnsi="Times New Roman" w:cs="Times New Roman"/>
                  <w:color w:val="000000" w:themeColor="text1"/>
                  <w:sz w:val="26"/>
                  <w:szCs w:val="26"/>
                </w:rPr>
                <w:t>nhấn các nút</w:t>
              </w:r>
            </w:ins>
            <w:ins w:id="3164" w:author="Vo Cuong" w:date="2020-03-23T23:51:00Z">
              <w:r w:rsidRPr="00D435B6">
                <w:rPr>
                  <w:rFonts w:ascii="Times New Roman" w:hAnsi="Times New Roman" w:cs="Times New Roman"/>
                  <w:color w:val="000000" w:themeColor="text1"/>
                  <w:sz w:val="26"/>
                  <w:szCs w:val="26"/>
                </w:rPr>
                <w:t xml:space="preserve"> sửa</w:t>
              </w:r>
            </w:ins>
            <w:ins w:id="3165" w:author="Vo Cuong" w:date="2020-03-23T23:57:00Z">
              <w:r w:rsidR="006F4705">
                <w:rPr>
                  <w:rFonts w:ascii="Times New Roman" w:hAnsi="Times New Roman" w:cs="Times New Roman"/>
                  <w:color w:val="000000" w:themeColor="text1"/>
                  <w:sz w:val="26"/>
                  <w:szCs w:val="26"/>
                </w:rPr>
                <w:t xml:space="preserve">, </w:t>
              </w:r>
            </w:ins>
            <w:ins w:id="3166" w:author="Vo Cuong" w:date="2020-03-23T23:51:00Z">
              <w:r w:rsidRPr="00D435B6">
                <w:rPr>
                  <w:rFonts w:ascii="Times New Roman" w:hAnsi="Times New Roman" w:cs="Times New Roman"/>
                  <w:color w:val="000000" w:themeColor="text1"/>
                  <w:sz w:val="26"/>
                  <w:szCs w:val="26"/>
                </w:rPr>
                <w:t>xóa trên</w:t>
              </w:r>
            </w:ins>
            <w:ins w:id="3167" w:author="Vo Cuong" w:date="2020-04-04T02:43:00Z">
              <w:r w:rsidR="0091135E">
                <w:rPr>
                  <w:rFonts w:ascii="Times New Roman" w:hAnsi="Times New Roman" w:cs="Times New Roman"/>
                  <w:color w:val="000000" w:themeColor="text1"/>
                  <w:sz w:val="26"/>
                  <w:szCs w:val="26"/>
                </w:rPr>
                <w:t xml:space="preserve"> màn hình loại</w:t>
              </w:r>
            </w:ins>
            <w:ins w:id="3168" w:author="Vo Cuong" w:date="2020-03-23T23:51:00Z">
              <w:r w:rsidRPr="00D435B6">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nhiệm vụ</w:t>
              </w:r>
              <w:r w:rsidRPr="00D435B6">
                <w:rPr>
                  <w:rFonts w:ascii="Times New Roman" w:hAnsi="Times New Roman" w:cs="Times New Roman"/>
                  <w:color w:val="000000" w:themeColor="text1"/>
                  <w:sz w:val="26"/>
                  <w:szCs w:val="26"/>
                </w:rPr>
                <w:t xml:space="preserve"> để thực hiện, nếu thành công sẽ </w:t>
              </w:r>
              <w:r>
                <w:rPr>
                  <w:rFonts w:ascii="Times New Roman" w:hAnsi="Times New Roman" w:cs="Times New Roman"/>
                  <w:color w:val="000000" w:themeColor="text1"/>
                  <w:sz w:val="26"/>
                  <w:szCs w:val="26"/>
                </w:rPr>
                <w:t>hiển</w:t>
              </w:r>
              <w:r w:rsidRPr="00D435B6">
                <w:rPr>
                  <w:rFonts w:ascii="Times New Roman" w:hAnsi="Times New Roman" w:cs="Times New Roman"/>
                  <w:color w:val="000000" w:themeColor="text1"/>
                  <w:sz w:val="26"/>
                  <w:szCs w:val="26"/>
                </w:rPr>
                <w:t xml:space="preserve"> thị ra thông báo “Sử</w:t>
              </w:r>
              <w:r>
                <w:rPr>
                  <w:rFonts w:ascii="Times New Roman" w:hAnsi="Times New Roman" w:cs="Times New Roman"/>
                  <w:color w:val="000000" w:themeColor="text1"/>
                  <w:sz w:val="26"/>
                  <w:szCs w:val="26"/>
                </w:rPr>
                <w:t>a/</w:t>
              </w:r>
              <w:r w:rsidRPr="00D435B6">
                <w:rPr>
                  <w:rFonts w:ascii="Times New Roman" w:hAnsi="Times New Roman" w:cs="Times New Roman"/>
                  <w:color w:val="000000" w:themeColor="text1"/>
                  <w:sz w:val="26"/>
                  <w:szCs w:val="26"/>
                </w:rPr>
                <w:t>xóa</w:t>
              </w:r>
            </w:ins>
            <w:ins w:id="3169" w:author="Vo Cuong" w:date="2020-04-04T02:44:00Z">
              <w:r w:rsidR="00322364">
                <w:rPr>
                  <w:rFonts w:ascii="Times New Roman" w:hAnsi="Times New Roman" w:cs="Times New Roman"/>
                  <w:color w:val="000000" w:themeColor="text1"/>
                  <w:sz w:val="26"/>
                  <w:szCs w:val="26"/>
                </w:rPr>
                <w:t xml:space="preserve"> loại nhiệm vụ</w:t>
              </w:r>
            </w:ins>
            <w:ins w:id="3170" w:author="Vo Cuong" w:date="2020-03-23T23:51:00Z">
              <w:r w:rsidRPr="00D435B6">
                <w:rPr>
                  <w:rFonts w:ascii="Times New Roman" w:hAnsi="Times New Roman" w:cs="Times New Roman"/>
                  <w:color w:val="000000" w:themeColor="text1"/>
                  <w:sz w:val="26"/>
                  <w:szCs w:val="26"/>
                </w:rPr>
                <w:t xml:space="preserve"> thành công”</w:t>
              </w:r>
            </w:ins>
            <w:ins w:id="3171" w:author="Vo Cuong" w:date="2020-04-01T15:13:00Z">
              <w:r w:rsidR="00556898">
                <w:rPr>
                  <w:rFonts w:ascii="Times New Roman" w:hAnsi="Times New Roman" w:cs="Times New Roman"/>
                  <w:color w:val="000000" w:themeColor="text1"/>
                  <w:sz w:val="26"/>
                  <w:szCs w:val="26"/>
                </w:rPr>
                <w:t>.</w:t>
              </w:r>
            </w:ins>
            <w:ins w:id="3172" w:author="Vo Cuong" w:date="2020-03-23T23:51:00Z">
              <w:r w:rsidRPr="00D435B6">
                <w:rPr>
                  <w:rFonts w:ascii="Times New Roman" w:hAnsi="Times New Roman" w:cs="Times New Roman"/>
                  <w:color w:val="000000" w:themeColor="text1"/>
                  <w:sz w:val="26"/>
                  <w:szCs w:val="26"/>
                </w:rPr>
                <w:t xml:space="preserve"> </w:t>
              </w:r>
            </w:ins>
          </w:p>
          <w:p w:rsidR="00EF5972" w:rsidRPr="00D435B6" w:rsidRDefault="00EF5972">
            <w:pPr>
              <w:pStyle w:val="ListParagraph"/>
              <w:numPr>
                <w:ilvl w:val="0"/>
                <w:numId w:val="58"/>
              </w:numPr>
              <w:spacing w:line="360" w:lineRule="auto"/>
              <w:ind w:left="323" w:hanging="323"/>
              <w:jc w:val="both"/>
              <w:rPr>
                <w:ins w:id="3173" w:author="Vo Cuong" w:date="2020-03-23T23:51:00Z"/>
                <w:rFonts w:ascii="Times New Roman" w:hAnsi="Times New Roman" w:cs="Times New Roman"/>
                <w:color w:val="000000" w:themeColor="text1"/>
                <w:sz w:val="26"/>
                <w:szCs w:val="26"/>
              </w:rPr>
              <w:pPrChange w:id="3174" w:author="Vo Cuong" w:date="2020-03-23T23:52:00Z">
                <w:pPr>
                  <w:pStyle w:val="ListParagraph"/>
                  <w:numPr>
                    <w:numId w:val="10"/>
                  </w:numPr>
                  <w:spacing w:line="360" w:lineRule="auto"/>
                  <w:ind w:left="323" w:hanging="323"/>
                  <w:jc w:val="both"/>
                </w:pPr>
              </w:pPrChange>
            </w:pPr>
            <w:ins w:id="3175" w:author="Vo Cuong" w:date="2020-03-23T23:51:00Z">
              <w:r w:rsidRPr="00D435B6">
                <w:rPr>
                  <w:rFonts w:ascii="Times New Roman" w:hAnsi="Times New Roman" w:cs="Times New Roman"/>
                  <w:color w:val="000000" w:themeColor="text1"/>
                  <w:sz w:val="26"/>
                  <w:szCs w:val="26"/>
                </w:rPr>
                <w:lastRenderedPageBreak/>
                <w:t xml:space="preserve">Kết thúc Use </w:t>
              </w:r>
            </w:ins>
            <w:ins w:id="3176" w:author="Vo Cuong" w:date="2020-04-01T15:13:00Z">
              <w:r w:rsidR="00556898">
                <w:rPr>
                  <w:rFonts w:ascii="Times New Roman" w:hAnsi="Times New Roman" w:cs="Times New Roman"/>
                  <w:color w:val="000000" w:themeColor="text1"/>
                  <w:sz w:val="26"/>
                  <w:szCs w:val="26"/>
                </w:rPr>
                <w:t>–</w:t>
              </w:r>
            </w:ins>
            <w:ins w:id="3177" w:author="Vo Cuong" w:date="2020-03-23T23:51:00Z">
              <w:r w:rsidRPr="00D435B6">
                <w:rPr>
                  <w:rFonts w:ascii="Times New Roman" w:hAnsi="Times New Roman" w:cs="Times New Roman"/>
                  <w:color w:val="000000" w:themeColor="text1"/>
                  <w:sz w:val="26"/>
                  <w:szCs w:val="26"/>
                </w:rPr>
                <w:t xml:space="preserve"> Case</w:t>
              </w:r>
            </w:ins>
            <w:ins w:id="3178" w:author="Vo Cuong" w:date="2020-04-01T15:13:00Z">
              <w:r w:rsidR="00556898">
                <w:rPr>
                  <w:rFonts w:ascii="Times New Roman" w:hAnsi="Times New Roman" w:cs="Times New Roman"/>
                  <w:color w:val="000000" w:themeColor="text1"/>
                  <w:sz w:val="26"/>
                  <w:szCs w:val="26"/>
                </w:rPr>
                <w:t>.</w:t>
              </w:r>
            </w:ins>
          </w:p>
        </w:tc>
      </w:tr>
      <w:tr w:rsidR="00EF5972" w:rsidRPr="00D435B6" w:rsidTr="002D70CA">
        <w:trPr>
          <w:ins w:id="3179" w:author="Vo Cuong" w:date="2020-03-23T23:51:00Z"/>
        </w:trPr>
        <w:tc>
          <w:tcPr>
            <w:tcW w:w="4532" w:type="dxa"/>
          </w:tcPr>
          <w:p w:rsidR="00EF5972" w:rsidRPr="00D435B6" w:rsidRDefault="00EF5972" w:rsidP="002D70CA">
            <w:pPr>
              <w:spacing w:line="360" w:lineRule="auto"/>
              <w:jc w:val="both"/>
              <w:rPr>
                <w:ins w:id="3180" w:author="Vo Cuong" w:date="2020-03-23T23:51:00Z"/>
                <w:rFonts w:ascii="Times New Roman" w:hAnsi="Times New Roman" w:cs="Times New Roman"/>
                <w:color w:val="000000" w:themeColor="text1"/>
                <w:sz w:val="26"/>
                <w:szCs w:val="26"/>
              </w:rPr>
            </w:pPr>
            <w:ins w:id="3181" w:author="Vo Cuong" w:date="2020-03-23T23:51:00Z">
              <w:r w:rsidRPr="00D435B6">
                <w:rPr>
                  <w:rFonts w:ascii="Times New Roman" w:hAnsi="Times New Roman" w:cs="Times New Roman"/>
                  <w:color w:val="000000" w:themeColor="text1"/>
                  <w:sz w:val="26"/>
                  <w:szCs w:val="26"/>
                </w:rPr>
                <w:lastRenderedPageBreak/>
                <w:t xml:space="preserve">Luồng sự kiện phụ </w:t>
              </w:r>
            </w:ins>
          </w:p>
        </w:tc>
        <w:tc>
          <w:tcPr>
            <w:tcW w:w="4532" w:type="dxa"/>
          </w:tcPr>
          <w:p w:rsidR="00EF5972" w:rsidRPr="00CB23E4" w:rsidRDefault="00EF5972" w:rsidP="002D70CA">
            <w:pPr>
              <w:pStyle w:val="ListParagraph"/>
              <w:spacing w:line="360" w:lineRule="auto"/>
              <w:ind w:left="29"/>
              <w:jc w:val="both"/>
              <w:rPr>
                <w:ins w:id="3182" w:author="Vo Cuong" w:date="2020-03-23T23:51:00Z"/>
                <w:rFonts w:ascii="Times New Roman" w:hAnsi="Times New Roman" w:cs="Times New Roman"/>
                <w:color w:val="000000" w:themeColor="text1"/>
                <w:sz w:val="26"/>
                <w:szCs w:val="26"/>
              </w:rPr>
            </w:pPr>
            <w:ins w:id="3183" w:author="Vo Cuong" w:date="2020-03-23T23:51:00Z">
              <w:r w:rsidRPr="00D435B6">
                <w:rPr>
                  <w:rFonts w:ascii="Times New Roman" w:hAnsi="Times New Roman" w:cs="Times New Roman"/>
                  <w:color w:val="2F5496" w:themeColor="accent5" w:themeShade="BF"/>
                  <w:sz w:val="26"/>
                  <w:szCs w:val="26"/>
                </w:rPr>
                <w:t xml:space="preserve">A1 – Nhấn nút xóa: </w:t>
              </w:r>
              <w:r w:rsidRPr="00D435B6">
                <w:rPr>
                  <w:rFonts w:ascii="Times New Roman" w:hAnsi="Times New Roman" w:cs="Times New Roman"/>
                  <w:color w:val="000000" w:themeColor="text1"/>
                  <w:sz w:val="26"/>
                  <w:szCs w:val="26"/>
                </w:rPr>
                <w:t xml:space="preserve">Khi quản lý </w:t>
              </w:r>
            </w:ins>
            <w:ins w:id="3184" w:author="Vo Cuong" w:date="2020-04-01T15:20:00Z">
              <w:r w:rsidR="00743F23">
                <w:rPr>
                  <w:rFonts w:ascii="Times New Roman" w:hAnsi="Times New Roman" w:cs="Times New Roman"/>
                  <w:color w:val="000000" w:themeColor="text1"/>
                  <w:sz w:val="26"/>
                  <w:szCs w:val="26"/>
                </w:rPr>
                <w:t>không</w:t>
              </w:r>
            </w:ins>
            <w:ins w:id="3185" w:author="Vo Cuong" w:date="2020-03-23T23:51:00Z">
              <w:r w:rsidRPr="00D435B6">
                <w:rPr>
                  <w:rFonts w:ascii="Times New Roman" w:hAnsi="Times New Roman" w:cs="Times New Roman"/>
                  <w:color w:val="000000" w:themeColor="text1"/>
                  <w:sz w:val="26"/>
                  <w:szCs w:val="26"/>
                </w:rPr>
                <w:t xml:space="preserve"> chọn bất kỳ</w:t>
              </w:r>
            </w:ins>
            <w:ins w:id="3186" w:author="Vo Cuong" w:date="2020-03-23T23:57:00Z">
              <w:r w:rsidR="006F4705">
                <w:rPr>
                  <w:rFonts w:ascii="Times New Roman" w:hAnsi="Times New Roman" w:cs="Times New Roman"/>
                  <w:color w:val="000000" w:themeColor="text1"/>
                  <w:sz w:val="26"/>
                  <w:szCs w:val="26"/>
                </w:rPr>
                <w:t xml:space="preserve"> loại</w:t>
              </w:r>
            </w:ins>
            <w:ins w:id="3187" w:author="Vo Cuong" w:date="2020-03-23T23:51:00Z">
              <w:r>
                <w:rPr>
                  <w:rFonts w:ascii="Times New Roman" w:hAnsi="Times New Roman" w:cs="Times New Roman"/>
                  <w:color w:val="000000" w:themeColor="text1"/>
                  <w:sz w:val="26"/>
                  <w:szCs w:val="26"/>
                </w:rPr>
                <w:t xml:space="preserve"> nhiệm vụ</w:t>
              </w:r>
              <w:r w:rsidRPr="00D435B6">
                <w:rPr>
                  <w:rFonts w:ascii="Times New Roman" w:hAnsi="Times New Roman" w:cs="Times New Roman"/>
                  <w:color w:val="000000" w:themeColor="text1"/>
                  <w:sz w:val="26"/>
                  <w:szCs w:val="26"/>
                </w:rPr>
                <w:t xml:space="preserve"> nào muốn xóa mà nhấn nút xóa</w:t>
              </w:r>
            </w:ins>
          </w:p>
          <w:p w:rsidR="00EF5972" w:rsidRDefault="00743F23">
            <w:pPr>
              <w:pStyle w:val="ListParagraph"/>
              <w:numPr>
                <w:ilvl w:val="0"/>
                <w:numId w:val="59"/>
              </w:numPr>
              <w:spacing w:line="360" w:lineRule="auto"/>
              <w:jc w:val="both"/>
              <w:rPr>
                <w:ins w:id="3188" w:author="Vo Cuong" w:date="2020-04-01T15:24:00Z"/>
                <w:rFonts w:ascii="Times New Roman" w:hAnsi="Times New Roman" w:cs="Times New Roman"/>
                <w:color w:val="000000" w:themeColor="text1"/>
                <w:sz w:val="26"/>
                <w:szCs w:val="26"/>
              </w:rPr>
              <w:pPrChange w:id="3189" w:author="Vo Cuong" w:date="2020-03-23T23:59:00Z">
                <w:pPr>
                  <w:pStyle w:val="ListParagraph"/>
                  <w:numPr>
                    <w:numId w:val="20"/>
                  </w:numPr>
                  <w:spacing w:line="360" w:lineRule="auto"/>
                  <w:ind w:hanging="360"/>
                  <w:jc w:val="both"/>
                </w:pPr>
              </w:pPrChange>
            </w:pPr>
            <w:ins w:id="3190" w:author="Vo Cuong" w:date="2020-03-23T23:51:00Z">
              <w:r>
                <w:rPr>
                  <w:rFonts w:ascii="Times New Roman" w:hAnsi="Times New Roman" w:cs="Times New Roman"/>
                  <w:color w:val="000000" w:themeColor="text1"/>
                  <w:sz w:val="26"/>
                  <w:szCs w:val="26"/>
                </w:rPr>
                <w:t xml:space="preserve">Hệ thống </w:t>
              </w:r>
            </w:ins>
            <w:ins w:id="3191" w:author="Vo Cuong" w:date="2020-04-01T15:21:00Z">
              <w:r>
                <w:rPr>
                  <w:rFonts w:ascii="Times New Roman" w:hAnsi="Times New Roman" w:cs="Times New Roman"/>
                  <w:color w:val="000000" w:themeColor="text1"/>
                  <w:sz w:val="26"/>
                  <w:szCs w:val="26"/>
                </w:rPr>
                <w:t>tự động chọn loại nhiệm vụ cuối danh sách.</w:t>
              </w:r>
            </w:ins>
          </w:p>
          <w:p w:rsidR="00E4405B" w:rsidRPr="00CB23E4" w:rsidRDefault="00E4405B" w:rsidP="00E4405B">
            <w:pPr>
              <w:pStyle w:val="ListParagraph"/>
              <w:spacing w:line="360" w:lineRule="auto"/>
              <w:ind w:left="29"/>
              <w:jc w:val="both"/>
              <w:rPr>
                <w:ins w:id="3192" w:author="Vo Cuong" w:date="2020-04-01T15:24:00Z"/>
                <w:rFonts w:ascii="Times New Roman" w:hAnsi="Times New Roman" w:cs="Times New Roman"/>
                <w:color w:val="000000" w:themeColor="text1"/>
                <w:sz w:val="26"/>
                <w:szCs w:val="26"/>
              </w:rPr>
            </w:pPr>
            <w:ins w:id="3193" w:author="Vo Cuong" w:date="2020-04-01T15:24:00Z">
              <w:r>
                <w:rPr>
                  <w:rFonts w:ascii="Times New Roman" w:hAnsi="Times New Roman" w:cs="Times New Roman"/>
                  <w:color w:val="2F5496" w:themeColor="accent5" w:themeShade="BF"/>
                  <w:sz w:val="26"/>
                  <w:szCs w:val="26"/>
                </w:rPr>
                <w:t>A2</w:t>
              </w:r>
              <w:r w:rsidRPr="00D435B6">
                <w:rPr>
                  <w:rFonts w:ascii="Times New Roman" w:hAnsi="Times New Roman" w:cs="Times New Roman"/>
                  <w:color w:val="2F5496" w:themeColor="accent5" w:themeShade="BF"/>
                  <w:sz w:val="26"/>
                  <w:szCs w:val="26"/>
                </w:rPr>
                <w:t xml:space="preserve"> – Nhấn nút xóa: </w:t>
              </w:r>
              <w:r w:rsidRPr="00D435B6">
                <w:rPr>
                  <w:rFonts w:ascii="Times New Roman" w:hAnsi="Times New Roman" w:cs="Times New Roman"/>
                  <w:color w:val="000000" w:themeColor="text1"/>
                  <w:sz w:val="26"/>
                  <w:szCs w:val="26"/>
                </w:rPr>
                <w:t xml:space="preserve">Khi quản </w:t>
              </w:r>
            </w:ins>
            <w:ins w:id="3194" w:author="Vo Cuong" w:date="2020-04-01T15:25:00Z">
              <w:r>
                <w:rPr>
                  <w:rFonts w:ascii="Times New Roman" w:hAnsi="Times New Roman" w:cs="Times New Roman"/>
                  <w:color w:val="000000" w:themeColor="text1"/>
                  <w:sz w:val="26"/>
                  <w:szCs w:val="26"/>
                </w:rPr>
                <w:t xml:space="preserve">lý xóa loại nhiệm vụ có trạng thái “dừng hoạt động” </w:t>
              </w:r>
            </w:ins>
            <w:ins w:id="3195" w:author="Vo Cuong" w:date="2020-04-01T15:24:00Z">
              <w:r>
                <w:rPr>
                  <w:rFonts w:ascii="Times New Roman" w:hAnsi="Times New Roman" w:cs="Times New Roman"/>
                  <w:color w:val="000000" w:themeColor="text1"/>
                  <w:sz w:val="26"/>
                  <w:szCs w:val="26"/>
                </w:rPr>
                <w:t>và</w:t>
              </w:r>
              <w:r w:rsidRPr="00D435B6">
                <w:rPr>
                  <w:rFonts w:ascii="Times New Roman" w:hAnsi="Times New Roman" w:cs="Times New Roman"/>
                  <w:color w:val="000000" w:themeColor="text1"/>
                  <w:sz w:val="26"/>
                  <w:szCs w:val="26"/>
                </w:rPr>
                <w:t xml:space="preserve"> nhấn nút xóa</w:t>
              </w:r>
            </w:ins>
          </w:p>
          <w:p w:rsidR="00E4405B" w:rsidRPr="00E4405B" w:rsidRDefault="00E4405B">
            <w:pPr>
              <w:pStyle w:val="ListParagraph"/>
              <w:numPr>
                <w:ilvl w:val="0"/>
                <w:numId w:val="74"/>
              </w:numPr>
              <w:spacing w:line="360" w:lineRule="auto"/>
              <w:jc w:val="both"/>
              <w:rPr>
                <w:ins w:id="3196" w:author="Vo Cuong" w:date="2020-03-23T23:51:00Z"/>
                <w:rFonts w:ascii="Times New Roman" w:hAnsi="Times New Roman" w:cs="Times New Roman"/>
                <w:color w:val="000000" w:themeColor="text1"/>
                <w:sz w:val="26"/>
                <w:szCs w:val="26"/>
                <w:rPrChange w:id="3197" w:author="Vo Cuong" w:date="2020-04-01T15:24:00Z">
                  <w:rPr>
                    <w:ins w:id="3198" w:author="Vo Cuong" w:date="2020-03-23T23:51:00Z"/>
                  </w:rPr>
                </w:rPrChange>
              </w:rPr>
              <w:pPrChange w:id="3199" w:author="Vo Cuong" w:date="2020-04-01T15:25:00Z">
                <w:pPr>
                  <w:pStyle w:val="ListParagraph"/>
                  <w:numPr>
                    <w:numId w:val="20"/>
                  </w:numPr>
                  <w:spacing w:line="360" w:lineRule="auto"/>
                  <w:ind w:hanging="360"/>
                  <w:jc w:val="both"/>
                </w:pPr>
              </w:pPrChange>
            </w:pPr>
            <w:ins w:id="3200" w:author="Vo Cuong" w:date="2020-04-01T15:24:00Z">
              <w:r w:rsidRPr="00A87103">
                <w:rPr>
                  <w:rFonts w:ascii="Times New Roman" w:hAnsi="Times New Roman" w:cs="Times New Roman"/>
                  <w:color w:val="000000" w:themeColor="text1"/>
                  <w:sz w:val="26"/>
                  <w:szCs w:val="26"/>
                </w:rPr>
                <w:t xml:space="preserve">Hệ thống </w:t>
              </w:r>
            </w:ins>
            <w:ins w:id="3201" w:author="Vo Cuong" w:date="2020-04-01T15:25:00Z">
              <w:r>
                <w:rPr>
                  <w:rFonts w:ascii="Times New Roman" w:hAnsi="Times New Roman" w:cs="Times New Roman"/>
                  <w:color w:val="000000" w:themeColor="text1"/>
                  <w:sz w:val="26"/>
                  <w:szCs w:val="26"/>
                </w:rPr>
                <w:t xml:space="preserve">hiển thị thông báo </w:t>
              </w:r>
            </w:ins>
            <w:ins w:id="3202" w:author="Vo Cuong" w:date="2020-04-01T15:26:00Z">
              <w:r>
                <w:rPr>
                  <w:rFonts w:ascii="Times New Roman" w:hAnsi="Times New Roman" w:cs="Times New Roman"/>
                  <w:color w:val="000000" w:themeColor="text1"/>
                  <w:sz w:val="26"/>
                  <w:szCs w:val="26"/>
                </w:rPr>
                <w:t>“Loại nhiệm vụ này đã bị xóa trước đó !!”.</w:t>
              </w:r>
            </w:ins>
          </w:p>
          <w:p w:rsidR="00EF5972" w:rsidRPr="00D435B6" w:rsidRDefault="00E4405B" w:rsidP="002D70CA">
            <w:pPr>
              <w:spacing w:line="360" w:lineRule="auto"/>
              <w:jc w:val="both"/>
              <w:rPr>
                <w:ins w:id="3203" w:author="Vo Cuong" w:date="2020-03-23T23:51:00Z"/>
                <w:rFonts w:ascii="Times New Roman" w:hAnsi="Times New Roman" w:cs="Times New Roman"/>
                <w:color w:val="000000" w:themeColor="text1"/>
                <w:sz w:val="26"/>
                <w:szCs w:val="26"/>
              </w:rPr>
            </w:pPr>
            <w:ins w:id="3204" w:author="Vo Cuong" w:date="2020-03-23T23:51:00Z">
              <w:r>
                <w:rPr>
                  <w:rFonts w:ascii="Times New Roman" w:hAnsi="Times New Roman" w:cs="Times New Roman"/>
                  <w:color w:val="2F5496" w:themeColor="accent5" w:themeShade="BF"/>
                  <w:sz w:val="26"/>
                  <w:szCs w:val="26"/>
                </w:rPr>
                <w:t>A3</w:t>
              </w:r>
              <w:r w:rsidR="00EF5972" w:rsidRPr="00D435B6">
                <w:rPr>
                  <w:rFonts w:ascii="Times New Roman" w:hAnsi="Times New Roman" w:cs="Times New Roman"/>
                  <w:color w:val="2F5496" w:themeColor="accent5" w:themeShade="BF"/>
                  <w:sz w:val="26"/>
                  <w:szCs w:val="26"/>
                </w:rPr>
                <w:t xml:space="preserve"> – </w:t>
              </w:r>
            </w:ins>
            <w:ins w:id="3205" w:author="Vo Cuong" w:date="2020-04-01T15:23:00Z">
              <w:r>
                <w:rPr>
                  <w:rFonts w:ascii="Times New Roman" w:hAnsi="Times New Roman" w:cs="Times New Roman"/>
                  <w:color w:val="2F5496" w:themeColor="accent5" w:themeShade="BF"/>
                  <w:sz w:val="26"/>
                  <w:szCs w:val="26"/>
                </w:rPr>
                <w:t>Không nhập tên loại nhiệm vụ</w:t>
              </w:r>
            </w:ins>
            <w:ins w:id="3206" w:author="Vo Cuong" w:date="2020-03-23T23:51:00Z">
              <w:r w:rsidR="00EF5972" w:rsidRPr="00D435B6">
                <w:rPr>
                  <w:rFonts w:ascii="Times New Roman" w:hAnsi="Times New Roman" w:cs="Times New Roman"/>
                  <w:color w:val="2F5496" w:themeColor="accent5" w:themeShade="BF"/>
                  <w:sz w:val="26"/>
                  <w:szCs w:val="26"/>
                </w:rPr>
                <w:t xml:space="preserve">: </w:t>
              </w:r>
              <w:r w:rsidR="00EF5972" w:rsidRPr="00D435B6">
                <w:rPr>
                  <w:rFonts w:ascii="Times New Roman" w:hAnsi="Times New Roman" w:cs="Times New Roman"/>
                  <w:color w:val="000000" w:themeColor="text1"/>
                  <w:sz w:val="26"/>
                  <w:szCs w:val="26"/>
                </w:rPr>
                <w:t xml:space="preserve">Khi Quản lý không nhập </w:t>
              </w:r>
            </w:ins>
            <w:ins w:id="3207" w:author="Vo Cuong" w:date="2020-03-23T23:58:00Z">
              <w:r w:rsidR="006F4705">
                <w:rPr>
                  <w:rFonts w:ascii="Times New Roman" w:hAnsi="Times New Roman" w:cs="Times New Roman"/>
                  <w:color w:val="000000" w:themeColor="text1"/>
                  <w:sz w:val="26"/>
                  <w:szCs w:val="26"/>
                </w:rPr>
                <w:t>tên loại nhiệm vụ</w:t>
              </w:r>
            </w:ins>
            <w:ins w:id="3208" w:author="Vo Cuong" w:date="2020-04-01T15:23:00Z">
              <w:r>
                <w:rPr>
                  <w:rFonts w:ascii="Times New Roman" w:hAnsi="Times New Roman" w:cs="Times New Roman"/>
                  <w:color w:val="000000" w:themeColor="text1"/>
                  <w:sz w:val="26"/>
                  <w:szCs w:val="26"/>
                </w:rPr>
                <w:t xml:space="preserve"> và nhấn nút thêm mới</w:t>
              </w:r>
            </w:ins>
          </w:p>
          <w:p w:rsidR="00EF5972" w:rsidRDefault="00EF5972">
            <w:pPr>
              <w:pStyle w:val="ListParagraph"/>
              <w:numPr>
                <w:ilvl w:val="0"/>
                <w:numId w:val="60"/>
              </w:numPr>
              <w:spacing w:line="360" w:lineRule="auto"/>
              <w:jc w:val="both"/>
              <w:rPr>
                <w:ins w:id="3209" w:author="Vo Cuong" w:date="2020-04-04T02:31:00Z"/>
                <w:rFonts w:ascii="Times New Roman" w:hAnsi="Times New Roman" w:cs="Times New Roman"/>
                <w:color w:val="000000" w:themeColor="text1"/>
                <w:sz w:val="26"/>
                <w:szCs w:val="26"/>
              </w:rPr>
              <w:pPrChange w:id="3210" w:author="Vo Cuong" w:date="2020-04-01T15:24:00Z">
                <w:pPr>
                  <w:pStyle w:val="ListParagraph"/>
                  <w:numPr>
                    <w:numId w:val="11"/>
                  </w:numPr>
                  <w:spacing w:line="360" w:lineRule="auto"/>
                  <w:ind w:left="464" w:hanging="567"/>
                  <w:jc w:val="both"/>
                </w:pPr>
              </w:pPrChange>
            </w:pPr>
            <w:ins w:id="3211" w:author="Vo Cuong" w:date="2020-03-23T23:51:00Z">
              <w:r w:rsidRPr="00D435B6">
                <w:rPr>
                  <w:rFonts w:ascii="Times New Roman" w:hAnsi="Times New Roman" w:cs="Times New Roman"/>
                  <w:color w:val="000000" w:themeColor="text1"/>
                  <w:sz w:val="26"/>
                  <w:szCs w:val="26"/>
                </w:rPr>
                <w:t>Hệ thố</w:t>
              </w:r>
              <w:r w:rsidR="00E4405B">
                <w:rPr>
                  <w:rFonts w:ascii="Times New Roman" w:hAnsi="Times New Roman" w:cs="Times New Roman"/>
                  <w:color w:val="000000" w:themeColor="text1"/>
                  <w:sz w:val="26"/>
                  <w:szCs w:val="26"/>
                </w:rPr>
                <w:t xml:space="preserve">ng </w:t>
              </w:r>
              <w:r>
                <w:rPr>
                  <w:rFonts w:ascii="Times New Roman" w:hAnsi="Times New Roman" w:cs="Times New Roman"/>
                  <w:color w:val="000000" w:themeColor="text1"/>
                  <w:sz w:val="26"/>
                  <w:szCs w:val="26"/>
                </w:rPr>
                <w:t>hiển</w:t>
              </w:r>
              <w:r w:rsidRPr="00D435B6">
                <w:rPr>
                  <w:rFonts w:ascii="Times New Roman" w:hAnsi="Times New Roman" w:cs="Times New Roman"/>
                  <w:color w:val="000000" w:themeColor="text1"/>
                  <w:sz w:val="26"/>
                  <w:szCs w:val="26"/>
                </w:rPr>
                <w:t xml:space="preserve"> thị thông báo </w:t>
              </w:r>
            </w:ins>
            <w:ins w:id="3212" w:author="Vo Cuong" w:date="2020-04-01T15:23:00Z">
              <w:r w:rsidR="00E4405B">
                <w:rPr>
                  <w:rFonts w:ascii="Times New Roman" w:hAnsi="Times New Roman" w:cs="Times New Roman"/>
                  <w:color w:val="000000" w:themeColor="text1"/>
                  <w:sz w:val="26"/>
                  <w:szCs w:val="26"/>
                </w:rPr>
                <w:t>“</w:t>
              </w:r>
            </w:ins>
            <w:ins w:id="3213" w:author="Vo Cuong" w:date="2020-04-01T15:24:00Z">
              <w:r w:rsidR="00E4405B">
                <w:rPr>
                  <w:rFonts w:ascii="Times New Roman" w:hAnsi="Times New Roman" w:cs="Times New Roman"/>
                  <w:color w:val="000000" w:themeColor="text1"/>
                  <w:sz w:val="26"/>
                  <w:szCs w:val="26"/>
                </w:rPr>
                <w:t>Bạn chưa nhập tên loại nhiệm vụ”.</w:t>
              </w:r>
            </w:ins>
          </w:p>
          <w:p w:rsidR="00A60EB6" w:rsidRPr="00D435B6" w:rsidRDefault="00A60EB6" w:rsidP="00A60EB6">
            <w:pPr>
              <w:spacing w:line="360" w:lineRule="auto"/>
              <w:jc w:val="both"/>
              <w:rPr>
                <w:ins w:id="3214" w:author="Vo Cuong" w:date="2020-04-04T02:32:00Z"/>
                <w:rFonts w:ascii="Times New Roman" w:hAnsi="Times New Roman" w:cs="Times New Roman"/>
                <w:color w:val="000000" w:themeColor="text1"/>
                <w:sz w:val="26"/>
                <w:szCs w:val="26"/>
              </w:rPr>
            </w:pPr>
            <w:ins w:id="3215" w:author="Vo Cuong" w:date="2020-04-04T02:32:00Z">
              <w:r>
                <w:rPr>
                  <w:rFonts w:ascii="Times New Roman" w:hAnsi="Times New Roman" w:cs="Times New Roman"/>
                  <w:color w:val="2F5496" w:themeColor="accent5" w:themeShade="BF"/>
                  <w:sz w:val="26"/>
                  <w:szCs w:val="26"/>
                </w:rPr>
                <w:t>A4</w:t>
              </w:r>
              <w:r w:rsidRPr="00D435B6">
                <w:rPr>
                  <w:rFonts w:ascii="Times New Roman" w:hAnsi="Times New Roman" w:cs="Times New Roman"/>
                  <w:color w:val="2F5496" w:themeColor="accent5" w:themeShade="BF"/>
                  <w:sz w:val="26"/>
                  <w:szCs w:val="26"/>
                </w:rPr>
                <w:t xml:space="preserve"> – </w:t>
              </w:r>
              <w:r>
                <w:rPr>
                  <w:rFonts w:ascii="Times New Roman" w:hAnsi="Times New Roman" w:cs="Times New Roman"/>
                  <w:color w:val="2F5496" w:themeColor="accent5" w:themeShade="BF"/>
                  <w:sz w:val="26"/>
                  <w:szCs w:val="26"/>
                </w:rPr>
                <w:t>Nhập tên loại nhiệm vụ không hợp lệ</w:t>
              </w:r>
              <w:r w:rsidRPr="00D435B6">
                <w:rPr>
                  <w:rFonts w:ascii="Times New Roman" w:hAnsi="Times New Roman" w:cs="Times New Roman"/>
                  <w:color w:val="2F5496" w:themeColor="accent5" w:themeShade="BF"/>
                  <w:sz w:val="26"/>
                  <w:szCs w:val="26"/>
                </w:rPr>
                <w:t xml:space="preserve">: </w:t>
              </w:r>
              <w:r w:rsidRPr="00D435B6">
                <w:rPr>
                  <w:rFonts w:ascii="Times New Roman" w:hAnsi="Times New Roman" w:cs="Times New Roman"/>
                  <w:color w:val="000000" w:themeColor="text1"/>
                  <w:sz w:val="26"/>
                  <w:szCs w:val="26"/>
                </w:rPr>
                <w:t>Khi Quả</w:t>
              </w:r>
              <w:r>
                <w:rPr>
                  <w:rFonts w:ascii="Times New Roman" w:hAnsi="Times New Roman" w:cs="Times New Roman"/>
                  <w:color w:val="000000" w:themeColor="text1"/>
                  <w:sz w:val="26"/>
                  <w:szCs w:val="26"/>
                </w:rPr>
                <w:t xml:space="preserve">n lý chỉ </w:t>
              </w:r>
              <w:r w:rsidRPr="00D435B6">
                <w:rPr>
                  <w:rFonts w:ascii="Times New Roman" w:hAnsi="Times New Roman" w:cs="Times New Roman"/>
                  <w:color w:val="000000" w:themeColor="text1"/>
                  <w:sz w:val="26"/>
                  <w:szCs w:val="26"/>
                </w:rPr>
                <w:t>nhập</w:t>
              </w:r>
              <w:r>
                <w:rPr>
                  <w:rFonts w:ascii="Times New Roman" w:hAnsi="Times New Roman" w:cs="Times New Roman"/>
                  <w:color w:val="000000" w:themeColor="text1"/>
                  <w:sz w:val="26"/>
                  <w:szCs w:val="26"/>
                </w:rPr>
                <w:t xml:space="preserve"> ký tự khoảng trắng</w:t>
              </w:r>
              <w:r w:rsidRPr="00D435B6">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và nhấn nút thêm mới</w:t>
              </w:r>
            </w:ins>
          </w:p>
          <w:p w:rsidR="00A60EB6" w:rsidRPr="00A60EB6" w:rsidRDefault="00A60EB6">
            <w:pPr>
              <w:pStyle w:val="ListParagraph"/>
              <w:numPr>
                <w:ilvl w:val="0"/>
                <w:numId w:val="60"/>
              </w:numPr>
              <w:spacing w:line="360" w:lineRule="auto"/>
              <w:jc w:val="both"/>
              <w:rPr>
                <w:ins w:id="3216" w:author="Vo Cuong" w:date="2020-04-01T15:31:00Z"/>
                <w:rFonts w:ascii="Times New Roman" w:hAnsi="Times New Roman" w:cs="Times New Roman"/>
                <w:color w:val="000000" w:themeColor="text1"/>
                <w:sz w:val="26"/>
                <w:szCs w:val="26"/>
                <w:rPrChange w:id="3217" w:author="Vo Cuong" w:date="2020-04-04T02:32:00Z">
                  <w:rPr>
                    <w:ins w:id="3218" w:author="Vo Cuong" w:date="2020-04-01T15:31:00Z"/>
                  </w:rPr>
                </w:rPrChange>
              </w:rPr>
              <w:pPrChange w:id="3219" w:author="Vo Cuong" w:date="2020-04-04T02:32:00Z">
                <w:pPr>
                  <w:pStyle w:val="ListParagraph"/>
                  <w:numPr>
                    <w:numId w:val="11"/>
                  </w:numPr>
                  <w:spacing w:line="360" w:lineRule="auto"/>
                  <w:ind w:left="464" w:hanging="567"/>
                  <w:jc w:val="both"/>
                </w:pPr>
              </w:pPrChange>
            </w:pPr>
            <w:ins w:id="3220" w:author="Vo Cuong" w:date="2020-04-04T02:32:00Z">
              <w:r w:rsidRPr="00D435B6">
                <w:rPr>
                  <w:rFonts w:ascii="Times New Roman" w:hAnsi="Times New Roman" w:cs="Times New Roman"/>
                  <w:color w:val="000000" w:themeColor="text1"/>
                  <w:sz w:val="26"/>
                  <w:szCs w:val="26"/>
                </w:rPr>
                <w:t>Hệ thố</w:t>
              </w:r>
              <w:r>
                <w:rPr>
                  <w:rFonts w:ascii="Times New Roman" w:hAnsi="Times New Roman" w:cs="Times New Roman"/>
                  <w:color w:val="000000" w:themeColor="text1"/>
                  <w:sz w:val="26"/>
                  <w:szCs w:val="26"/>
                </w:rPr>
                <w:t>ng hiển</w:t>
              </w:r>
              <w:r w:rsidRPr="00D435B6">
                <w:rPr>
                  <w:rFonts w:ascii="Times New Roman" w:hAnsi="Times New Roman" w:cs="Times New Roman"/>
                  <w:color w:val="000000" w:themeColor="text1"/>
                  <w:sz w:val="26"/>
                  <w:szCs w:val="26"/>
                </w:rPr>
                <w:t xml:space="preserve"> thị thông báo </w:t>
              </w:r>
              <w:r>
                <w:rPr>
                  <w:rFonts w:ascii="Times New Roman" w:hAnsi="Times New Roman" w:cs="Times New Roman"/>
                  <w:color w:val="000000" w:themeColor="text1"/>
                  <w:sz w:val="26"/>
                  <w:szCs w:val="26"/>
                </w:rPr>
                <w:t>“</w:t>
              </w:r>
            </w:ins>
            <w:ins w:id="3221" w:author="Vo Cuong" w:date="2020-04-04T02:33:00Z">
              <w:r>
                <w:rPr>
                  <w:rFonts w:ascii="Times New Roman" w:hAnsi="Times New Roman" w:cs="Times New Roman"/>
                  <w:color w:val="000000" w:themeColor="text1"/>
                  <w:sz w:val="26"/>
                  <w:szCs w:val="26"/>
                </w:rPr>
                <w:t>Tên loại nhiệm vụ không hợp lệ</w:t>
              </w:r>
            </w:ins>
            <w:ins w:id="3222" w:author="Vo Cuong" w:date="2020-04-04T02:32:00Z">
              <w:r>
                <w:rPr>
                  <w:rFonts w:ascii="Times New Roman" w:hAnsi="Times New Roman" w:cs="Times New Roman"/>
                  <w:color w:val="000000" w:themeColor="text1"/>
                  <w:sz w:val="26"/>
                  <w:szCs w:val="26"/>
                </w:rPr>
                <w:t>”.</w:t>
              </w:r>
            </w:ins>
          </w:p>
          <w:p w:rsidR="004C6637" w:rsidRPr="004C6637" w:rsidRDefault="004C6637" w:rsidP="004C6637">
            <w:pPr>
              <w:spacing w:line="360" w:lineRule="auto"/>
              <w:jc w:val="both"/>
              <w:rPr>
                <w:ins w:id="3223" w:author="Vo Cuong" w:date="2020-04-01T15:31:00Z"/>
                <w:rFonts w:ascii="Times New Roman" w:hAnsi="Times New Roman" w:cs="Times New Roman"/>
                <w:color w:val="000000" w:themeColor="text1"/>
                <w:sz w:val="26"/>
                <w:szCs w:val="26"/>
              </w:rPr>
            </w:pPr>
            <w:ins w:id="3224" w:author="Vo Cuong" w:date="2020-04-01T15:31:00Z">
              <w:r>
                <w:rPr>
                  <w:rFonts w:ascii="Times New Roman" w:hAnsi="Times New Roman" w:cs="Times New Roman"/>
                  <w:color w:val="2F5496" w:themeColor="accent5" w:themeShade="BF"/>
                  <w:sz w:val="26"/>
                  <w:szCs w:val="26"/>
                </w:rPr>
                <w:t>A</w:t>
              </w:r>
              <w:r w:rsidR="00456DEC">
                <w:rPr>
                  <w:rFonts w:ascii="Times New Roman" w:hAnsi="Times New Roman" w:cs="Times New Roman"/>
                  <w:color w:val="2F5496" w:themeColor="accent5" w:themeShade="BF"/>
                  <w:sz w:val="26"/>
                  <w:szCs w:val="26"/>
                </w:rPr>
                <w:t>5</w:t>
              </w:r>
              <w:r w:rsidRPr="004C6637">
                <w:rPr>
                  <w:rFonts w:ascii="Times New Roman" w:hAnsi="Times New Roman" w:cs="Times New Roman"/>
                  <w:color w:val="2F5496" w:themeColor="accent5" w:themeShade="BF"/>
                  <w:sz w:val="26"/>
                  <w:szCs w:val="26"/>
                  <w:rPrChange w:id="3225" w:author="Vo Cuong" w:date="2020-04-01T15:32:00Z">
                    <w:rPr>
                      <w:rFonts w:ascii="Times New Roman" w:hAnsi="Times New Roman" w:cs="Times New Roman"/>
                      <w:color w:val="000000" w:themeColor="text1"/>
                      <w:sz w:val="26"/>
                      <w:szCs w:val="26"/>
                    </w:rPr>
                  </w:rPrChange>
                </w:rPr>
                <w:t xml:space="preserve"> – </w:t>
              </w:r>
            </w:ins>
            <w:ins w:id="3226" w:author="Vo Cuong" w:date="2020-04-01T15:32:00Z">
              <w:r>
                <w:rPr>
                  <w:rFonts w:ascii="Times New Roman" w:hAnsi="Times New Roman" w:cs="Times New Roman"/>
                  <w:color w:val="2F5496" w:themeColor="accent5" w:themeShade="BF"/>
                  <w:sz w:val="26"/>
                  <w:szCs w:val="26"/>
                </w:rPr>
                <w:t xml:space="preserve">Thêm một </w:t>
              </w:r>
            </w:ins>
            <w:ins w:id="3227" w:author="Vo Cuong" w:date="2020-04-01T15:59:00Z">
              <w:r w:rsidR="00BB616A">
                <w:rPr>
                  <w:rFonts w:ascii="Times New Roman" w:hAnsi="Times New Roman" w:cs="Times New Roman"/>
                  <w:color w:val="2F5496" w:themeColor="accent5" w:themeShade="BF"/>
                  <w:sz w:val="26"/>
                  <w:szCs w:val="26"/>
                </w:rPr>
                <w:t xml:space="preserve">loại </w:t>
              </w:r>
            </w:ins>
            <w:ins w:id="3228" w:author="Vo Cuong" w:date="2020-04-01T15:32:00Z">
              <w:r>
                <w:rPr>
                  <w:rFonts w:ascii="Times New Roman" w:hAnsi="Times New Roman" w:cs="Times New Roman"/>
                  <w:color w:val="2F5496" w:themeColor="accent5" w:themeShade="BF"/>
                  <w:sz w:val="26"/>
                  <w:szCs w:val="26"/>
                </w:rPr>
                <w:t>nhiệm vụ đã tồn tại</w:t>
              </w:r>
            </w:ins>
            <w:ins w:id="3229" w:author="Vo Cuong" w:date="2020-04-01T15:31:00Z">
              <w:r w:rsidRPr="004C6637">
                <w:rPr>
                  <w:rFonts w:ascii="Times New Roman" w:hAnsi="Times New Roman" w:cs="Times New Roman"/>
                  <w:color w:val="2F5496" w:themeColor="accent5" w:themeShade="BF"/>
                  <w:sz w:val="26"/>
                  <w:szCs w:val="26"/>
                  <w:rPrChange w:id="3230" w:author="Vo Cuong" w:date="2020-04-01T15:32:00Z">
                    <w:rPr>
                      <w:rFonts w:ascii="Times New Roman" w:hAnsi="Times New Roman" w:cs="Times New Roman"/>
                      <w:color w:val="000000" w:themeColor="text1"/>
                      <w:sz w:val="26"/>
                      <w:szCs w:val="26"/>
                    </w:rPr>
                  </w:rPrChange>
                </w:rPr>
                <w:t>:</w:t>
              </w:r>
              <w:r w:rsidRPr="004C6637">
                <w:rPr>
                  <w:rFonts w:ascii="Times New Roman" w:hAnsi="Times New Roman" w:cs="Times New Roman"/>
                  <w:color w:val="000000" w:themeColor="text1"/>
                  <w:sz w:val="26"/>
                  <w:szCs w:val="26"/>
                </w:rPr>
                <w:t xml:space="preserve"> Khi Quản lý </w:t>
              </w:r>
            </w:ins>
            <w:ins w:id="3231" w:author="Vo Cuong" w:date="2020-04-01T15:32:00Z">
              <w:r>
                <w:rPr>
                  <w:rFonts w:ascii="Times New Roman" w:hAnsi="Times New Roman" w:cs="Times New Roman"/>
                  <w:color w:val="000000" w:themeColor="text1"/>
                  <w:sz w:val="26"/>
                  <w:szCs w:val="26"/>
                </w:rPr>
                <w:t>thêm</w:t>
              </w:r>
            </w:ins>
            <w:ins w:id="3232" w:author="Vo Cuong" w:date="2020-04-01T15:31:00Z">
              <w:r w:rsidRPr="004C6637">
                <w:rPr>
                  <w:rFonts w:ascii="Times New Roman" w:hAnsi="Times New Roman" w:cs="Times New Roman"/>
                  <w:color w:val="000000" w:themeColor="text1"/>
                  <w:sz w:val="26"/>
                  <w:szCs w:val="26"/>
                </w:rPr>
                <w:t xml:space="preserve"> </w:t>
              </w:r>
            </w:ins>
            <w:ins w:id="3233" w:author="Vo Cuong" w:date="2020-04-01T15:33:00Z">
              <w:r>
                <w:rPr>
                  <w:rFonts w:ascii="Times New Roman" w:hAnsi="Times New Roman" w:cs="Times New Roman"/>
                  <w:color w:val="000000" w:themeColor="text1"/>
                  <w:sz w:val="26"/>
                  <w:szCs w:val="26"/>
                </w:rPr>
                <w:t xml:space="preserve">một </w:t>
              </w:r>
            </w:ins>
            <w:ins w:id="3234" w:author="Vo Cuong" w:date="2020-04-01T15:31:00Z">
              <w:r w:rsidRPr="004C6637">
                <w:rPr>
                  <w:rFonts w:ascii="Times New Roman" w:hAnsi="Times New Roman" w:cs="Times New Roman"/>
                  <w:color w:val="000000" w:themeColor="text1"/>
                  <w:sz w:val="26"/>
                  <w:szCs w:val="26"/>
                </w:rPr>
                <w:t xml:space="preserve">loại nhiệm vụ </w:t>
              </w:r>
            </w:ins>
            <w:ins w:id="3235" w:author="Vo Cuong" w:date="2020-04-01T15:32:00Z">
              <w:r>
                <w:rPr>
                  <w:rFonts w:ascii="Times New Roman" w:hAnsi="Times New Roman" w:cs="Times New Roman"/>
                  <w:color w:val="000000" w:themeColor="text1"/>
                  <w:sz w:val="26"/>
                  <w:szCs w:val="26"/>
                </w:rPr>
                <w:t>đã tồn tại trong hệ thống</w:t>
              </w:r>
            </w:ins>
            <w:ins w:id="3236" w:author="Vo Cuong" w:date="2020-04-04T02:37:00Z">
              <w:r w:rsidR="00165841">
                <w:rPr>
                  <w:rFonts w:ascii="Times New Roman" w:hAnsi="Times New Roman" w:cs="Times New Roman"/>
                  <w:color w:val="000000" w:themeColor="text1"/>
                  <w:sz w:val="26"/>
                  <w:szCs w:val="26"/>
                </w:rPr>
                <w:t xml:space="preserve"> và nhấn nút thêm mới</w:t>
              </w:r>
            </w:ins>
          </w:p>
          <w:p w:rsidR="004C6637" w:rsidRPr="00165841" w:rsidRDefault="004C6637">
            <w:pPr>
              <w:pStyle w:val="ListParagraph"/>
              <w:numPr>
                <w:ilvl w:val="0"/>
                <w:numId w:val="96"/>
              </w:numPr>
              <w:spacing w:line="360" w:lineRule="auto"/>
              <w:jc w:val="both"/>
              <w:rPr>
                <w:ins w:id="3237" w:author="Vo Cuong" w:date="2020-04-04T02:37:00Z"/>
                <w:rFonts w:ascii="Times New Roman" w:hAnsi="Times New Roman" w:cs="Times New Roman"/>
                <w:color w:val="000000" w:themeColor="text1"/>
                <w:sz w:val="26"/>
                <w:szCs w:val="26"/>
                <w:rPrChange w:id="3238" w:author="Vo Cuong" w:date="2020-04-04T02:37:00Z">
                  <w:rPr>
                    <w:ins w:id="3239" w:author="Vo Cuong" w:date="2020-04-04T02:37:00Z"/>
                  </w:rPr>
                </w:rPrChange>
              </w:rPr>
              <w:pPrChange w:id="3240" w:author="Vo Cuong" w:date="2020-04-04T02:37:00Z">
                <w:pPr>
                  <w:pStyle w:val="ListParagraph"/>
                  <w:numPr>
                    <w:numId w:val="11"/>
                  </w:numPr>
                  <w:spacing w:line="360" w:lineRule="auto"/>
                  <w:ind w:left="464" w:hanging="567"/>
                  <w:jc w:val="both"/>
                </w:pPr>
              </w:pPrChange>
            </w:pPr>
            <w:ins w:id="3241" w:author="Vo Cuong" w:date="2020-04-01T15:31:00Z">
              <w:r w:rsidRPr="00165841">
                <w:rPr>
                  <w:rFonts w:ascii="Times New Roman" w:hAnsi="Times New Roman" w:cs="Times New Roman"/>
                  <w:color w:val="000000" w:themeColor="text1"/>
                  <w:sz w:val="26"/>
                  <w:szCs w:val="26"/>
                  <w:rPrChange w:id="3242" w:author="Vo Cuong" w:date="2020-04-04T02:37:00Z">
                    <w:rPr/>
                  </w:rPrChange>
                </w:rPr>
                <w:t>Hệ thống hiển thị thông báo “</w:t>
              </w:r>
            </w:ins>
            <w:ins w:id="3243" w:author="Vo Cuong" w:date="2020-04-01T15:33:00Z">
              <w:r w:rsidRPr="00165841">
                <w:rPr>
                  <w:rFonts w:ascii="Times New Roman" w:hAnsi="Times New Roman" w:cs="Times New Roman"/>
                  <w:color w:val="000000" w:themeColor="text1"/>
                  <w:sz w:val="26"/>
                  <w:szCs w:val="26"/>
                  <w:rPrChange w:id="3244" w:author="Vo Cuong" w:date="2020-04-04T02:37:00Z">
                    <w:rPr/>
                  </w:rPrChange>
                </w:rPr>
                <w:t>Tên loạ</w:t>
              </w:r>
              <w:r w:rsidR="001F1AFD" w:rsidRPr="00165841">
                <w:rPr>
                  <w:rFonts w:ascii="Times New Roman" w:hAnsi="Times New Roman" w:cs="Times New Roman"/>
                  <w:color w:val="000000" w:themeColor="text1"/>
                  <w:sz w:val="26"/>
                  <w:szCs w:val="26"/>
                  <w:rPrChange w:id="3245" w:author="Vo Cuong" w:date="2020-04-04T02:37:00Z">
                    <w:rPr/>
                  </w:rPrChange>
                </w:rPr>
                <w:t xml:space="preserve">i </w:t>
              </w:r>
              <w:r w:rsidRPr="00165841">
                <w:rPr>
                  <w:rFonts w:ascii="Times New Roman" w:hAnsi="Times New Roman" w:cs="Times New Roman"/>
                  <w:color w:val="000000" w:themeColor="text1"/>
                  <w:sz w:val="26"/>
                  <w:szCs w:val="26"/>
                  <w:rPrChange w:id="3246" w:author="Vo Cuong" w:date="2020-04-04T02:37:00Z">
                    <w:rPr/>
                  </w:rPrChange>
                </w:rPr>
                <w:t>nhiệm vụ đã tồn tại</w:t>
              </w:r>
            </w:ins>
            <w:ins w:id="3247" w:author="Vo Cuong" w:date="2020-04-01T15:31:00Z">
              <w:r w:rsidRPr="00165841">
                <w:rPr>
                  <w:rFonts w:ascii="Times New Roman" w:hAnsi="Times New Roman" w:cs="Times New Roman"/>
                  <w:color w:val="000000" w:themeColor="text1"/>
                  <w:sz w:val="26"/>
                  <w:szCs w:val="26"/>
                  <w:rPrChange w:id="3248" w:author="Vo Cuong" w:date="2020-04-04T02:37:00Z">
                    <w:rPr/>
                  </w:rPrChange>
                </w:rPr>
                <w:t>”.</w:t>
              </w:r>
            </w:ins>
          </w:p>
          <w:p w:rsidR="00165841" w:rsidRPr="004C6637" w:rsidRDefault="00165841" w:rsidP="00165841">
            <w:pPr>
              <w:spacing w:line="360" w:lineRule="auto"/>
              <w:jc w:val="both"/>
              <w:rPr>
                <w:ins w:id="3249" w:author="Vo Cuong" w:date="2020-04-04T02:37:00Z"/>
                <w:rFonts w:ascii="Times New Roman" w:hAnsi="Times New Roman" w:cs="Times New Roman"/>
                <w:color w:val="000000" w:themeColor="text1"/>
                <w:sz w:val="26"/>
                <w:szCs w:val="26"/>
              </w:rPr>
            </w:pPr>
            <w:ins w:id="3250" w:author="Vo Cuong" w:date="2020-04-04T02:37:00Z">
              <w:r>
                <w:rPr>
                  <w:rFonts w:ascii="Times New Roman" w:hAnsi="Times New Roman" w:cs="Times New Roman"/>
                  <w:color w:val="2F5496" w:themeColor="accent5" w:themeShade="BF"/>
                  <w:sz w:val="26"/>
                  <w:szCs w:val="26"/>
                </w:rPr>
                <w:t>A6</w:t>
              </w:r>
              <w:r w:rsidRPr="00391D92">
                <w:rPr>
                  <w:rFonts w:ascii="Times New Roman" w:hAnsi="Times New Roman" w:cs="Times New Roman"/>
                  <w:color w:val="2F5496" w:themeColor="accent5" w:themeShade="BF"/>
                  <w:sz w:val="26"/>
                  <w:szCs w:val="26"/>
                </w:rPr>
                <w:t xml:space="preserve"> – </w:t>
              </w:r>
              <w:r>
                <w:rPr>
                  <w:rFonts w:ascii="Times New Roman" w:hAnsi="Times New Roman" w:cs="Times New Roman"/>
                  <w:color w:val="2F5496" w:themeColor="accent5" w:themeShade="BF"/>
                  <w:sz w:val="26"/>
                  <w:szCs w:val="26"/>
                </w:rPr>
                <w:t>Sửa tên loại nhiệm vụ đã tồn tại</w:t>
              </w:r>
              <w:r w:rsidRPr="00391D92">
                <w:rPr>
                  <w:rFonts w:ascii="Times New Roman" w:hAnsi="Times New Roman" w:cs="Times New Roman"/>
                  <w:color w:val="2F5496" w:themeColor="accent5" w:themeShade="BF"/>
                  <w:sz w:val="26"/>
                  <w:szCs w:val="26"/>
                </w:rPr>
                <w:t>:</w:t>
              </w:r>
              <w:r w:rsidRPr="004C6637">
                <w:rPr>
                  <w:rFonts w:ascii="Times New Roman" w:hAnsi="Times New Roman" w:cs="Times New Roman"/>
                  <w:color w:val="000000" w:themeColor="text1"/>
                  <w:sz w:val="26"/>
                  <w:szCs w:val="26"/>
                </w:rPr>
                <w:t xml:space="preserve"> Khi Quản lý </w:t>
              </w:r>
              <w:r>
                <w:rPr>
                  <w:rFonts w:ascii="Times New Roman" w:hAnsi="Times New Roman" w:cs="Times New Roman"/>
                  <w:color w:val="000000" w:themeColor="text1"/>
                  <w:sz w:val="26"/>
                  <w:szCs w:val="26"/>
                </w:rPr>
                <w:t>sửa</w:t>
              </w:r>
              <w:r w:rsidRPr="004C663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 xml:space="preserve">tên </w:t>
              </w:r>
              <w:r w:rsidRPr="004C6637">
                <w:rPr>
                  <w:rFonts w:ascii="Times New Roman" w:hAnsi="Times New Roman" w:cs="Times New Roman"/>
                  <w:color w:val="000000" w:themeColor="text1"/>
                  <w:sz w:val="26"/>
                  <w:szCs w:val="26"/>
                </w:rPr>
                <w:t xml:space="preserve">loại nhiệm vụ </w:t>
              </w:r>
              <w:r>
                <w:rPr>
                  <w:rFonts w:ascii="Times New Roman" w:hAnsi="Times New Roman" w:cs="Times New Roman"/>
                  <w:color w:val="000000" w:themeColor="text1"/>
                  <w:sz w:val="26"/>
                  <w:szCs w:val="26"/>
                </w:rPr>
                <w:t>đã tồn tại trong hệ thống và nhấn nút sửa</w:t>
              </w:r>
            </w:ins>
          </w:p>
          <w:p w:rsidR="00165841" w:rsidRPr="00835540" w:rsidRDefault="00165841">
            <w:pPr>
              <w:pStyle w:val="ListParagraph"/>
              <w:numPr>
                <w:ilvl w:val="0"/>
                <w:numId w:val="97"/>
              </w:numPr>
              <w:spacing w:line="360" w:lineRule="auto"/>
              <w:jc w:val="both"/>
              <w:rPr>
                <w:ins w:id="3251" w:author="Vo Cuong" w:date="2020-04-04T02:39:00Z"/>
                <w:rFonts w:ascii="Times New Roman" w:hAnsi="Times New Roman" w:cs="Times New Roman"/>
                <w:color w:val="000000" w:themeColor="text1"/>
                <w:sz w:val="26"/>
                <w:szCs w:val="26"/>
                <w:rPrChange w:id="3252" w:author="Vo Cuong" w:date="2020-04-04T02:39:00Z">
                  <w:rPr>
                    <w:ins w:id="3253" w:author="Vo Cuong" w:date="2020-04-04T02:39:00Z"/>
                  </w:rPr>
                </w:rPrChange>
              </w:rPr>
              <w:pPrChange w:id="3254" w:author="Vo Cuong" w:date="2020-04-04T02:39:00Z">
                <w:pPr>
                  <w:pStyle w:val="ListParagraph"/>
                  <w:numPr>
                    <w:numId w:val="11"/>
                  </w:numPr>
                  <w:spacing w:line="360" w:lineRule="auto"/>
                  <w:ind w:left="464" w:hanging="567"/>
                  <w:jc w:val="both"/>
                </w:pPr>
              </w:pPrChange>
            </w:pPr>
            <w:ins w:id="3255" w:author="Vo Cuong" w:date="2020-04-04T02:37:00Z">
              <w:r w:rsidRPr="00835540">
                <w:rPr>
                  <w:rFonts w:ascii="Times New Roman" w:hAnsi="Times New Roman" w:cs="Times New Roman"/>
                  <w:color w:val="000000" w:themeColor="text1"/>
                  <w:sz w:val="26"/>
                  <w:szCs w:val="26"/>
                  <w:rPrChange w:id="3256" w:author="Vo Cuong" w:date="2020-04-04T02:39:00Z">
                    <w:rPr/>
                  </w:rPrChange>
                </w:rPr>
                <w:t>Hệ thống hiển thị thông báo “Tên loại nhiệm vụ đã tồn tại”.</w:t>
              </w:r>
            </w:ins>
          </w:p>
          <w:p w:rsidR="00835540" w:rsidRPr="004C6637" w:rsidRDefault="00835540" w:rsidP="00835540">
            <w:pPr>
              <w:spacing w:line="360" w:lineRule="auto"/>
              <w:jc w:val="both"/>
              <w:rPr>
                <w:ins w:id="3257" w:author="Vo Cuong" w:date="2020-04-04T02:39:00Z"/>
                <w:rFonts w:ascii="Times New Roman" w:hAnsi="Times New Roman" w:cs="Times New Roman"/>
                <w:color w:val="000000" w:themeColor="text1"/>
                <w:sz w:val="26"/>
                <w:szCs w:val="26"/>
              </w:rPr>
            </w:pPr>
            <w:ins w:id="3258" w:author="Vo Cuong" w:date="2020-04-04T02:39:00Z">
              <w:r>
                <w:rPr>
                  <w:rFonts w:ascii="Times New Roman" w:hAnsi="Times New Roman" w:cs="Times New Roman"/>
                  <w:color w:val="2F5496" w:themeColor="accent5" w:themeShade="BF"/>
                  <w:sz w:val="26"/>
                  <w:szCs w:val="26"/>
                </w:rPr>
                <w:lastRenderedPageBreak/>
                <w:t>A7</w:t>
              </w:r>
              <w:r w:rsidRPr="00391D92">
                <w:rPr>
                  <w:rFonts w:ascii="Times New Roman" w:hAnsi="Times New Roman" w:cs="Times New Roman"/>
                  <w:color w:val="2F5496" w:themeColor="accent5" w:themeShade="BF"/>
                  <w:sz w:val="26"/>
                  <w:szCs w:val="26"/>
                </w:rPr>
                <w:t xml:space="preserve"> – </w:t>
              </w:r>
              <w:r>
                <w:rPr>
                  <w:rFonts w:ascii="Times New Roman" w:hAnsi="Times New Roman" w:cs="Times New Roman"/>
                  <w:color w:val="2F5496" w:themeColor="accent5" w:themeShade="BF"/>
                  <w:sz w:val="26"/>
                  <w:szCs w:val="26"/>
                </w:rPr>
                <w:t>Sửa tên loại nhiệm vụ không hợp lệ</w:t>
              </w:r>
              <w:r w:rsidRPr="00391D92">
                <w:rPr>
                  <w:rFonts w:ascii="Times New Roman" w:hAnsi="Times New Roman" w:cs="Times New Roman"/>
                  <w:color w:val="2F5496" w:themeColor="accent5" w:themeShade="BF"/>
                  <w:sz w:val="26"/>
                  <w:szCs w:val="26"/>
                </w:rPr>
                <w:t>:</w:t>
              </w:r>
              <w:r w:rsidRPr="004C6637">
                <w:rPr>
                  <w:rFonts w:ascii="Times New Roman" w:hAnsi="Times New Roman" w:cs="Times New Roman"/>
                  <w:color w:val="000000" w:themeColor="text1"/>
                  <w:sz w:val="26"/>
                  <w:szCs w:val="26"/>
                </w:rPr>
                <w:t xml:space="preserve"> Khi Quản lý </w:t>
              </w:r>
              <w:r>
                <w:rPr>
                  <w:rFonts w:ascii="Times New Roman" w:hAnsi="Times New Roman" w:cs="Times New Roman"/>
                  <w:color w:val="000000" w:themeColor="text1"/>
                  <w:sz w:val="26"/>
                  <w:szCs w:val="26"/>
                </w:rPr>
                <w:t>nhập</w:t>
              </w:r>
              <w:r w:rsidRPr="004C663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ký tự khoảng trắng và nhấn nút sửa</w:t>
              </w:r>
            </w:ins>
          </w:p>
          <w:p w:rsidR="00835540" w:rsidRPr="00835540" w:rsidRDefault="00835540">
            <w:pPr>
              <w:spacing w:line="360" w:lineRule="auto"/>
              <w:jc w:val="both"/>
              <w:rPr>
                <w:ins w:id="3259" w:author="Vo Cuong" w:date="2020-03-23T23:51:00Z"/>
                <w:rFonts w:ascii="Times New Roman" w:hAnsi="Times New Roman" w:cs="Times New Roman"/>
                <w:color w:val="000000" w:themeColor="text1"/>
                <w:sz w:val="26"/>
                <w:szCs w:val="26"/>
                <w:rPrChange w:id="3260" w:author="Vo Cuong" w:date="2020-04-04T02:39:00Z">
                  <w:rPr>
                    <w:ins w:id="3261" w:author="Vo Cuong" w:date="2020-03-23T23:51:00Z"/>
                  </w:rPr>
                </w:rPrChange>
              </w:rPr>
              <w:pPrChange w:id="3262" w:author="Vo Cuong" w:date="2020-04-04T02:39:00Z">
                <w:pPr>
                  <w:pStyle w:val="ListParagraph"/>
                  <w:numPr>
                    <w:numId w:val="11"/>
                  </w:numPr>
                  <w:spacing w:line="360" w:lineRule="auto"/>
                  <w:ind w:left="464" w:hanging="567"/>
                  <w:jc w:val="both"/>
                </w:pPr>
              </w:pPrChange>
            </w:pPr>
            <w:ins w:id="3263" w:author="Vo Cuong" w:date="2020-04-04T02:39:00Z">
              <w:r w:rsidRPr="004C6637">
                <w:rPr>
                  <w:rFonts w:ascii="Times New Roman" w:hAnsi="Times New Roman" w:cs="Times New Roman"/>
                  <w:color w:val="000000" w:themeColor="text1"/>
                  <w:sz w:val="26"/>
                  <w:szCs w:val="26"/>
                </w:rPr>
                <w:t>1.</w:t>
              </w:r>
              <w:r>
                <w:rPr>
                  <w:rFonts w:ascii="Times New Roman" w:hAnsi="Times New Roman" w:cs="Times New Roman"/>
                  <w:color w:val="000000" w:themeColor="text1"/>
                  <w:sz w:val="26"/>
                  <w:szCs w:val="26"/>
                </w:rPr>
                <w:t xml:space="preserve">  </w:t>
              </w:r>
              <w:r w:rsidRPr="00391D92">
                <w:rPr>
                  <w:rFonts w:ascii="Times New Roman" w:hAnsi="Times New Roman" w:cs="Times New Roman"/>
                  <w:color w:val="000000" w:themeColor="text1"/>
                  <w:sz w:val="26"/>
                  <w:szCs w:val="26"/>
                </w:rPr>
                <w:t>Hệ thống hiển thị thông báo “</w:t>
              </w:r>
            </w:ins>
            <w:ins w:id="3264" w:author="Vo Cuong" w:date="2020-04-04T02:41:00Z">
              <w:r>
                <w:rPr>
                  <w:rFonts w:ascii="Times New Roman" w:hAnsi="Times New Roman" w:cs="Times New Roman"/>
                  <w:color w:val="000000" w:themeColor="text1"/>
                  <w:sz w:val="26"/>
                  <w:szCs w:val="26"/>
                </w:rPr>
                <w:t xml:space="preserve">Vui lòng nhập </w:t>
              </w:r>
            </w:ins>
            <w:ins w:id="3265" w:author="Vo Cuong" w:date="2020-04-04T02:39:00Z">
              <w:r>
                <w:rPr>
                  <w:rFonts w:ascii="Times New Roman" w:hAnsi="Times New Roman" w:cs="Times New Roman"/>
                  <w:color w:val="000000" w:themeColor="text1"/>
                  <w:sz w:val="26"/>
                  <w:szCs w:val="26"/>
                </w:rPr>
                <w:t>tên loại nhiệm vụ</w:t>
              </w:r>
              <w:r w:rsidR="00141C36">
                <w:rPr>
                  <w:rFonts w:ascii="Times New Roman" w:hAnsi="Times New Roman" w:cs="Times New Roman"/>
                  <w:color w:val="000000" w:themeColor="text1"/>
                  <w:sz w:val="26"/>
                  <w:szCs w:val="26"/>
                </w:rPr>
                <w:t xml:space="preserve"> hợp lệ</w:t>
              </w:r>
            </w:ins>
            <w:ins w:id="3266" w:author="Vo Cuong" w:date="2020-04-04T02:41:00Z">
              <w:r w:rsidR="009C4573">
                <w:rPr>
                  <w:rFonts w:ascii="Times New Roman" w:hAnsi="Times New Roman" w:cs="Times New Roman"/>
                  <w:color w:val="000000" w:themeColor="text1"/>
                  <w:sz w:val="26"/>
                  <w:szCs w:val="26"/>
                </w:rPr>
                <w:t xml:space="preserve"> !!</w:t>
              </w:r>
            </w:ins>
            <w:ins w:id="3267" w:author="Vo Cuong" w:date="2020-04-04T02:39:00Z">
              <w:r w:rsidRPr="00391D92">
                <w:rPr>
                  <w:rFonts w:ascii="Times New Roman" w:hAnsi="Times New Roman" w:cs="Times New Roman"/>
                  <w:color w:val="000000" w:themeColor="text1"/>
                  <w:sz w:val="26"/>
                  <w:szCs w:val="26"/>
                </w:rPr>
                <w:t>”.</w:t>
              </w:r>
            </w:ins>
          </w:p>
        </w:tc>
      </w:tr>
    </w:tbl>
    <w:p w:rsidR="00EF5972" w:rsidRPr="00EF5972" w:rsidRDefault="00EF5972">
      <w:pPr>
        <w:spacing w:after="200" w:line="360" w:lineRule="auto"/>
        <w:jc w:val="both"/>
        <w:rPr>
          <w:rFonts w:ascii="Times New Roman" w:hAnsi="Times New Roman" w:cs="Times New Roman"/>
          <w:sz w:val="26"/>
          <w:szCs w:val="26"/>
        </w:rPr>
        <w:pPrChange w:id="3268" w:author="Vo Cuong" w:date="2020-03-23T23:51:00Z">
          <w:pPr>
            <w:pStyle w:val="ListParagraph"/>
            <w:spacing w:after="200" w:line="360" w:lineRule="auto"/>
            <w:ind w:left="1800"/>
            <w:jc w:val="both"/>
          </w:pPr>
        </w:pPrChange>
      </w:pPr>
    </w:p>
    <w:p w:rsidR="00D435B6" w:rsidRDefault="00861548">
      <w:pPr>
        <w:pStyle w:val="ListParagraph"/>
        <w:numPr>
          <w:ilvl w:val="1"/>
          <w:numId w:val="60"/>
        </w:numPr>
        <w:spacing w:after="200" w:line="360" w:lineRule="auto"/>
        <w:jc w:val="both"/>
        <w:outlineLvl w:val="2"/>
        <w:rPr>
          <w:ins w:id="3269" w:author="Vo Cuong" w:date="2020-04-04T18:35:00Z"/>
          <w:rFonts w:ascii="Times New Roman" w:hAnsi="Times New Roman" w:cs="Times New Roman"/>
          <w:b/>
          <w:sz w:val="26"/>
          <w:szCs w:val="26"/>
        </w:rPr>
        <w:pPrChange w:id="3270" w:author="Vo Cuong" w:date="2020-03-23T23:59:00Z">
          <w:pPr>
            <w:pStyle w:val="ListParagraph"/>
            <w:numPr>
              <w:ilvl w:val="1"/>
              <w:numId w:val="11"/>
            </w:numPr>
            <w:spacing w:after="200" w:line="360" w:lineRule="auto"/>
            <w:ind w:hanging="360"/>
            <w:jc w:val="both"/>
            <w:outlineLvl w:val="2"/>
          </w:pPr>
        </w:pPrChange>
      </w:pPr>
      <w:r w:rsidRPr="00861548">
        <w:rPr>
          <w:rFonts w:ascii="Times New Roman" w:hAnsi="Times New Roman" w:cs="Times New Roman"/>
          <w:b/>
          <w:sz w:val="26"/>
          <w:szCs w:val="26"/>
        </w:rPr>
        <w:t xml:space="preserve"> </w:t>
      </w:r>
      <w:bookmarkStart w:id="3271" w:name="_Toc36669298"/>
      <w:r w:rsidR="00A97CCB" w:rsidRPr="00861548">
        <w:rPr>
          <w:rFonts w:ascii="Times New Roman" w:hAnsi="Times New Roman" w:cs="Times New Roman"/>
          <w:b/>
          <w:sz w:val="26"/>
          <w:szCs w:val="26"/>
        </w:rPr>
        <w:t>Giao diện</w:t>
      </w:r>
      <w:r w:rsidR="00D435B6" w:rsidRPr="00861548">
        <w:rPr>
          <w:rFonts w:ascii="Times New Roman" w:hAnsi="Times New Roman" w:cs="Times New Roman"/>
          <w:b/>
          <w:sz w:val="26"/>
          <w:szCs w:val="26"/>
        </w:rPr>
        <w:t xml:space="preserve"> </w:t>
      </w:r>
      <w:ins w:id="3272" w:author="Vo Cuong" w:date="2020-04-04T18:34:00Z">
        <w:r w:rsidR="00D430F7">
          <w:rPr>
            <w:rFonts w:ascii="Times New Roman" w:hAnsi="Times New Roman" w:cs="Times New Roman"/>
            <w:b/>
            <w:sz w:val="26"/>
            <w:szCs w:val="26"/>
          </w:rPr>
          <w:t>sửa</w:t>
        </w:r>
      </w:ins>
      <w:del w:id="3273" w:author="Vo Cuong" w:date="2020-04-04T18:34:00Z">
        <w:r w:rsidR="00D435B6" w:rsidRPr="00861548" w:rsidDel="00D430F7">
          <w:rPr>
            <w:rFonts w:ascii="Times New Roman" w:hAnsi="Times New Roman" w:cs="Times New Roman"/>
            <w:b/>
            <w:sz w:val="26"/>
            <w:szCs w:val="26"/>
          </w:rPr>
          <w:delText>tạ</w:delText>
        </w:r>
        <w:r w:rsidR="00A97CCB" w:rsidRPr="00861548" w:rsidDel="00D430F7">
          <w:rPr>
            <w:rFonts w:ascii="Times New Roman" w:hAnsi="Times New Roman" w:cs="Times New Roman"/>
            <w:b/>
            <w:sz w:val="26"/>
            <w:szCs w:val="26"/>
          </w:rPr>
          <w:delText>o</w:delText>
        </w:r>
      </w:del>
      <w:r w:rsidR="00D435B6" w:rsidRPr="00861548">
        <w:rPr>
          <w:rFonts w:ascii="Times New Roman" w:hAnsi="Times New Roman" w:cs="Times New Roman"/>
          <w:b/>
          <w:sz w:val="26"/>
          <w:szCs w:val="26"/>
        </w:rPr>
        <w:t xml:space="preserve"> nhiệm vụ</w:t>
      </w:r>
      <w:bookmarkEnd w:id="3271"/>
      <w:r w:rsidR="00D435B6" w:rsidRPr="00861548">
        <w:rPr>
          <w:rFonts w:ascii="Times New Roman" w:hAnsi="Times New Roman" w:cs="Times New Roman"/>
          <w:b/>
          <w:sz w:val="26"/>
          <w:szCs w:val="26"/>
        </w:rPr>
        <w:t xml:space="preserve"> </w:t>
      </w:r>
    </w:p>
    <w:p w:rsidR="00983A54" w:rsidRPr="00D435B6" w:rsidRDefault="00554C98" w:rsidP="00983A54">
      <w:pPr>
        <w:pStyle w:val="ListParagraph"/>
        <w:spacing w:line="360" w:lineRule="auto"/>
        <w:ind w:left="567"/>
        <w:jc w:val="center"/>
        <w:rPr>
          <w:ins w:id="3274" w:author="Vo Cuong" w:date="2020-04-04T18:35:00Z"/>
          <w:rFonts w:ascii="Times New Roman" w:hAnsi="Times New Roman" w:cs="Times New Roman"/>
          <w:sz w:val="26"/>
          <w:szCs w:val="26"/>
        </w:rPr>
      </w:pPr>
      <w:ins w:id="3275" w:author="Vo Cuong" w:date="2020-04-04T18:48:00Z">
        <w:r>
          <w:rPr>
            <w:noProof/>
          </w:rPr>
          <w:drawing>
            <wp:inline distT="0" distB="0" distL="0" distR="0" wp14:anchorId="576DA784" wp14:editId="3C032CB2">
              <wp:extent cx="4029075" cy="5095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29075" cy="5095875"/>
                      </a:xfrm>
                      <a:prstGeom prst="rect">
                        <a:avLst/>
                      </a:prstGeom>
                    </pic:spPr>
                  </pic:pic>
                </a:graphicData>
              </a:graphic>
            </wp:inline>
          </w:drawing>
        </w:r>
      </w:ins>
    </w:p>
    <w:p w:rsidR="00983A54" w:rsidRPr="00D435B6" w:rsidRDefault="00983A54" w:rsidP="00983A54">
      <w:pPr>
        <w:pStyle w:val="ListParagraph"/>
        <w:spacing w:line="360" w:lineRule="auto"/>
        <w:ind w:left="1080"/>
        <w:jc w:val="center"/>
        <w:rPr>
          <w:ins w:id="3276" w:author="Vo Cuong" w:date="2020-04-04T18:35:00Z"/>
          <w:rFonts w:ascii="Times New Roman" w:hAnsi="Times New Roman" w:cs="Times New Roman"/>
          <w:sz w:val="26"/>
          <w:szCs w:val="26"/>
        </w:rPr>
      </w:pPr>
      <w:ins w:id="3277" w:author="Vo Cuong" w:date="2020-04-04T18:35:00Z">
        <w:r>
          <w:rPr>
            <w:rFonts w:ascii="Times New Roman" w:hAnsi="Times New Roman" w:cs="Times New Roman"/>
            <w:sz w:val="26"/>
            <w:szCs w:val="26"/>
          </w:rPr>
          <w:t>Hình 2.5</w:t>
        </w:r>
        <w:r w:rsidRPr="00D435B6">
          <w:rPr>
            <w:rFonts w:ascii="Times New Roman" w:hAnsi="Times New Roman" w:cs="Times New Roman"/>
            <w:sz w:val="26"/>
            <w:szCs w:val="26"/>
          </w:rPr>
          <w:t xml:space="preserve"> Giao diệ</w:t>
        </w:r>
        <w:r w:rsidR="00F40988">
          <w:rPr>
            <w:rFonts w:ascii="Times New Roman" w:hAnsi="Times New Roman" w:cs="Times New Roman"/>
            <w:sz w:val="26"/>
            <w:szCs w:val="26"/>
          </w:rPr>
          <w:t>n sửa</w:t>
        </w:r>
        <w:r w:rsidRPr="00D435B6">
          <w:rPr>
            <w:rFonts w:ascii="Times New Roman" w:hAnsi="Times New Roman" w:cs="Times New Roman"/>
            <w:sz w:val="26"/>
            <w:szCs w:val="26"/>
          </w:rPr>
          <w:t xml:space="preserve"> nhiệm vụ.</w:t>
        </w:r>
      </w:ins>
    </w:p>
    <w:p w:rsidR="00983A54" w:rsidRPr="00D435B6" w:rsidRDefault="00983A54" w:rsidP="00983A54">
      <w:pPr>
        <w:pStyle w:val="ListParagraph"/>
        <w:numPr>
          <w:ilvl w:val="0"/>
          <w:numId w:val="34"/>
        </w:numPr>
        <w:spacing w:line="360" w:lineRule="auto"/>
        <w:jc w:val="both"/>
        <w:rPr>
          <w:ins w:id="3278" w:author="Vo Cuong" w:date="2020-04-04T18:35:00Z"/>
          <w:rFonts w:ascii="Times New Roman" w:hAnsi="Times New Roman" w:cs="Times New Roman"/>
          <w:sz w:val="26"/>
          <w:szCs w:val="26"/>
        </w:rPr>
      </w:pPr>
      <w:ins w:id="3279" w:author="Vo Cuong" w:date="2020-04-04T18:35:00Z">
        <w:r>
          <w:rPr>
            <w:rFonts w:ascii="Times New Roman" w:hAnsi="Times New Roman" w:cs="Times New Roman"/>
            <w:sz w:val="26"/>
            <w:szCs w:val="26"/>
          </w:rPr>
          <w:t>Đặc tả màn hình sửa nhiệm vụ</w:t>
        </w:r>
      </w:ins>
    </w:p>
    <w:p w:rsidR="00983A54" w:rsidRDefault="00983A54" w:rsidP="00983A54">
      <w:pPr>
        <w:pStyle w:val="ListParagraph"/>
        <w:numPr>
          <w:ilvl w:val="0"/>
          <w:numId w:val="16"/>
        </w:numPr>
        <w:spacing w:after="200" w:line="360" w:lineRule="auto"/>
        <w:jc w:val="both"/>
        <w:rPr>
          <w:ins w:id="3280" w:author="Vo Cuong" w:date="2020-04-04T18:35:00Z"/>
          <w:rFonts w:ascii="Times New Roman" w:hAnsi="Times New Roman" w:cs="Times New Roman"/>
          <w:sz w:val="26"/>
          <w:szCs w:val="26"/>
        </w:rPr>
      </w:pPr>
      <w:ins w:id="3281" w:author="Vo Cuong" w:date="2020-04-04T18:35:00Z">
        <w:r w:rsidRPr="00D435B6">
          <w:rPr>
            <w:rFonts w:ascii="Times New Roman" w:hAnsi="Times New Roman" w:cs="Times New Roman"/>
            <w:sz w:val="26"/>
            <w:szCs w:val="26"/>
          </w:rPr>
          <w:t xml:space="preserve">Quản lí nhập các thông tin cần thiết và nhấn nút </w:t>
        </w:r>
      </w:ins>
      <w:ins w:id="3282" w:author="Vo Cuong" w:date="2020-04-04T18:48:00Z">
        <w:r w:rsidR="001D7D58">
          <w:rPr>
            <w:rFonts w:ascii="Times New Roman" w:hAnsi="Times New Roman" w:cs="Times New Roman"/>
            <w:sz w:val="26"/>
            <w:szCs w:val="26"/>
          </w:rPr>
          <w:t>sửa</w:t>
        </w:r>
      </w:ins>
      <w:ins w:id="3283" w:author="Vo Cuong" w:date="2020-04-04T18:35:00Z">
        <w:r w:rsidRPr="00D435B6">
          <w:rPr>
            <w:rFonts w:ascii="Times New Roman" w:hAnsi="Times New Roman" w:cs="Times New Roman"/>
            <w:sz w:val="26"/>
            <w:szCs w:val="26"/>
          </w:rPr>
          <w:t xml:space="preserve"> để</w:t>
        </w:r>
        <w:r w:rsidR="00FF11EF">
          <w:rPr>
            <w:rFonts w:ascii="Times New Roman" w:hAnsi="Times New Roman" w:cs="Times New Roman"/>
            <w:sz w:val="26"/>
            <w:szCs w:val="26"/>
          </w:rPr>
          <w:t xml:space="preserve"> sửa</w:t>
        </w:r>
        <w:r w:rsidRPr="00D435B6">
          <w:rPr>
            <w:rFonts w:ascii="Times New Roman" w:hAnsi="Times New Roman" w:cs="Times New Roman"/>
            <w:sz w:val="26"/>
            <w:szCs w:val="26"/>
          </w:rPr>
          <w:t xml:space="preserve"> 1 nhiệm </w:t>
        </w:r>
        <w:r>
          <w:rPr>
            <w:rFonts w:ascii="Times New Roman" w:hAnsi="Times New Roman" w:cs="Times New Roman"/>
            <w:sz w:val="26"/>
            <w:szCs w:val="26"/>
          </w:rPr>
          <w:t>vụ</w:t>
        </w:r>
      </w:ins>
    </w:p>
    <w:p w:rsidR="00983A54" w:rsidRDefault="00983A54" w:rsidP="00983A54">
      <w:pPr>
        <w:pStyle w:val="ListParagraph"/>
        <w:numPr>
          <w:ilvl w:val="0"/>
          <w:numId w:val="34"/>
        </w:numPr>
        <w:spacing w:after="200" w:line="360" w:lineRule="auto"/>
        <w:jc w:val="both"/>
        <w:rPr>
          <w:ins w:id="3284" w:author="Vo Cuong" w:date="2020-04-04T18:35:00Z"/>
          <w:rFonts w:ascii="Times New Roman" w:hAnsi="Times New Roman" w:cs="Times New Roman"/>
          <w:sz w:val="26"/>
          <w:szCs w:val="26"/>
        </w:rPr>
      </w:pPr>
      <w:ins w:id="3285" w:author="Vo Cuong" w:date="2020-04-04T18:35:00Z">
        <w:r>
          <w:rPr>
            <w:rFonts w:ascii="Times New Roman" w:hAnsi="Times New Roman" w:cs="Times New Roman"/>
            <w:sz w:val="26"/>
            <w:szCs w:val="26"/>
          </w:rPr>
          <w:t>Use – case sửa nhiệm vụ</w:t>
        </w:r>
      </w:ins>
    </w:p>
    <w:p w:rsidR="00983A54" w:rsidRDefault="00DD417F" w:rsidP="00983A54">
      <w:pPr>
        <w:rPr>
          <w:ins w:id="3286" w:author="Vo Cuong" w:date="2020-04-04T18:35:00Z"/>
        </w:rPr>
      </w:pPr>
      <w:ins w:id="3287" w:author="Vo Cuong" w:date="2020-04-04T19:10:00Z">
        <w:r w:rsidRPr="00DD417F">
          <w:rPr>
            <w:noProof/>
          </w:rPr>
          <w:lastRenderedPageBreak/>
          <w:drawing>
            <wp:inline distT="0" distB="0" distL="0" distR="0">
              <wp:extent cx="5761990" cy="1997228"/>
              <wp:effectExtent l="0" t="0" r="0" b="3175"/>
              <wp:docPr id="56" name="Picture 56" descr="E:\ThucTap\sua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hucTap\suanv.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1990" cy="1997228"/>
                      </a:xfrm>
                      <a:prstGeom prst="rect">
                        <a:avLst/>
                      </a:prstGeom>
                      <a:noFill/>
                      <a:ln>
                        <a:noFill/>
                      </a:ln>
                    </pic:spPr>
                  </pic:pic>
                </a:graphicData>
              </a:graphic>
            </wp:inline>
          </w:drawing>
        </w:r>
      </w:ins>
    </w:p>
    <w:p w:rsidR="00983A54" w:rsidRPr="00983A54" w:rsidRDefault="00983A54">
      <w:pPr>
        <w:spacing w:after="200" w:line="360" w:lineRule="auto"/>
        <w:jc w:val="both"/>
        <w:outlineLvl w:val="2"/>
        <w:rPr>
          <w:ins w:id="3288" w:author="Vo Cuong" w:date="2020-04-04T17:59:00Z"/>
          <w:rFonts w:ascii="Times New Roman" w:hAnsi="Times New Roman" w:cs="Times New Roman"/>
          <w:b/>
          <w:sz w:val="26"/>
          <w:szCs w:val="26"/>
          <w:rPrChange w:id="3289" w:author="Vo Cuong" w:date="2020-04-04T18:35:00Z">
            <w:rPr>
              <w:ins w:id="3290" w:author="Vo Cuong" w:date="2020-04-04T17:59:00Z"/>
            </w:rPr>
          </w:rPrChange>
        </w:rPr>
        <w:pPrChange w:id="3291" w:author="Vo Cuong" w:date="2020-04-04T18:35:00Z">
          <w:pPr>
            <w:pStyle w:val="ListParagraph"/>
            <w:numPr>
              <w:ilvl w:val="1"/>
              <w:numId w:val="11"/>
            </w:numPr>
            <w:spacing w:after="200" w:line="360" w:lineRule="auto"/>
            <w:ind w:hanging="360"/>
            <w:jc w:val="both"/>
            <w:outlineLvl w:val="2"/>
          </w:pPr>
        </w:pPrChange>
      </w:pPr>
    </w:p>
    <w:p w:rsidR="00B638C1" w:rsidRPr="00861548" w:rsidRDefault="00B638C1">
      <w:pPr>
        <w:pStyle w:val="ListParagraph"/>
        <w:numPr>
          <w:ilvl w:val="1"/>
          <w:numId w:val="60"/>
        </w:numPr>
        <w:spacing w:after="200" w:line="360" w:lineRule="auto"/>
        <w:jc w:val="both"/>
        <w:outlineLvl w:val="2"/>
        <w:rPr>
          <w:rFonts w:ascii="Times New Roman" w:hAnsi="Times New Roman" w:cs="Times New Roman"/>
          <w:b/>
          <w:sz w:val="26"/>
          <w:szCs w:val="26"/>
        </w:rPr>
        <w:pPrChange w:id="3292" w:author="Vo Cuong" w:date="2020-03-23T23:59:00Z">
          <w:pPr>
            <w:pStyle w:val="ListParagraph"/>
            <w:numPr>
              <w:ilvl w:val="1"/>
              <w:numId w:val="11"/>
            </w:numPr>
            <w:spacing w:after="200" w:line="360" w:lineRule="auto"/>
            <w:ind w:hanging="360"/>
            <w:jc w:val="both"/>
            <w:outlineLvl w:val="2"/>
          </w:pPr>
        </w:pPrChange>
      </w:pPr>
      <w:ins w:id="3293" w:author="Vo Cuong" w:date="2020-04-04T17:59:00Z">
        <w:r>
          <w:rPr>
            <w:rFonts w:ascii="Times New Roman" w:hAnsi="Times New Roman" w:cs="Times New Roman"/>
            <w:b/>
            <w:sz w:val="26"/>
            <w:szCs w:val="26"/>
          </w:rPr>
          <w:t xml:space="preserve"> Giao diệ</w:t>
        </w:r>
        <w:r w:rsidR="00D430F7">
          <w:rPr>
            <w:rFonts w:ascii="Times New Roman" w:hAnsi="Times New Roman" w:cs="Times New Roman"/>
            <w:b/>
            <w:sz w:val="26"/>
            <w:szCs w:val="26"/>
          </w:rPr>
          <w:t>n tạo</w:t>
        </w:r>
        <w:r>
          <w:rPr>
            <w:rFonts w:ascii="Times New Roman" w:hAnsi="Times New Roman" w:cs="Times New Roman"/>
            <w:b/>
            <w:sz w:val="26"/>
            <w:szCs w:val="26"/>
          </w:rPr>
          <w:t xml:space="preserve"> nhiệm vụ</w:t>
        </w:r>
      </w:ins>
    </w:p>
    <w:p w:rsidR="00D435B6" w:rsidRPr="00D435B6" w:rsidRDefault="00D435B6">
      <w:pPr>
        <w:pStyle w:val="ListParagraph"/>
        <w:spacing w:line="360" w:lineRule="auto"/>
        <w:ind w:left="567"/>
        <w:jc w:val="center"/>
        <w:rPr>
          <w:rFonts w:ascii="Times New Roman" w:hAnsi="Times New Roman" w:cs="Times New Roman"/>
          <w:sz w:val="26"/>
          <w:szCs w:val="26"/>
        </w:rPr>
        <w:pPrChange w:id="3294" w:author="Vo Cuong" w:date="2020-04-01T15:40:00Z">
          <w:pPr>
            <w:pStyle w:val="ListParagraph"/>
            <w:spacing w:line="360" w:lineRule="auto"/>
            <w:ind w:left="567"/>
            <w:jc w:val="both"/>
          </w:pPr>
        </w:pPrChange>
      </w:pPr>
      <w:del w:id="3295" w:author="Vo Cuong" w:date="2020-04-01T15:40:00Z">
        <w:r w:rsidRPr="00D435B6" w:rsidDel="006177EB">
          <w:rPr>
            <w:rFonts w:ascii="Times New Roman" w:hAnsi="Times New Roman" w:cs="Times New Roman"/>
            <w:noProof/>
            <w:sz w:val="26"/>
            <w:szCs w:val="26"/>
          </w:rPr>
          <w:drawing>
            <wp:inline distT="0" distB="0" distL="0" distR="0" wp14:anchorId="0BB17F4C" wp14:editId="336D43AD">
              <wp:extent cx="5571067" cy="31638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76995" cy="3167246"/>
                      </a:xfrm>
                      <a:prstGeom prst="rect">
                        <a:avLst/>
                      </a:prstGeom>
                    </pic:spPr>
                  </pic:pic>
                </a:graphicData>
              </a:graphic>
            </wp:inline>
          </w:drawing>
        </w:r>
      </w:del>
      <w:ins w:id="3296" w:author="Vo Cuong" w:date="2020-04-01T15:40:00Z">
        <w:r w:rsidR="006177EB">
          <w:rPr>
            <w:noProof/>
          </w:rPr>
          <w:drawing>
            <wp:inline distT="0" distB="0" distL="0" distR="0" wp14:anchorId="430B30EF" wp14:editId="2DCE9484">
              <wp:extent cx="4010025" cy="51054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10025" cy="5105400"/>
                      </a:xfrm>
                      <a:prstGeom prst="rect">
                        <a:avLst/>
                      </a:prstGeom>
                    </pic:spPr>
                  </pic:pic>
                </a:graphicData>
              </a:graphic>
            </wp:inline>
          </w:drawing>
        </w:r>
      </w:ins>
    </w:p>
    <w:p w:rsidR="00D435B6" w:rsidRPr="00D435B6" w:rsidRDefault="00D435B6" w:rsidP="00030D4F">
      <w:pPr>
        <w:pStyle w:val="ListParagraph"/>
        <w:spacing w:line="360" w:lineRule="auto"/>
        <w:ind w:left="1080"/>
        <w:jc w:val="center"/>
        <w:rPr>
          <w:rFonts w:ascii="Times New Roman" w:hAnsi="Times New Roman" w:cs="Times New Roman"/>
          <w:sz w:val="26"/>
          <w:szCs w:val="26"/>
        </w:rPr>
      </w:pPr>
      <w:r w:rsidRPr="00D435B6">
        <w:rPr>
          <w:rFonts w:ascii="Times New Roman" w:hAnsi="Times New Roman" w:cs="Times New Roman"/>
          <w:sz w:val="26"/>
          <w:szCs w:val="26"/>
        </w:rPr>
        <w:t>Hình 2.</w:t>
      </w:r>
      <w:ins w:id="3297" w:author="Vo Cuong" w:date="2020-04-04T18:36:00Z">
        <w:r w:rsidR="00983A54">
          <w:rPr>
            <w:rFonts w:ascii="Times New Roman" w:hAnsi="Times New Roman" w:cs="Times New Roman"/>
            <w:sz w:val="26"/>
            <w:szCs w:val="26"/>
          </w:rPr>
          <w:t>6</w:t>
        </w:r>
      </w:ins>
      <w:del w:id="3298" w:author="Vo Cuong" w:date="2020-04-04T18:36:00Z">
        <w:r w:rsidRPr="00D435B6" w:rsidDel="00983A54">
          <w:rPr>
            <w:rFonts w:ascii="Times New Roman" w:hAnsi="Times New Roman" w:cs="Times New Roman"/>
            <w:sz w:val="26"/>
            <w:szCs w:val="26"/>
          </w:rPr>
          <w:delText>5</w:delText>
        </w:r>
      </w:del>
      <w:r w:rsidRPr="00D435B6">
        <w:rPr>
          <w:rFonts w:ascii="Times New Roman" w:hAnsi="Times New Roman" w:cs="Times New Roman"/>
          <w:sz w:val="26"/>
          <w:szCs w:val="26"/>
        </w:rPr>
        <w:t xml:space="preserve"> Giao diện tạo nhiệm vụ.</w:t>
      </w:r>
    </w:p>
    <w:p w:rsidR="00D435B6" w:rsidRPr="00D435B6" w:rsidRDefault="00A97CCB">
      <w:pPr>
        <w:pStyle w:val="ListParagraph"/>
        <w:numPr>
          <w:ilvl w:val="0"/>
          <w:numId w:val="101"/>
        </w:numPr>
        <w:spacing w:line="360" w:lineRule="auto"/>
        <w:jc w:val="both"/>
        <w:rPr>
          <w:rFonts w:ascii="Times New Roman" w:hAnsi="Times New Roman" w:cs="Times New Roman"/>
          <w:sz w:val="26"/>
          <w:szCs w:val="26"/>
        </w:rPr>
        <w:pPrChange w:id="3299" w:author="Vo Cuong" w:date="2020-04-04T18:36:00Z">
          <w:pPr>
            <w:pStyle w:val="ListParagraph"/>
            <w:numPr>
              <w:numId w:val="36"/>
            </w:numPr>
            <w:spacing w:line="360" w:lineRule="auto"/>
            <w:ind w:left="1800" w:hanging="360"/>
            <w:jc w:val="both"/>
          </w:pPr>
        </w:pPrChange>
      </w:pPr>
      <w:r>
        <w:rPr>
          <w:rFonts w:ascii="Times New Roman" w:hAnsi="Times New Roman" w:cs="Times New Roman"/>
          <w:sz w:val="26"/>
          <w:szCs w:val="26"/>
        </w:rPr>
        <w:t>Đặc tả màn hình tạo nhiệm vụ</w:t>
      </w:r>
    </w:p>
    <w:p w:rsidR="00D435B6" w:rsidRDefault="00D435B6" w:rsidP="00823C87">
      <w:pPr>
        <w:pStyle w:val="ListParagraph"/>
        <w:numPr>
          <w:ilvl w:val="0"/>
          <w:numId w:val="16"/>
        </w:numPr>
        <w:spacing w:after="200" w:line="360" w:lineRule="auto"/>
        <w:jc w:val="both"/>
        <w:rPr>
          <w:rFonts w:ascii="Times New Roman" w:hAnsi="Times New Roman" w:cs="Times New Roman"/>
          <w:sz w:val="26"/>
          <w:szCs w:val="26"/>
        </w:rPr>
      </w:pPr>
      <w:r w:rsidRPr="00D435B6">
        <w:rPr>
          <w:rFonts w:ascii="Times New Roman" w:hAnsi="Times New Roman" w:cs="Times New Roman"/>
          <w:sz w:val="26"/>
          <w:szCs w:val="26"/>
        </w:rPr>
        <w:lastRenderedPageBreak/>
        <w:t xml:space="preserve">Quản lí nhập các thông tin cần thiết và nhấn nút </w:t>
      </w:r>
      <w:ins w:id="3300" w:author="Vo Cuong" w:date="2020-04-01T16:30:00Z">
        <w:r w:rsidR="00A718E7">
          <w:rPr>
            <w:rFonts w:ascii="Times New Roman" w:hAnsi="Times New Roman" w:cs="Times New Roman"/>
            <w:sz w:val="26"/>
            <w:szCs w:val="26"/>
          </w:rPr>
          <w:t>thêm mới</w:t>
        </w:r>
      </w:ins>
      <w:del w:id="3301" w:author="Vo Cuong" w:date="2020-04-01T16:30:00Z">
        <w:r w:rsidRPr="00D435B6" w:rsidDel="00A718E7">
          <w:rPr>
            <w:rFonts w:ascii="Times New Roman" w:hAnsi="Times New Roman" w:cs="Times New Roman"/>
            <w:sz w:val="26"/>
            <w:szCs w:val="26"/>
          </w:rPr>
          <w:delText>tạo</w:delText>
        </w:r>
      </w:del>
      <w:r w:rsidRPr="00D435B6">
        <w:rPr>
          <w:rFonts w:ascii="Times New Roman" w:hAnsi="Times New Roman" w:cs="Times New Roman"/>
          <w:sz w:val="26"/>
          <w:szCs w:val="26"/>
        </w:rPr>
        <w:t xml:space="preserve"> để tạo 1 nhiệm </w:t>
      </w:r>
      <w:ins w:id="3302" w:author="Vo Cuong" w:date="2020-04-01T16:30:00Z">
        <w:r w:rsidR="00A718E7">
          <w:rPr>
            <w:rFonts w:ascii="Times New Roman" w:hAnsi="Times New Roman" w:cs="Times New Roman"/>
            <w:sz w:val="26"/>
            <w:szCs w:val="26"/>
          </w:rPr>
          <w:t xml:space="preserve">vụ </w:t>
        </w:r>
      </w:ins>
      <w:r w:rsidRPr="00D435B6">
        <w:rPr>
          <w:rFonts w:ascii="Times New Roman" w:hAnsi="Times New Roman" w:cs="Times New Roman"/>
          <w:sz w:val="26"/>
          <w:szCs w:val="26"/>
        </w:rPr>
        <w:t>mới cho các nhân viên thực hiện (bao gồm Tên nhiệm vụ, loại nhiệm vụ, số</w:t>
      </w:r>
      <w:r w:rsidR="001A79A3">
        <w:rPr>
          <w:rFonts w:ascii="Times New Roman" w:hAnsi="Times New Roman" w:cs="Times New Roman"/>
          <w:sz w:val="26"/>
          <w:szCs w:val="26"/>
        </w:rPr>
        <w:t xml:space="preserve"> lượ</w:t>
      </w:r>
      <w:r w:rsidRPr="00D435B6">
        <w:rPr>
          <w:rFonts w:ascii="Times New Roman" w:hAnsi="Times New Roman" w:cs="Times New Roman"/>
          <w:sz w:val="26"/>
          <w:szCs w:val="26"/>
        </w:rPr>
        <w:t>ng, ngày hết hạn, điểm của nhiệm vụ và mô tả chi tiết nhiệm vụ</w:t>
      </w:r>
      <w:r w:rsidR="001A79A3">
        <w:rPr>
          <w:rFonts w:ascii="Times New Roman" w:hAnsi="Times New Roman" w:cs="Times New Roman"/>
          <w:sz w:val="26"/>
          <w:szCs w:val="26"/>
        </w:rPr>
        <w:t>)</w:t>
      </w:r>
      <w:ins w:id="3303" w:author="Vo Cuong" w:date="2020-04-01T21:21:00Z">
        <w:r w:rsidR="002550CE">
          <w:rPr>
            <w:rFonts w:ascii="Times New Roman" w:hAnsi="Times New Roman" w:cs="Times New Roman"/>
            <w:sz w:val="26"/>
            <w:szCs w:val="26"/>
          </w:rPr>
          <w:t>.</w:t>
        </w:r>
      </w:ins>
      <w:del w:id="3304" w:author="Vo Cuong" w:date="2020-04-01T16:30:00Z">
        <w:r w:rsidR="001A79A3" w:rsidDel="00A718E7">
          <w:rPr>
            <w:rFonts w:ascii="Times New Roman" w:hAnsi="Times New Roman" w:cs="Times New Roman"/>
            <w:sz w:val="26"/>
            <w:szCs w:val="26"/>
          </w:rPr>
          <w:delText>, Nhấn nút xóa để xóa trắng để nhập lại thông tin nhiệm vụ.</w:delText>
        </w:r>
      </w:del>
    </w:p>
    <w:p w:rsidR="00A97CCB" w:rsidRDefault="00705FA0">
      <w:pPr>
        <w:pStyle w:val="ListParagraph"/>
        <w:numPr>
          <w:ilvl w:val="0"/>
          <w:numId w:val="101"/>
        </w:numPr>
        <w:spacing w:after="200" w:line="360" w:lineRule="auto"/>
        <w:jc w:val="both"/>
        <w:rPr>
          <w:ins w:id="3305" w:author="Vo Cuong" w:date="2020-03-23T23:42:00Z"/>
          <w:rFonts w:ascii="Times New Roman" w:hAnsi="Times New Roman" w:cs="Times New Roman"/>
          <w:sz w:val="26"/>
          <w:szCs w:val="26"/>
        </w:rPr>
        <w:pPrChange w:id="3306" w:author="Vo Cuong" w:date="2020-04-04T18:36:00Z">
          <w:pPr>
            <w:pStyle w:val="ListParagraph"/>
            <w:numPr>
              <w:numId w:val="36"/>
            </w:numPr>
            <w:spacing w:after="200" w:line="360" w:lineRule="auto"/>
            <w:ind w:left="1800" w:hanging="360"/>
            <w:jc w:val="both"/>
          </w:pPr>
        </w:pPrChange>
      </w:pPr>
      <w:del w:id="3307" w:author="Vo Cuong" w:date="2020-03-23T23:42:00Z">
        <w:r w:rsidDel="008B53F6">
          <w:rPr>
            <w:noProof/>
          </w:rPr>
          <w:drawing>
            <wp:anchor distT="0" distB="0" distL="114300" distR="114300" simplePos="0" relativeHeight="251657216" behindDoc="0" locked="0" layoutInCell="1" allowOverlap="1" wp14:anchorId="01CA1F1D" wp14:editId="42185827">
              <wp:simplePos x="0" y="0"/>
              <wp:positionH relativeFrom="column">
                <wp:posOffset>95250</wp:posOffset>
              </wp:positionH>
              <wp:positionV relativeFrom="paragraph">
                <wp:posOffset>264795</wp:posOffset>
              </wp:positionV>
              <wp:extent cx="5761990" cy="152717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1990" cy="1527175"/>
                      </a:xfrm>
                      <a:prstGeom prst="rect">
                        <a:avLst/>
                      </a:prstGeom>
                    </pic:spPr>
                  </pic:pic>
                </a:graphicData>
              </a:graphic>
            </wp:anchor>
          </w:drawing>
        </w:r>
      </w:del>
      <w:r w:rsidR="00A97CCB">
        <w:rPr>
          <w:rFonts w:ascii="Times New Roman" w:hAnsi="Times New Roman" w:cs="Times New Roman"/>
          <w:sz w:val="26"/>
          <w:szCs w:val="26"/>
        </w:rPr>
        <w:t>Use – case tạo nhiệm vụ</w:t>
      </w:r>
    </w:p>
    <w:p w:rsidR="008B53F6" w:rsidRPr="008B53F6" w:rsidRDefault="008B53F6">
      <w:pPr>
        <w:spacing w:after="200" w:line="360" w:lineRule="auto"/>
        <w:jc w:val="both"/>
        <w:rPr>
          <w:rFonts w:ascii="Times New Roman" w:hAnsi="Times New Roman" w:cs="Times New Roman"/>
          <w:sz w:val="26"/>
          <w:szCs w:val="26"/>
          <w:rPrChange w:id="3308" w:author="Vo Cuong" w:date="2020-03-23T23:42:00Z">
            <w:rPr/>
          </w:rPrChange>
        </w:rPr>
        <w:pPrChange w:id="3309" w:author="Vo Cuong" w:date="2020-03-23T23:42:00Z">
          <w:pPr>
            <w:pStyle w:val="ListParagraph"/>
            <w:numPr>
              <w:numId w:val="36"/>
            </w:numPr>
            <w:spacing w:after="200" w:line="360" w:lineRule="auto"/>
            <w:ind w:left="1800" w:hanging="360"/>
            <w:jc w:val="both"/>
          </w:pPr>
        </w:pPrChange>
      </w:pPr>
      <w:ins w:id="3310" w:author="Vo Cuong" w:date="2020-03-23T23:42:00Z">
        <w:r>
          <w:rPr>
            <w:noProof/>
          </w:rPr>
          <w:drawing>
            <wp:anchor distT="0" distB="0" distL="114300" distR="114300" simplePos="0" relativeHeight="251677696" behindDoc="0" locked="0" layoutInCell="1" allowOverlap="1" wp14:anchorId="563CF211" wp14:editId="7B1F6C7C">
              <wp:simplePos x="0" y="0"/>
              <wp:positionH relativeFrom="column">
                <wp:posOffset>0</wp:posOffset>
              </wp:positionH>
              <wp:positionV relativeFrom="paragraph">
                <wp:posOffset>417830</wp:posOffset>
              </wp:positionV>
              <wp:extent cx="5761990" cy="1527175"/>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1990" cy="1527175"/>
                      </a:xfrm>
                      <a:prstGeom prst="rect">
                        <a:avLst/>
                      </a:prstGeom>
                    </pic:spPr>
                  </pic:pic>
                </a:graphicData>
              </a:graphic>
            </wp:anchor>
          </w:drawing>
        </w:r>
      </w:ins>
    </w:p>
    <w:p w:rsidR="00705FA0" w:rsidRPr="008B2655" w:rsidRDefault="00705FA0">
      <w:pPr>
        <w:pStyle w:val="Heading3"/>
        <w:numPr>
          <w:ilvl w:val="0"/>
          <w:numId w:val="0"/>
        </w:numPr>
        <w:pPrChange w:id="3311" w:author="Vo Cuong" w:date="2020-04-04T17:59:00Z">
          <w:pPr>
            <w:pStyle w:val="ListParagraph"/>
            <w:spacing w:after="200" w:line="360" w:lineRule="auto"/>
            <w:ind w:left="1440"/>
            <w:jc w:val="both"/>
          </w:pPr>
        </w:pPrChange>
      </w:pPr>
    </w:p>
    <w:p w:rsidR="00D435B6" w:rsidRPr="00861548" w:rsidRDefault="00A97CCB">
      <w:pPr>
        <w:pStyle w:val="ListParagraph"/>
        <w:numPr>
          <w:ilvl w:val="1"/>
          <w:numId w:val="60"/>
        </w:numPr>
        <w:spacing w:after="200" w:line="360" w:lineRule="auto"/>
        <w:jc w:val="both"/>
        <w:outlineLvl w:val="2"/>
        <w:rPr>
          <w:rFonts w:ascii="Times New Roman" w:hAnsi="Times New Roman" w:cs="Times New Roman"/>
          <w:b/>
          <w:sz w:val="26"/>
          <w:szCs w:val="26"/>
        </w:rPr>
        <w:pPrChange w:id="3312" w:author="Vo Cuong" w:date="2020-03-23T23:59:00Z">
          <w:pPr>
            <w:pStyle w:val="ListParagraph"/>
            <w:numPr>
              <w:ilvl w:val="1"/>
              <w:numId w:val="11"/>
            </w:numPr>
            <w:spacing w:after="200" w:line="360" w:lineRule="auto"/>
            <w:ind w:hanging="360"/>
            <w:jc w:val="both"/>
            <w:outlineLvl w:val="2"/>
          </w:pPr>
        </w:pPrChange>
      </w:pPr>
      <w:bookmarkStart w:id="3313" w:name="_Toc36669299"/>
      <w:r w:rsidRPr="00861548">
        <w:rPr>
          <w:rFonts w:ascii="Times New Roman" w:hAnsi="Times New Roman" w:cs="Times New Roman"/>
          <w:b/>
          <w:sz w:val="26"/>
          <w:szCs w:val="26"/>
        </w:rPr>
        <w:t>G</w:t>
      </w:r>
      <w:r w:rsidR="00D435B6" w:rsidRPr="00861548">
        <w:rPr>
          <w:rFonts w:ascii="Times New Roman" w:hAnsi="Times New Roman" w:cs="Times New Roman"/>
          <w:b/>
          <w:sz w:val="26"/>
          <w:szCs w:val="26"/>
        </w:rPr>
        <w:t>iao diện</w:t>
      </w:r>
      <w:r w:rsidR="00861548">
        <w:rPr>
          <w:rFonts w:ascii="Times New Roman" w:hAnsi="Times New Roman" w:cs="Times New Roman"/>
          <w:b/>
          <w:sz w:val="26"/>
          <w:szCs w:val="26"/>
        </w:rPr>
        <w:t xml:space="preserve"> quản lý</w:t>
      </w:r>
      <w:r w:rsidR="00D435B6" w:rsidRPr="00861548">
        <w:rPr>
          <w:rFonts w:ascii="Times New Roman" w:hAnsi="Times New Roman" w:cs="Times New Roman"/>
          <w:b/>
          <w:sz w:val="26"/>
          <w:szCs w:val="26"/>
        </w:rPr>
        <w:t xml:space="preserve"> tài khoả</w:t>
      </w:r>
      <w:r w:rsidRPr="00861548">
        <w:rPr>
          <w:rFonts w:ascii="Times New Roman" w:hAnsi="Times New Roman" w:cs="Times New Roman"/>
          <w:b/>
          <w:sz w:val="26"/>
          <w:szCs w:val="26"/>
        </w:rPr>
        <w:t>n</w:t>
      </w:r>
      <w:bookmarkEnd w:id="3313"/>
      <w:r w:rsidRPr="00861548">
        <w:rPr>
          <w:rFonts w:ascii="Times New Roman" w:hAnsi="Times New Roman" w:cs="Times New Roman"/>
          <w:b/>
          <w:sz w:val="26"/>
          <w:szCs w:val="26"/>
        </w:rPr>
        <w:t xml:space="preserve"> </w:t>
      </w:r>
    </w:p>
    <w:p w:rsidR="00D435B6" w:rsidRPr="00D435B6" w:rsidRDefault="005B5C37">
      <w:pPr>
        <w:spacing w:line="360" w:lineRule="auto"/>
        <w:ind w:left="851" w:hanging="851"/>
        <w:jc w:val="center"/>
        <w:rPr>
          <w:rFonts w:ascii="Times New Roman" w:hAnsi="Times New Roman" w:cs="Times New Roman"/>
          <w:sz w:val="26"/>
          <w:szCs w:val="26"/>
        </w:rPr>
        <w:pPrChange w:id="3314" w:author="Vo Cuong" w:date="2020-04-01T16:35:00Z">
          <w:pPr>
            <w:spacing w:line="360" w:lineRule="auto"/>
            <w:ind w:left="993" w:hanging="851"/>
            <w:jc w:val="both"/>
          </w:pPr>
        </w:pPrChange>
      </w:pPr>
      <w:del w:id="3315" w:author="Vo Cuong" w:date="2020-03-24T00:02:00Z">
        <w:r w:rsidDel="00A73466">
          <w:rPr>
            <w:noProof/>
          </w:rPr>
          <w:drawing>
            <wp:inline distT="0" distB="0" distL="0" distR="0" wp14:anchorId="3AFAA7FD" wp14:editId="3D0B5AE5">
              <wp:extent cx="5761990" cy="37198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1990" cy="3719830"/>
                      </a:xfrm>
                      <a:prstGeom prst="rect">
                        <a:avLst/>
                      </a:prstGeom>
                    </pic:spPr>
                  </pic:pic>
                </a:graphicData>
              </a:graphic>
            </wp:inline>
          </w:drawing>
        </w:r>
      </w:del>
      <w:ins w:id="3316" w:author="Vo Cuong" w:date="2020-04-01T21:31:00Z">
        <w:r w:rsidR="009435B0">
          <w:rPr>
            <w:noProof/>
          </w:rPr>
          <w:drawing>
            <wp:inline distT="0" distB="0" distL="0" distR="0" wp14:anchorId="56A54B7E" wp14:editId="21B6F555">
              <wp:extent cx="5761990" cy="343408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990" cy="3434080"/>
                      </a:xfrm>
                      <a:prstGeom prst="rect">
                        <a:avLst/>
                      </a:prstGeom>
                    </pic:spPr>
                  </pic:pic>
                </a:graphicData>
              </a:graphic>
            </wp:inline>
          </w:drawing>
        </w:r>
      </w:ins>
    </w:p>
    <w:p w:rsidR="00D435B6" w:rsidRDefault="00D435B6" w:rsidP="00030D4F">
      <w:pPr>
        <w:spacing w:line="360" w:lineRule="auto"/>
        <w:ind w:left="993"/>
        <w:jc w:val="center"/>
        <w:rPr>
          <w:rFonts w:ascii="Times New Roman" w:hAnsi="Times New Roman" w:cs="Times New Roman"/>
          <w:sz w:val="26"/>
          <w:szCs w:val="26"/>
        </w:rPr>
      </w:pPr>
      <w:r w:rsidRPr="00D435B6">
        <w:rPr>
          <w:rFonts w:ascii="Times New Roman" w:hAnsi="Times New Roman" w:cs="Times New Roman"/>
          <w:sz w:val="26"/>
          <w:szCs w:val="26"/>
        </w:rPr>
        <w:t>Hình 2.</w:t>
      </w:r>
      <w:ins w:id="3317" w:author="Vo Cuong" w:date="2020-04-04T18:36:00Z">
        <w:r w:rsidR="00983A54">
          <w:rPr>
            <w:rFonts w:ascii="Times New Roman" w:hAnsi="Times New Roman" w:cs="Times New Roman"/>
            <w:sz w:val="26"/>
            <w:szCs w:val="26"/>
          </w:rPr>
          <w:t>7</w:t>
        </w:r>
      </w:ins>
      <w:del w:id="3318" w:author="Vo Cuong" w:date="2020-04-04T18:36:00Z">
        <w:r w:rsidRPr="00D435B6" w:rsidDel="00983A54">
          <w:rPr>
            <w:rFonts w:ascii="Times New Roman" w:hAnsi="Times New Roman" w:cs="Times New Roman"/>
            <w:sz w:val="26"/>
            <w:szCs w:val="26"/>
          </w:rPr>
          <w:delText>6</w:delText>
        </w:r>
      </w:del>
      <w:r w:rsidRPr="00D435B6">
        <w:rPr>
          <w:rFonts w:ascii="Times New Roman" w:hAnsi="Times New Roman" w:cs="Times New Roman"/>
          <w:sz w:val="26"/>
          <w:szCs w:val="26"/>
        </w:rPr>
        <w:t>. Giao diện tài khoản</w:t>
      </w:r>
    </w:p>
    <w:p w:rsidR="00D32267" w:rsidRPr="00D32267" w:rsidRDefault="00D32267">
      <w:pPr>
        <w:pStyle w:val="ListParagraph"/>
        <w:numPr>
          <w:ilvl w:val="0"/>
          <w:numId w:val="35"/>
        </w:numPr>
        <w:spacing w:line="360" w:lineRule="auto"/>
        <w:jc w:val="both"/>
        <w:rPr>
          <w:rFonts w:ascii="Times New Roman" w:hAnsi="Times New Roman" w:cs="Times New Roman"/>
          <w:sz w:val="26"/>
          <w:szCs w:val="26"/>
        </w:rPr>
        <w:pPrChange w:id="3319" w:author="Vo Cuong" w:date="2020-03-23T16:14:00Z">
          <w:pPr>
            <w:pStyle w:val="ListParagraph"/>
            <w:numPr>
              <w:numId w:val="37"/>
            </w:numPr>
            <w:spacing w:line="360" w:lineRule="auto"/>
            <w:ind w:left="623" w:hanging="360"/>
            <w:jc w:val="both"/>
          </w:pPr>
        </w:pPrChange>
      </w:pPr>
      <w:r>
        <w:rPr>
          <w:rFonts w:ascii="Times New Roman" w:hAnsi="Times New Roman" w:cs="Times New Roman"/>
          <w:sz w:val="26"/>
          <w:szCs w:val="26"/>
        </w:rPr>
        <w:t xml:space="preserve">Đặc tả màn hình </w:t>
      </w:r>
      <w:r w:rsidR="00861548">
        <w:rPr>
          <w:rFonts w:ascii="Times New Roman" w:hAnsi="Times New Roman" w:cs="Times New Roman"/>
          <w:sz w:val="26"/>
          <w:szCs w:val="26"/>
        </w:rPr>
        <w:t xml:space="preserve">quản lý </w:t>
      </w:r>
      <w:r>
        <w:rPr>
          <w:rFonts w:ascii="Times New Roman" w:hAnsi="Times New Roman" w:cs="Times New Roman"/>
          <w:sz w:val="26"/>
          <w:szCs w:val="26"/>
        </w:rPr>
        <w:t>tà</w:t>
      </w:r>
      <w:r w:rsidR="00861548">
        <w:rPr>
          <w:rFonts w:ascii="Times New Roman" w:hAnsi="Times New Roman" w:cs="Times New Roman"/>
          <w:sz w:val="26"/>
          <w:szCs w:val="26"/>
        </w:rPr>
        <w:t>i</w:t>
      </w:r>
      <w:r>
        <w:rPr>
          <w:rFonts w:ascii="Times New Roman" w:hAnsi="Times New Roman" w:cs="Times New Roman"/>
          <w:sz w:val="26"/>
          <w:szCs w:val="26"/>
        </w:rPr>
        <w:t xml:space="preserve"> khoản</w:t>
      </w:r>
    </w:p>
    <w:p w:rsidR="001A79A3" w:rsidRDefault="00D435B6" w:rsidP="00823C87">
      <w:pPr>
        <w:pStyle w:val="ListParagraph"/>
        <w:numPr>
          <w:ilvl w:val="0"/>
          <w:numId w:val="16"/>
        </w:numPr>
        <w:spacing w:after="200" w:line="360" w:lineRule="auto"/>
        <w:jc w:val="both"/>
        <w:rPr>
          <w:rFonts w:ascii="Times New Roman" w:hAnsi="Times New Roman" w:cs="Times New Roman"/>
          <w:sz w:val="26"/>
          <w:szCs w:val="26"/>
        </w:rPr>
      </w:pPr>
      <w:r w:rsidRPr="00D435B6">
        <w:rPr>
          <w:rFonts w:ascii="Times New Roman" w:hAnsi="Times New Roman" w:cs="Times New Roman"/>
          <w:sz w:val="26"/>
          <w:szCs w:val="26"/>
        </w:rPr>
        <w:t>Khi thực hiện chức năng tạo tài khoản và sửa tài khoản quản lí thấy các thông tin các tài khoản của nhân viên</w:t>
      </w:r>
      <w:r w:rsidR="00A76EBB">
        <w:rPr>
          <w:rFonts w:ascii="Times New Roman" w:hAnsi="Times New Roman" w:cs="Times New Roman"/>
          <w:sz w:val="26"/>
          <w:szCs w:val="26"/>
        </w:rPr>
        <w:t xml:space="preserve"> </w:t>
      </w:r>
      <w:r w:rsidRPr="00D435B6">
        <w:rPr>
          <w:rFonts w:ascii="Times New Roman" w:hAnsi="Times New Roman" w:cs="Times New Roman"/>
          <w:sz w:val="26"/>
          <w:szCs w:val="26"/>
        </w:rPr>
        <w:t>(bao gồ</w:t>
      </w:r>
      <w:r w:rsidR="00A76EBB">
        <w:rPr>
          <w:rFonts w:ascii="Times New Roman" w:hAnsi="Times New Roman" w:cs="Times New Roman"/>
          <w:sz w:val="26"/>
          <w:szCs w:val="26"/>
        </w:rPr>
        <w:t>m ID</w:t>
      </w:r>
      <w:r w:rsidRPr="00D435B6">
        <w:rPr>
          <w:rFonts w:ascii="Times New Roman" w:hAnsi="Times New Roman" w:cs="Times New Roman"/>
          <w:sz w:val="26"/>
          <w:szCs w:val="26"/>
        </w:rPr>
        <w:t>, Họ và tên, tuổi, điểm, quy</w:t>
      </w:r>
      <w:r w:rsidR="001A79A3">
        <w:rPr>
          <w:rFonts w:ascii="Times New Roman" w:hAnsi="Times New Roman" w:cs="Times New Roman"/>
          <w:sz w:val="26"/>
          <w:szCs w:val="26"/>
        </w:rPr>
        <w:t>ề</w:t>
      </w:r>
      <w:r w:rsidRPr="00D435B6">
        <w:rPr>
          <w:rFonts w:ascii="Times New Roman" w:hAnsi="Times New Roman" w:cs="Times New Roman"/>
          <w:sz w:val="26"/>
          <w:szCs w:val="26"/>
        </w:rPr>
        <w:t xml:space="preserve">n hạn và </w:t>
      </w:r>
      <w:del w:id="3320" w:author="Vo Cuong" w:date="2020-04-01T16:32:00Z">
        <w:r w:rsidRPr="00D435B6" w:rsidDel="00A718E7">
          <w:rPr>
            <w:rFonts w:ascii="Times New Roman" w:hAnsi="Times New Roman" w:cs="Times New Roman"/>
            <w:sz w:val="26"/>
            <w:szCs w:val="26"/>
          </w:rPr>
          <w:delText>tác vụ sửa</w:delText>
        </w:r>
      </w:del>
      <w:ins w:id="3321" w:author="Vo Cuong" w:date="2020-04-01T16:32:00Z">
        <w:r w:rsidR="00A718E7">
          <w:rPr>
            <w:rFonts w:ascii="Times New Roman" w:hAnsi="Times New Roman" w:cs="Times New Roman"/>
            <w:sz w:val="26"/>
            <w:szCs w:val="26"/>
          </w:rPr>
          <w:t>trạng thái</w:t>
        </w:r>
      </w:ins>
      <w:r w:rsidRPr="00D435B6">
        <w:rPr>
          <w:rFonts w:ascii="Times New Roman" w:hAnsi="Times New Roman" w:cs="Times New Roman"/>
          <w:sz w:val="26"/>
          <w:szCs w:val="26"/>
        </w:rPr>
        <w:t>) các chức năng xóa</w:t>
      </w:r>
      <w:ins w:id="3322" w:author="Vo Cuong" w:date="2020-04-01T16:32:00Z">
        <w:r w:rsidR="00A718E7">
          <w:rPr>
            <w:rFonts w:ascii="Times New Roman" w:hAnsi="Times New Roman" w:cs="Times New Roman"/>
            <w:sz w:val="26"/>
            <w:szCs w:val="26"/>
          </w:rPr>
          <w:t xml:space="preserve"> v</w:t>
        </w:r>
      </w:ins>
      <w:del w:id="3323" w:author="Vo Cuong" w:date="2020-04-01T16:32:00Z">
        <w:r w:rsidRPr="00D435B6" w:rsidDel="00A718E7">
          <w:rPr>
            <w:rFonts w:ascii="Times New Roman" w:hAnsi="Times New Roman" w:cs="Times New Roman"/>
            <w:sz w:val="26"/>
            <w:szCs w:val="26"/>
          </w:rPr>
          <w:delText>, tìm v</w:delText>
        </w:r>
      </w:del>
      <w:r w:rsidRPr="00D435B6">
        <w:rPr>
          <w:rFonts w:ascii="Times New Roman" w:hAnsi="Times New Roman" w:cs="Times New Roman"/>
          <w:sz w:val="26"/>
          <w:szCs w:val="26"/>
        </w:rPr>
        <w:t xml:space="preserve">à tạo mới tài khoản. </w:t>
      </w:r>
    </w:p>
    <w:p w:rsidR="00D32267" w:rsidRDefault="008367F1">
      <w:pPr>
        <w:pStyle w:val="ListParagraph"/>
        <w:numPr>
          <w:ilvl w:val="0"/>
          <w:numId w:val="35"/>
        </w:numPr>
        <w:spacing w:after="200" w:line="360" w:lineRule="auto"/>
        <w:jc w:val="both"/>
        <w:rPr>
          <w:rFonts w:ascii="Times New Roman" w:hAnsi="Times New Roman" w:cs="Times New Roman"/>
          <w:sz w:val="26"/>
          <w:szCs w:val="26"/>
        </w:rPr>
        <w:pPrChange w:id="3324" w:author="Vo Cuong" w:date="2020-03-23T16:14:00Z">
          <w:pPr>
            <w:pStyle w:val="ListParagraph"/>
            <w:numPr>
              <w:numId w:val="37"/>
            </w:numPr>
            <w:spacing w:after="200" w:line="360" w:lineRule="auto"/>
            <w:ind w:left="623" w:hanging="360"/>
            <w:jc w:val="both"/>
          </w:pPr>
        </w:pPrChange>
      </w:pPr>
      <w:del w:id="3325" w:author="Vo Cuong" w:date="2020-04-04T18:54:00Z">
        <w:r w:rsidDel="00271CFD">
          <w:rPr>
            <w:noProof/>
          </w:rPr>
          <w:lastRenderedPageBreak/>
          <w:drawing>
            <wp:anchor distT="0" distB="0" distL="114300" distR="114300" simplePos="0" relativeHeight="251665408" behindDoc="0" locked="0" layoutInCell="1" allowOverlap="1" wp14:anchorId="77AACFB1" wp14:editId="6EEEA498">
              <wp:simplePos x="0" y="0"/>
              <wp:positionH relativeFrom="column">
                <wp:posOffset>-3054</wp:posOffset>
              </wp:positionH>
              <wp:positionV relativeFrom="paragraph">
                <wp:posOffset>388883</wp:posOffset>
              </wp:positionV>
              <wp:extent cx="5761990" cy="262890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61990" cy="2628900"/>
                      </a:xfrm>
                      <a:prstGeom prst="rect">
                        <a:avLst/>
                      </a:prstGeom>
                    </pic:spPr>
                  </pic:pic>
                </a:graphicData>
              </a:graphic>
            </wp:anchor>
          </w:drawing>
        </w:r>
      </w:del>
      <w:r w:rsidR="00D32267">
        <w:rPr>
          <w:rFonts w:ascii="Times New Roman" w:hAnsi="Times New Roman" w:cs="Times New Roman"/>
          <w:sz w:val="26"/>
          <w:szCs w:val="26"/>
        </w:rPr>
        <w:t>Use – case quản lý tài khoản</w:t>
      </w:r>
    </w:p>
    <w:p w:rsidR="00D32267" w:rsidRDefault="00271CFD">
      <w:pPr>
        <w:pStyle w:val="ListParagraph"/>
        <w:spacing w:after="200" w:line="360" w:lineRule="auto"/>
        <w:ind w:left="993"/>
        <w:jc w:val="both"/>
        <w:rPr>
          <w:rFonts w:ascii="Times New Roman" w:hAnsi="Times New Roman" w:cs="Times New Roman"/>
          <w:sz w:val="26"/>
          <w:szCs w:val="26"/>
        </w:rPr>
        <w:pPrChange w:id="3326" w:author="Vo Cuong" w:date="2020-04-04T18:54:00Z">
          <w:pPr>
            <w:pStyle w:val="ListParagraph"/>
            <w:spacing w:after="200" w:line="360" w:lineRule="auto"/>
            <w:ind w:left="1353"/>
            <w:jc w:val="both"/>
          </w:pPr>
        </w:pPrChange>
      </w:pPr>
      <w:ins w:id="3327" w:author="Vo Cuong" w:date="2020-04-04T18:54:00Z">
        <w:r w:rsidRPr="00271CFD">
          <w:rPr>
            <w:rFonts w:ascii="Times New Roman" w:hAnsi="Times New Roman" w:cs="Times New Roman"/>
            <w:noProof/>
            <w:sz w:val="26"/>
            <w:szCs w:val="26"/>
          </w:rPr>
          <w:drawing>
            <wp:inline distT="0" distB="0" distL="0" distR="0">
              <wp:extent cx="4980305" cy="3075940"/>
              <wp:effectExtent l="0" t="0" r="0" b="0"/>
              <wp:docPr id="54" name="Picture 54" descr="E:\ThucTap\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hucTap\taikhoa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80305" cy="3075940"/>
                      </a:xfrm>
                      <a:prstGeom prst="rect">
                        <a:avLst/>
                      </a:prstGeom>
                      <a:noFill/>
                      <a:ln>
                        <a:noFill/>
                      </a:ln>
                    </pic:spPr>
                  </pic:pic>
                </a:graphicData>
              </a:graphic>
            </wp:inline>
          </w:drawing>
        </w:r>
      </w:ins>
    </w:p>
    <w:p w:rsidR="00D32267" w:rsidRDefault="00D32267">
      <w:pPr>
        <w:pStyle w:val="ListParagraph"/>
        <w:numPr>
          <w:ilvl w:val="0"/>
          <w:numId w:val="35"/>
        </w:numPr>
        <w:spacing w:after="200" w:line="360" w:lineRule="auto"/>
        <w:jc w:val="both"/>
        <w:rPr>
          <w:rFonts w:ascii="Times New Roman" w:hAnsi="Times New Roman" w:cs="Times New Roman"/>
          <w:sz w:val="26"/>
          <w:szCs w:val="26"/>
        </w:rPr>
        <w:pPrChange w:id="3328" w:author="Vo Cuong" w:date="2020-03-23T16:14:00Z">
          <w:pPr>
            <w:pStyle w:val="ListParagraph"/>
            <w:numPr>
              <w:numId w:val="37"/>
            </w:numPr>
            <w:spacing w:after="200" w:line="360" w:lineRule="auto"/>
            <w:ind w:left="623" w:hanging="360"/>
            <w:jc w:val="both"/>
          </w:pPr>
        </w:pPrChange>
      </w:pPr>
      <w:r>
        <w:rPr>
          <w:rFonts w:ascii="Times New Roman" w:hAnsi="Times New Roman" w:cs="Times New Roman"/>
          <w:sz w:val="26"/>
          <w:szCs w:val="26"/>
        </w:rPr>
        <w:t>Đặc tả use – case quản lý tài khoản</w:t>
      </w:r>
    </w:p>
    <w:p w:rsidR="00D32267" w:rsidRPr="00D32267" w:rsidRDefault="00D32267" w:rsidP="00823C87">
      <w:pPr>
        <w:pStyle w:val="ListParagraph"/>
        <w:spacing w:line="360" w:lineRule="auto"/>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532"/>
        <w:gridCol w:w="4532"/>
      </w:tblGrid>
      <w:tr w:rsidR="008367F1" w:rsidRPr="00D435B6" w:rsidTr="00BC0C4D">
        <w:tc>
          <w:tcPr>
            <w:tcW w:w="4532" w:type="dxa"/>
          </w:tcPr>
          <w:p w:rsidR="00D32267" w:rsidRPr="00D435B6" w:rsidRDefault="00D32267"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Use – Case</w:t>
            </w:r>
          </w:p>
        </w:tc>
        <w:tc>
          <w:tcPr>
            <w:tcW w:w="4532" w:type="dxa"/>
          </w:tcPr>
          <w:p w:rsidR="00D32267" w:rsidRPr="00D435B6" w:rsidRDefault="00D32267"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Nội dung</w:t>
            </w:r>
          </w:p>
        </w:tc>
      </w:tr>
      <w:tr w:rsidR="008367F1" w:rsidRPr="00D435B6" w:rsidTr="00BC0C4D">
        <w:tc>
          <w:tcPr>
            <w:tcW w:w="4532" w:type="dxa"/>
          </w:tcPr>
          <w:p w:rsidR="00D32267" w:rsidRPr="00D435B6" w:rsidRDefault="00D32267"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Mã Use - Case</w:t>
            </w:r>
          </w:p>
        </w:tc>
        <w:tc>
          <w:tcPr>
            <w:tcW w:w="4532" w:type="dxa"/>
          </w:tcPr>
          <w:p w:rsidR="00D32267" w:rsidRPr="00D435B6" w:rsidRDefault="00D32267"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UC-0</w:t>
            </w:r>
            <w:ins w:id="3329" w:author="Vo Cuong" w:date="2020-03-24T00:03:00Z">
              <w:r w:rsidR="00797E0C">
                <w:rPr>
                  <w:rFonts w:ascii="Times New Roman" w:hAnsi="Times New Roman" w:cs="Times New Roman"/>
                  <w:color w:val="000000" w:themeColor="text1"/>
                  <w:sz w:val="26"/>
                  <w:szCs w:val="26"/>
                </w:rPr>
                <w:t>5</w:t>
              </w:r>
            </w:ins>
            <w:del w:id="3330" w:author="Vo Cuong" w:date="2020-03-24T00:03:00Z">
              <w:r w:rsidRPr="00D435B6" w:rsidDel="00797E0C">
                <w:rPr>
                  <w:rFonts w:ascii="Times New Roman" w:hAnsi="Times New Roman" w:cs="Times New Roman"/>
                  <w:color w:val="000000" w:themeColor="text1"/>
                  <w:sz w:val="26"/>
                  <w:szCs w:val="26"/>
                </w:rPr>
                <w:delText>3</w:delText>
              </w:r>
            </w:del>
          </w:p>
        </w:tc>
      </w:tr>
      <w:tr w:rsidR="008367F1" w:rsidRPr="00D435B6" w:rsidTr="00BC0C4D">
        <w:tc>
          <w:tcPr>
            <w:tcW w:w="4532" w:type="dxa"/>
          </w:tcPr>
          <w:p w:rsidR="00D32267" w:rsidRPr="00D435B6" w:rsidRDefault="00D32267"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Tên Use – Case</w:t>
            </w:r>
          </w:p>
        </w:tc>
        <w:tc>
          <w:tcPr>
            <w:tcW w:w="4532" w:type="dxa"/>
          </w:tcPr>
          <w:p w:rsidR="00D32267" w:rsidRPr="00D435B6" w:rsidRDefault="00D32267"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Quản lý tài khoản</w:t>
            </w:r>
          </w:p>
        </w:tc>
      </w:tr>
      <w:tr w:rsidR="008367F1" w:rsidRPr="00D435B6" w:rsidTr="00BC0C4D">
        <w:tc>
          <w:tcPr>
            <w:tcW w:w="4532" w:type="dxa"/>
          </w:tcPr>
          <w:p w:rsidR="00D32267" w:rsidRPr="00D435B6" w:rsidRDefault="00D32267"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Mô tả</w:t>
            </w:r>
          </w:p>
        </w:tc>
        <w:tc>
          <w:tcPr>
            <w:tcW w:w="4532" w:type="dxa"/>
          </w:tcPr>
          <w:p w:rsidR="00D32267" w:rsidRPr="00D435B6" w:rsidRDefault="00D32267"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Use – case cho phép quản lý vào hệ thống để thực hiện chức năng quản lý tài khoản như xem, tìm, tạo, sửa, xóa các tài khoản có trên hệ thống</w:t>
            </w:r>
            <w:ins w:id="3331" w:author="Vo Cuong" w:date="2020-04-01T21:21:00Z">
              <w:r w:rsidR="002550CE">
                <w:rPr>
                  <w:rFonts w:ascii="Times New Roman" w:hAnsi="Times New Roman" w:cs="Times New Roman"/>
                  <w:color w:val="000000" w:themeColor="text1"/>
                  <w:sz w:val="26"/>
                  <w:szCs w:val="26"/>
                </w:rPr>
                <w:t>.</w:t>
              </w:r>
            </w:ins>
          </w:p>
        </w:tc>
      </w:tr>
      <w:tr w:rsidR="008367F1" w:rsidRPr="00D435B6" w:rsidTr="00BC0C4D">
        <w:tc>
          <w:tcPr>
            <w:tcW w:w="4532" w:type="dxa"/>
          </w:tcPr>
          <w:p w:rsidR="00D32267" w:rsidRPr="00D435B6" w:rsidRDefault="00D32267"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Actor </w:t>
            </w:r>
          </w:p>
        </w:tc>
        <w:tc>
          <w:tcPr>
            <w:tcW w:w="4532" w:type="dxa"/>
          </w:tcPr>
          <w:p w:rsidR="00D32267" w:rsidRPr="00D435B6" w:rsidRDefault="00D32267"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Quản lý</w:t>
            </w:r>
            <w:ins w:id="3332" w:author="Vo Cuong" w:date="2020-04-01T21:21:00Z">
              <w:r w:rsidR="002550CE">
                <w:rPr>
                  <w:rFonts w:ascii="Times New Roman" w:hAnsi="Times New Roman" w:cs="Times New Roman"/>
                  <w:color w:val="000000" w:themeColor="text1"/>
                  <w:sz w:val="26"/>
                  <w:szCs w:val="26"/>
                </w:rPr>
                <w:t>.</w:t>
              </w:r>
            </w:ins>
          </w:p>
        </w:tc>
      </w:tr>
      <w:tr w:rsidR="008367F1" w:rsidRPr="00D435B6" w:rsidTr="00BC0C4D">
        <w:tc>
          <w:tcPr>
            <w:tcW w:w="4532" w:type="dxa"/>
          </w:tcPr>
          <w:p w:rsidR="00D32267" w:rsidRPr="00D435B6" w:rsidRDefault="00D32267"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Điều kiện kích hoạt </w:t>
            </w:r>
          </w:p>
        </w:tc>
        <w:tc>
          <w:tcPr>
            <w:tcW w:w="4532" w:type="dxa"/>
          </w:tcPr>
          <w:p w:rsidR="00D32267" w:rsidRPr="00D435B6" w:rsidRDefault="00D32267"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Khi quản lý chọn chứ</w:t>
            </w:r>
            <w:r>
              <w:rPr>
                <w:rFonts w:ascii="Times New Roman" w:hAnsi="Times New Roman" w:cs="Times New Roman"/>
                <w:color w:val="000000" w:themeColor="text1"/>
                <w:sz w:val="26"/>
                <w:szCs w:val="26"/>
              </w:rPr>
              <w:t xml:space="preserve">c năng, </w:t>
            </w:r>
            <w:r w:rsidRPr="00D435B6">
              <w:rPr>
                <w:rFonts w:ascii="Times New Roman" w:hAnsi="Times New Roman" w:cs="Times New Roman"/>
                <w:color w:val="000000" w:themeColor="text1"/>
                <w:sz w:val="26"/>
                <w:szCs w:val="26"/>
              </w:rPr>
              <w:t>tài khoản đã đăng nhập thành công vào hệ thống</w:t>
            </w:r>
            <w:ins w:id="3333" w:author="Vo Cuong" w:date="2020-04-01T21:21:00Z">
              <w:r w:rsidR="002550CE">
                <w:rPr>
                  <w:rFonts w:ascii="Times New Roman" w:hAnsi="Times New Roman" w:cs="Times New Roman"/>
                  <w:color w:val="000000" w:themeColor="text1"/>
                  <w:sz w:val="26"/>
                  <w:szCs w:val="26"/>
                </w:rPr>
                <w:t>.</w:t>
              </w:r>
            </w:ins>
          </w:p>
        </w:tc>
      </w:tr>
      <w:tr w:rsidR="008367F1" w:rsidRPr="00D435B6" w:rsidTr="00BC0C4D">
        <w:tc>
          <w:tcPr>
            <w:tcW w:w="4532" w:type="dxa"/>
          </w:tcPr>
          <w:p w:rsidR="00D32267" w:rsidRPr="00D435B6" w:rsidRDefault="00D32267"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Tiền điều kiện </w:t>
            </w:r>
          </w:p>
        </w:tc>
        <w:tc>
          <w:tcPr>
            <w:tcW w:w="4532" w:type="dxa"/>
          </w:tcPr>
          <w:p w:rsidR="00D32267" w:rsidRPr="00D435B6" w:rsidRDefault="00D32267" w:rsidP="00823C87">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có quyền quản lý</w:t>
            </w:r>
            <w:ins w:id="3334" w:author="Vo Cuong" w:date="2020-04-01T21:21:00Z">
              <w:r w:rsidR="002550CE">
                <w:rPr>
                  <w:rFonts w:ascii="Times New Roman" w:hAnsi="Times New Roman" w:cs="Times New Roman"/>
                  <w:color w:val="000000" w:themeColor="text1"/>
                  <w:sz w:val="26"/>
                  <w:szCs w:val="26"/>
                </w:rPr>
                <w:t>.</w:t>
              </w:r>
            </w:ins>
          </w:p>
        </w:tc>
      </w:tr>
      <w:tr w:rsidR="008367F1" w:rsidRPr="00D435B6" w:rsidTr="00BC0C4D">
        <w:tc>
          <w:tcPr>
            <w:tcW w:w="4532" w:type="dxa"/>
          </w:tcPr>
          <w:p w:rsidR="00D32267" w:rsidRPr="00D435B6" w:rsidRDefault="00D32267"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Hậu điều kiện </w:t>
            </w:r>
          </w:p>
        </w:tc>
        <w:tc>
          <w:tcPr>
            <w:tcW w:w="4532" w:type="dxa"/>
          </w:tcPr>
          <w:p w:rsidR="00D32267" w:rsidRPr="00D435B6" w:rsidRDefault="00D3226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Quản lý xem</w:t>
            </w:r>
            <w:del w:id="3335" w:author="Vo Cuong" w:date="2020-04-04T18:59:00Z">
              <w:r w:rsidRPr="00D435B6" w:rsidDel="00594D90">
                <w:rPr>
                  <w:rFonts w:ascii="Times New Roman" w:hAnsi="Times New Roman" w:cs="Times New Roman"/>
                  <w:color w:val="000000" w:themeColor="text1"/>
                  <w:sz w:val="26"/>
                  <w:szCs w:val="26"/>
                </w:rPr>
                <w:delText>,tìm</w:delText>
              </w:r>
            </w:del>
            <w:r w:rsidRPr="00D435B6">
              <w:rPr>
                <w:rFonts w:ascii="Times New Roman" w:hAnsi="Times New Roman" w:cs="Times New Roman"/>
                <w:color w:val="000000" w:themeColor="text1"/>
                <w:sz w:val="26"/>
                <w:szCs w:val="26"/>
              </w:rPr>
              <w:t>,</w:t>
            </w:r>
            <w:ins w:id="3336" w:author="Vo Cuong" w:date="2020-04-04T18:59:00Z">
              <w:r w:rsidR="00594D90">
                <w:rPr>
                  <w:rFonts w:ascii="Times New Roman" w:hAnsi="Times New Roman" w:cs="Times New Roman"/>
                  <w:color w:val="000000" w:themeColor="text1"/>
                  <w:sz w:val="26"/>
                  <w:szCs w:val="26"/>
                </w:rPr>
                <w:t xml:space="preserve"> </w:t>
              </w:r>
            </w:ins>
            <w:r w:rsidRPr="00D435B6">
              <w:rPr>
                <w:rFonts w:ascii="Times New Roman" w:hAnsi="Times New Roman" w:cs="Times New Roman"/>
                <w:color w:val="000000" w:themeColor="text1"/>
                <w:sz w:val="26"/>
                <w:szCs w:val="26"/>
              </w:rPr>
              <w:t>tạo,</w:t>
            </w:r>
            <w:ins w:id="3337" w:author="Vo Cuong" w:date="2020-04-04T18:59:00Z">
              <w:r w:rsidR="00594D90">
                <w:rPr>
                  <w:rFonts w:ascii="Times New Roman" w:hAnsi="Times New Roman" w:cs="Times New Roman"/>
                  <w:color w:val="000000" w:themeColor="text1"/>
                  <w:sz w:val="26"/>
                  <w:szCs w:val="26"/>
                </w:rPr>
                <w:t xml:space="preserve"> </w:t>
              </w:r>
            </w:ins>
            <w:del w:id="3338" w:author="Vo Cuong" w:date="2020-04-04T19:00:00Z">
              <w:r w:rsidRPr="00D435B6" w:rsidDel="00594D90">
                <w:rPr>
                  <w:rFonts w:ascii="Times New Roman" w:hAnsi="Times New Roman" w:cs="Times New Roman"/>
                  <w:color w:val="000000" w:themeColor="text1"/>
                  <w:sz w:val="26"/>
                  <w:szCs w:val="26"/>
                </w:rPr>
                <w:delText>sửa,</w:delText>
              </w:r>
            </w:del>
            <w:r w:rsidRPr="00D435B6">
              <w:rPr>
                <w:rFonts w:ascii="Times New Roman" w:hAnsi="Times New Roman" w:cs="Times New Roman"/>
                <w:color w:val="000000" w:themeColor="text1"/>
                <w:sz w:val="26"/>
                <w:szCs w:val="26"/>
              </w:rPr>
              <w:t>xóa tài khoản thành công</w:t>
            </w:r>
            <w:ins w:id="3339" w:author="Vo Cuong" w:date="2020-04-01T21:21:00Z">
              <w:r w:rsidR="002550CE">
                <w:rPr>
                  <w:rFonts w:ascii="Times New Roman" w:hAnsi="Times New Roman" w:cs="Times New Roman"/>
                  <w:color w:val="000000" w:themeColor="text1"/>
                  <w:sz w:val="26"/>
                  <w:szCs w:val="26"/>
                </w:rPr>
                <w:t>.</w:t>
              </w:r>
            </w:ins>
          </w:p>
        </w:tc>
      </w:tr>
      <w:tr w:rsidR="008367F1" w:rsidRPr="00D435B6" w:rsidTr="00BC0C4D">
        <w:tc>
          <w:tcPr>
            <w:tcW w:w="4532" w:type="dxa"/>
          </w:tcPr>
          <w:p w:rsidR="00D32267" w:rsidRPr="00D435B6" w:rsidRDefault="00D32267"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Luồng sự kiện chính </w:t>
            </w:r>
          </w:p>
        </w:tc>
        <w:tc>
          <w:tcPr>
            <w:tcW w:w="4532" w:type="dxa"/>
          </w:tcPr>
          <w:p w:rsidR="00D32267" w:rsidRPr="00D435B6" w:rsidRDefault="00D32267" w:rsidP="00823C87">
            <w:pPr>
              <w:pStyle w:val="ListParagraph"/>
              <w:numPr>
                <w:ilvl w:val="0"/>
                <w:numId w:val="3"/>
              </w:numPr>
              <w:spacing w:line="360" w:lineRule="auto"/>
              <w:ind w:left="454" w:hanging="425"/>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Hệ thống hiển thị màn hình t</w:t>
            </w:r>
            <w:del w:id="3340" w:author="Vo Cuong" w:date="2020-04-01T16:36:00Z">
              <w:r w:rsidRPr="00D435B6" w:rsidDel="00FE244B">
                <w:rPr>
                  <w:rFonts w:ascii="Times New Roman" w:hAnsi="Times New Roman" w:cs="Times New Roman"/>
                  <w:color w:val="000000" w:themeColor="text1"/>
                  <w:sz w:val="26"/>
                  <w:szCs w:val="26"/>
                </w:rPr>
                <w:delText xml:space="preserve">rang chủ </w:delText>
              </w:r>
            </w:del>
            <w:ins w:id="3341" w:author="Vo Cuong" w:date="2020-04-01T16:36:00Z">
              <w:r w:rsidR="00FE244B">
                <w:rPr>
                  <w:rFonts w:ascii="Times New Roman" w:hAnsi="Times New Roman" w:cs="Times New Roman"/>
                  <w:color w:val="000000" w:themeColor="text1"/>
                  <w:sz w:val="26"/>
                  <w:szCs w:val="26"/>
                </w:rPr>
                <w:t xml:space="preserve">hống kê </w:t>
              </w:r>
            </w:ins>
            <w:r w:rsidRPr="00D435B6">
              <w:rPr>
                <w:rFonts w:ascii="Times New Roman" w:hAnsi="Times New Roman" w:cs="Times New Roman"/>
                <w:color w:val="000000" w:themeColor="text1"/>
                <w:sz w:val="26"/>
                <w:szCs w:val="26"/>
              </w:rPr>
              <w:t>khi đã đăng nhập thành công</w:t>
            </w:r>
            <w:ins w:id="3342" w:author="Vo Cuong" w:date="2020-04-01T16:36:00Z">
              <w:r w:rsidR="001972BF">
                <w:rPr>
                  <w:rFonts w:ascii="Times New Roman" w:hAnsi="Times New Roman" w:cs="Times New Roman"/>
                  <w:color w:val="000000" w:themeColor="text1"/>
                  <w:sz w:val="26"/>
                  <w:szCs w:val="26"/>
                </w:rPr>
                <w:t>.</w:t>
              </w:r>
            </w:ins>
          </w:p>
          <w:p w:rsidR="00D32267" w:rsidRPr="00D435B6" w:rsidRDefault="00D32267" w:rsidP="00823C87">
            <w:pPr>
              <w:pStyle w:val="ListParagraph"/>
              <w:numPr>
                <w:ilvl w:val="0"/>
                <w:numId w:val="3"/>
              </w:numPr>
              <w:spacing w:line="360" w:lineRule="auto"/>
              <w:ind w:left="454" w:hanging="425"/>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Quản lý chọn mục tài khoản ở bên tay trái hệ thống</w:t>
            </w:r>
            <w:ins w:id="3343" w:author="Vo Cuong" w:date="2020-04-01T16:36:00Z">
              <w:r w:rsidR="001972BF">
                <w:rPr>
                  <w:rFonts w:ascii="Times New Roman" w:hAnsi="Times New Roman" w:cs="Times New Roman"/>
                  <w:color w:val="000000" w:themeColor="text1"/>
                  <w:sz w:val="26"/>
                  <w:szCs w:val="26"/>
                </w:rPr>
                <w:t>.</w:t>
              </w:r>
            </w:ins>
            <w:r w:rsidRPr="00D435B6">
              <w:rPr>
                <w:rFonts w:ascii="Times New Roman" w:hAnsi="Times New Roman" w:cs="Times New Roman"/>
                <w:color w:val="000000" w:themeColor="text1"/>
                <w:sz w:val="26"/>
                <w:szCs w:val="26"/>
              </w:rPr>
              <w:t xml:space="preserve"> </w:t>
            </w:r>
          </w:p>
          <w:p w:rsidR="00D32267" w:rsidRPr="00D435B6" w:rsidRDefault="00D32267" w:rsidP="00823C87">
            <w:pPr>
              <w:pStyle w:val="ListParagraph"/>
              <w:numPr>
                <w:ilvl w:val="0"/>
                <w:numId w:val="3"/>
              </w:numPr>
              <w:spacing w:line="360" w:lineRule="auto"/>
              <w:ind w:left="454" w:hanging="425"/>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lastRenderedPageBreak/>
              <w:t>Hệ thống hiển thị ra giao diện danh sách các tài khoản đã có trên hệ thống và các nút tạo</w:t>
            </w:r>
            <w:ins w:id="3344" w:author="Vo Cuong" w:date="2020-04-01T16:36:00Z">
              <w:r w:rsidR="001972BF">
                <w:rPr>
                  <w:rFonts w:ascii="Times New Roman" w:hAnsi="Times New Roman" w:cs="Times New Roman"/>
                  <w:color w:val="000000" w:themeColor="text1"/>
                  <w:sz w:val="26"/>
                  <w:szCs w:val="26"/>
                </w:rPr>
                <w:t xml:space="preserve"> tài khoản</w:t>
              </w:r>
            </w:ins>
            <w:del w:id="3345" w:author="Vo Cuong" w:date="2020-04-01T16:36:00Z">
              <w:r w:rsidDel="001972BF">
                <w:rPr>
                  <w:rFonts w:ascii="Times New Roman" w:hAnsi="Times New Roman" w:cs="Times New Roman"/>
                  <w:color w:val="000000" w:themeColor="text1"/>
                  <w:sz w:val="26"/>
                  <w:szCs w:val="26"/>
                </w:rPr>
                <w:delText>, sửa</w:delText>
              </w:r>
            </w:del>
            <w:r w:rsidRPr="00D435B6">
              <w:rPr>
                <w:rFonts w:ascii="Times New Roman" w:hAnsi="Times New Roman" w:cs="Times New Roman"/>
                <w:color w:val="000000" w:themeColor="text1"/>
                <w:sz w:val="26"/>
                <w:szCs w:val="26"/>
              </w:rPr>
              <w:t>, xóa</w:t>
            </w:r>
            <w:ins w:id="3346" w:author="Vo Cuong" w:date="2020-04-01T16:36:00Z">
              <w:r w:rsidR="001972BF">
                <w:rPr>
                  <w:rFonts w:ascii="Times New Roman" w:hAnsi="Times New Roman" w:cs="Times New Roman"/>
                  <w:color w:val="000000" w:themeColor="text1"/>
                  <w:sz w:val="26"/>
                  <w:szCs w:val="26"/>
                </w:rPr>
                <w:t>.</w:t>
              </w:r>
            </w:ins>
            <w:del w:id="3347" w:author="Vo Cuong" w:date="2020-04-01T16:36:00Z">
              <w:r w:rsidRPr="00D435B6" w:rsidDel="001972BF">
                <w:rPr>
                  <w:rFonts w:ascii="Times New Roman" w:hAnsi="Times New Roman" w:cs="Times New Roman"/>
                  <w:color w:val="000000" w:themeColor="text1"/>
                  <w:sz w:val="26"/>
                  <w:szCs w:val="26"/>
                </w:rPr>
                <w:delText xml:space="preserve">, tìm tài khoản </w:delText>
              </w:r>
            </w:del>
          </w:p>
          <w:p w:rsidR="00D32267" w:rsidRPr="00D435B6" w:rsidRDefault="00D32267" w:rsidP="00823C87">
            <w:pPr>
              <w:pStyle w:val="ListParagraph"/>
              <w:numPr>
                <w:ilvl w:val="0"/>
                <w:numId w:val="3"/>
              </w:numPr>
              <w:spacing w:line="360" w:lineRule="auto"/>
              <w:ind w:left="454" w:hanging="425"/>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Nếu quản lý chọn chức năng tạo tài khoản thì hệ thống sẽ hi</w:t>
            </w:r>
            <w:ins w:id="3348" w:author="Vo Cuong" w:date="2020-04-01T16:37:00Z">
              <w:r w:rsidR="001972BF">
                <w:rPr>
                  <w:rFonts w:ascii="Times New Roman" w:hAnsi="Times New Roman" w:cs="Times New Roman"/>
                  <w:color w:val="000000" w:themeColor="text1"/>
                  <w:sz w:val="26"/>
                  <w:szCs w:val="26"/>
                </w:rPr>
                <w:t>ể</w:t>
              </w:r>
            </w:ins>
            <w:del w:id="3349" w:author="Vo Cuong" w:date="2020-04-01T16:37:00Z">
              <w:r w:rsidRPr="00D435B6" w:rsidDel="001972BF">
                <w:rPr>
                  <w:rFonts w:ascii="Times New Roman" w:hAnsi="Times New Roman" w:cs="Times New Roman"/>
                  <w:color w:val="000000" w:themeColor="text1"/>
                  <w:sz w:val="26"/>
                  <w:szCs w:val="26"/>
                </w:rPr>
                <w:delText>ệ</w:delText>
              </w:r>
            </w:del>
            <w:r w:rsidRPr="00D435B6">
              <w:rPr>
                <w:rFonts w:ascii="Times New Roman" w:hAnsi="Times New Roman" w:cs="Times New Roman"/>
                <w:color w:val="000000" w:themeColor="text1"/>
                <w:sz w:val="26"/>
                <w:szCs w:val="26"/>
              </w:rPr>
              <w:t xml:space="preserve">n </w:t>
            </w:r>
            <w:ins w:id="3350" w:author="Vo Cuong" w:date="2020-04-01T16:37:00Z">
              <w:r w:rsidR="001972BF">
                <w:rPr>
                  <w:rFonts w:ascii="Times New Roman" w:hAnsi="Times New Roman" w:cs="Times New Roman"/>
                  <w:color w:val="000000" w:themeColor="text1"/>
                  <w:sz w:val="26"/>
                  <w:szCs w:val="26"/>
                </w:rPr>
                <w:t xml:space="preserve">thị </w:t>
              </w:r>
            </w:ins>
            <w:del w:id="3351" w:author="Vo Cuong" w:date="2020-04-01T16:37:00Z">
              <w:r w:rsidRPr="00D435B6" w:rsidDel="001972BF">
                <w:rPr>
                  <w:rFonts w:ascii="Times New Roman" w:hAnsi="Times New Roman" w:cs="Times New Roman"/>
                  <w:color w:val="000000" w:themeColor="text1"/>
                  <w:sz w:val="26"/>
                  <w:szCs w:val="26"/>
                </w:rPr>
                <w:delText xml:space="preserve">ra 1 cái </w:delText>
              </w:r>
            </w:del>
            <w:ins w:id="3352" w:author="Vo Cuong" w:date="2020-04-01T16:37:00Z">
              <w:r w:rsidR="001972BF">
                <w:rPr>
                  <w:rFonts w:ascii="Times New Roman" w:hAnsi="Times New Roman" w:cs="Times New Roman"/>
                  <w:color w:val="000000" w:themeColor="text1"/>
                  <w:sz w:val="26"/>
                  <w:szCs w:val="26"/>
                </w:rPr>
                <w:t>màn hình Thêm tài khoản,</w:t>
              </w:r>
            </w:ins>
            <w:del w:id="3353" w:author="Vo Cuong" w:date="2020-04-01T16:37:00Z">
              <w:r w:rsidRPr="00D435B6" w:rsidDel="001972BF">
                <w:rPr>
                  <w:rFonts w:ascii="Times New Roman" w:hAnsi="Times New Roman" w:cs="Times New Roman"/>
                  <w:color w:val="000000" w:themeColor="text1"/>
                  <w:sz w:val="26"/>
                  <w:szCs w:val="26"/>
                </w:rPr>
                <w:delText>giao diện nhỏ để cho</w:delText>
              </w:r>
            </w:del>
            <w:r w:rsidRPr="00D435B6">
              <w:rPr>
                <w:rFonts w:ascii="Times New Roman" w:hAnsi="Times New Roman" w:cs="Times New Roman"/>
                <w:color w:val="000000" w:themeColor="text1"/>
                <w:sz w:val="26"/>
                <w:szCs w:val="26"/>
              </w:rPr>
              <w:t xml:space="preserve"> </w:t>
            </w:r>
            <w:ins w:id="3354" w:author="Vo Cuong" w:date="2020-04-01T16:37:00Z">
              <w:r w:rsidR="001972BF">
                <w:rPr>
                  <w:rFonts w:ascii="Times New Roman" w:hAnsi="Times New Roman" w:cs="Times New Roman"/>
                  <w:color w:val="000000" w:themeColor="text1"/>
                  <w:sz w:val="26"/>
                  <w:szCs w:val="26"/>
                </w:rPr>
                <w:t>q</w:t>
              </w:r>
            </w:ins>
            <w:del w:id="3355" w:author="Vo Cuong" w:date="2020-04-01T16:37:00Z">
              <w:r w:rsidRPr="00D435B6" w:rsidDel="001972BF">
                <w:rPr>
                  <w:rFonts w:ascii="Times New Roman" w:hAnsi="Times New Roman" w:cs="Times New Roman"/>
                  <w:color w:val="000000" w:themeColor="text1"/>
                  <w:sz w:val="26"/>
                  <w:szCs w:val="26"/>
                </w:rPr>
                <w:delText>q</w:delText>
              </w:r>
            </w:del>
            <w:r w:rsidRPr="00D435B6">
              <w:rPr>
                <w:rFonts w:ascii="Times New Roman" w:hAnsi="Times New Roman" w:cs="Times New Roman"/>
                <w:color w:val="000000" w:themeColor="text1"/>
                <w:sz w:val="26"/>
                <w:szCs w:val="26"/>
              </w:rPr>
              <w:t xml:space="preserve">uản lý nhập </w:t>
            </w:r>
            <w:ins w:id="3356" w:author="Vo Cuong" w:date="2020-04-01T16:37:00Z">
              <w:r w:rsidR="001972BF">
                <w:rPr>
                  <w:rFonts w:ascii="Times New Roman" w:hAnsi="Times New Roman" w:cs="Times New Roman"/>
                  <w:color w:val="000000" w:themeColor="text1"/>
                  <w:sz w:val="26"/>
                  <w:szCs w:val="26"/>
                </w:rPr>
                <w:t xml:space="preserve">đầy đủ </w:t>
              </w:r>
            </w:ins>
            <w:r w:rsidRPr="00D435B6">
              <w:rPr>
                <w:rFonts w:ascii="Times New Roman" w:hAnsi="Times New Roman" w:cs="Times New Roman"/>
                <w:color w:val="000000" w:themeColor="text1"/>
                <w:sz w:val="26"/>
                <w:szCs w:val="26"/>
              </w:rPr>
              <w:t>thông tin</w:t>
            </w:r>
            <w:ins w:id="3357" w:author="Vo Cuong" w:date="2020-04-01T16:38:00Z">
              <w:r w:rsidR="001972BF">
                <w:rPr>
                  <w:rFonts w:ascii="Times New Roman" w:hAnsi="Times New Roman" w:cs="Times New Roman"/>
                  <w:color w:val="000000" w:themeColor="text1"/>
                  <w:sz w:val="26"/>
                  <w:szCs w:val="26"/>
                </w:rPr>
                <w:t xml:space="preserve"> </w:t>
              </w:r>
            </w:ins>
            <w:del w:id="3358" w:author="Vo Cuong" w:date="2020-04-01T16:38:00Z">
              <w:r w:rsidRPr="00D435B6" w:rsidDel="001972BF">
                <w:rPr>
                  <w:rFonts w:ascii="Times New Roman" w:hAnsi="Times New Roman" w:cs="Times New Roman"/>
                  <w:color w:val="000000" w:themeColor="text1"/>
                  <w:sz w:val="26"/>
                  <w:szCs w:val="26"/>
                </w:rPr>
                <w:delText xml:space="preserve"> mình cần muốn tạo </w:delText>
              </w:r>
            </w:del>
            <w:r w:rsidRPr="00D435B6">
              <w:rPr>
                <w:rFonts w:ascii="Times New Roman" w:hAnsi="Times New Roman" w:cs="Times New Roman"/>
                <w:color w:val="000000" w:themeColor="text1"/>
                <w:sz w:val="26"/>
                <w:szCs w:val="26"/>
              </w:rPr>
              <w:t>và nhấn nút tạo</w:t>
            </w:r>
            <w:ins w:id="3359" w:author="Vo Cuong" w:date="2020-04-01T16:38:00Z">
              <w:r w:rsidR="00A47E2D">
                <w:rPr>
                  <w:rFonts w:ascii="Times New Roman" w:hAnsi="Times New Roman" w:cs="Times New Roman"/>
                  <w:color w:val="000000" w:themeColor="text1"/>
                  <w:sz w:val="26"/>
                  <w:szCs w:val="26"/>
                </w:rPr>
                <w:t xml:space="preserve"> tài khoản</w:t>
              </w:r>
            </w:ins>
            <w:r w:rsidRPr="00D435B6">
              <w:rPr>
                <w:rFonts w:ascii="Times New Roman" w:hAnsi="Times New Roman" w:cs="Times New Roman"/>
                <w:color w:val="000000" w:themeColor="text1"/>
                <w:sz w:val="26"/>
                <w:szCs w:val="26"/>
              </w:rPr>
              <w:t xml:space="preserve">, nếu thành công </w:t>
            </w:r>
            <w:del w:id="3360" w:author="Vo Cuong" w:date="2020-04-01T16:38:00Z">
              <w:r w:rsidRPr="00D435B6" w:rsidDel="00A47E2D">
                <w:rPr>
                  <w:rFonts w:ascii="Times New Roman" w:hAnsi="Times New Roman" w:cs="Times New Roman"/>
                  <w:color w:val="000000" w:themeColor="text1"/>
                  <w:sz w:val="26"/>
                  <w:szCs w:val="26"/>
                </w:rPr>
                <w:delText xml:space="preserve">thì </w:delText>
              </w:r>
            </w:del>
            <w:r w:rsidRPr="00D435B6">
              <w:rPr>
                <w:rFonts w:ascii="Times New Roman" w:hAnsi="Times New Roman" w:cs="Times New Roman"/>
                <w:color w:val="000000" w:themeColor="text1"/>
                <w:sz w:val="26"/>
                <w:szCs w:val="26"/>
              </w:rPr>
              <w:t xml:space="preserve">hệ thống </w:t>
            </w:r>
            <w:ins w:id="3361" w:author="Vo Cuong" w:date="2020-04-01T16:38:00Z">
              <w:r w:rsidR="00A47E2D">
                <w:rPr>
                  <w:rFonts w:ascii="Times New Roman" w:hAnsi="Times New Roman" w:cs="Times New Roman"/>
                  <w:color w:val="000000" w:themeColor="text1"/>
                  <w:sz w:val="26"/>
                  <w:szCs w:val="26"/>
                </w:rPr>
                <w:t>hiển thị thông báo</w:t>
              </w:r>
            </w:ins>
            <w:del w:id="3362" w:author="Vo Cuong" w:date="2020-04-01T16:38:00Z">
              <w:r w:rsidRPr="00D435B6" w:rsidDel="00A47E2D">
                <w:rPr>
                  <w:rFonts w:ascii="Times New Roman" w:hAnsi="Times New Roman" w:cs="Times New Roman"/>
                  <w:color w:val="000000" w:themeColor="text1"/>
                  <w:sz w:val="26"/>
                  <w:szCs w:val="26"/>
                </w:rPr>
                <w:delText>sẽ báo</w:delText>
              </w:r>
            </w:del>
            <w:ins w:id="3363" w:author="Vo Cuong" w:date="2020-04-01T16:38:00Z">
              <w:r w:rsidR="00A47E2D">
                <w:rPr>
                  <w:rFonts w:ascii="Times New Roman" w:hAnsi="Times New Roman" w:cs="Times New Roman"/>
                  <w:color w:val="000000" w:themeColor="text1"/>
                  <w:sz w:val="26"/>
                  <w:szCs w:val="26"/>
                </w:rPr>
                <w:t xml:space="preserve"> “</w:t>
              </w:r>
            </w:ins>
            <w:del w:id="3364" w:author="Vo Cuong" w:date="2020-04-01T16:38:00Z">
              <w:r w:rsidRPr="00D435B6" w:rsidDel="00A47E2D">
                <w:rPr>
                  <w:rFonts w:ascii="Times New Roman" w:hAnsi="Times New Roman" w:cs="Times New Roman"/>
                  <w:color w:val="000000" w:themeColor="text1"/>
                  <w:sz w:val="26"/>
                  <w:szCs w:val="26"/>
                </w:rPr>
                <w:delText xml:space="preserve"> </w:delText>
              </w:r>
            </w:del>
            <w:ins w:id="3365" w:author="Vo Cuong" w:date="2020-04-01T16:41:00Z">
              <w:r w:rsidR="003322B6">
                <w:rPr>
                  <w:rFonts w:ascii="Times New Roman" w:hAnsi="Times New Roman" w:cs="Times New Roman"/>
                  <w:color w:val="000000" w:themeColor="text1"/>
                  <w:sz w:val="26"/>
                  <w:szCs w:val="26"/>
                </w:rPr>
                <w:t xml:space="preserve">Bạn có </w:t>
              </w:r>
            </w:ins>
            <w:ins w:id="3366" w:author="Vo Cuong" w:date="2020-04-01T16:42:00Z">
              <w:r w:rsidR="003322B6">
                <w:rPr>
                  <w:rFonts w:ascii="Times New Roman" w:hAnsi="Times New Roman" w:cs="Times New Roman"/>
                  <w:color w:val="000000" w:themeColor="text1"/>
                  <w:sz w:val="26"/>
                  <w:szCs w:val="26"/>
                </w:rPr>
                <w:t>chắc chắn muốn tạo không</w:t>
              </w:r>
            </w:ins>
            <w:del w:id="3367" w:author="Vo Cuong" w:date="2020-04-01T16:38:00Z">
              <w:r w:rsidRPr="00D435B6" w:rsidDel="00A47E2D">
                <w:rPr>
                  <w:rFonts w:ascii="Times New Roman" w:hAnsi="Times New Roman" w:cs="Times New Roman"/>
                  <w:color w:val="000000" w:themeColor="text1"/>
                  <w:sz w:val="26"/>
                  <w:szCs w:val="26"/>
                </w:rPr>
                <w:delText>t</w:delText>
              </w:r>
            </w:del>
            <w:del w:id="3368" w:author="Vo Cuong" w:date="2020-04-01T16:41:00Z">
              <w:r w:rsidRPr="00D435B6" w:rsidDel="003322B6">
                <w:rPr>
                  <w:rFonts w:ascii="Times New Roman" w:hAnsi="Times New Roman" w:cs="Times New Roman"/>
                  <w:color w:val="000000" w:themeColor="text1"/>
                  <w:sz w:val="26"/>
                  <w:szCs w:val="26"/>
                </w:rPr>
                <w:delText>ạo tài khoản thành công</w:delText>
              </w:r>
            </w:del>
            <w:ins w:id="3369" w:author="Vo Cuong" w:date="2020-04-01T16:38:00Z">
              <w:r w:rsidR="00A47E2D">
                <w:rPr>
                  <w:rFonts w:ascii="Times New Roman" w:hAnsi="Times New Roman" w:cs="Times New Roman"/>
                  <w:color w:val="000000" w:themeColor="text1"/>
                  <w:sz w:val="26"/>
                  <w:szCs w:val="26"/>
                </w:rPr>
                <w:t>”.</w:t>
              </w:r>
            </w:ins>
            <w:ins w:id="3370" w:author="Vo Cuong" w:date="2020-04-01T16:42:00Z">
              <w:r w:rsidR="003322B6">
                <w:rPr>
                  <w:rFonts w:ascii="Times New Roman" w:hAnsi="Times New Roman" w:cs="Times New Roman"/>
                  <w:color w:val="000000" w:themeColor="text1"/>
                  <w:sz w:val="26"/>
                  <w:szCs w:val="26"/>
                </w:rPr>
                <w:t xml:space="preserve"> Nếu </w:t>
              </w:r>
            </w:ins>
            <w:ins w:id="3371" w:author="Vo Cuong" w:date="2020-04-01T16:45:00Z">
              <w:r w:rsidR="003322B6">
                <w:rPr>
                  <w:rFonts w:ascii="Times New Roman" w:hAnsi="Times New Roman" w:cs="Times New Roman"/>
                  <w:color w:val="000000" w:themeColor="text1"/>
                  <w:sz w:val="26"/>
                  <w:szCs w:val="26"/>
                </w:rPr>
                <w:t xml:space="preserve">quản lý </w:t>
              </w:r>
            </w:ins>
            <w:ins w:id="3372" w:author="Vo Cuong" w:date="2020-04-01T16:42:00Z">
              <w:r w:rsidR="003322B6">
                <w:rPr>
                  <w:rFonts w:ascii="Times New Roman" w:hAnsi="Times New Roman" w:cs="Times New Roman"/>
                  <w:color w:val="000000" w:themeColor="text1"/>
                  <w:sz w:val="26"/>
                  <w:szCs w:val="26"/>
                </w:rPr>
                <w:t>nhấ</w:t>
              </w:r>
              <w:r w:rsidR="00E6040F">
                <w:rPr>
                  <w:rFonts w:ascii="Times New Roman" w:hAnsi="Times New Roman" w:cs="Times New Roman"/>
                  <w:color w:val="000000" w:themeColor="text1"/>
                  <w:sz w:val="26"/>
                  <w:szCs w:val="26"/>
                </w:rPr>
                <w:t xml:space="preserve">n </w:t>
              </w:r>
            </w:ins>
            <w:ins w:id="3373" w:author="Vo Cuong" w:date="2020-04-01T17:27:00Z">
              <w:r w:rsidR="00E6040F">
                <w:rPr>
                  <w:rFonts w:ascii="Times New Roman" w:hAnsi="Times New Roman" w:cs="Times New Roman"/>
                  <w:color w:val="000000" w:themeColor="text1"/>
                  <w:sz w:val="26"/>
                  <w:szCs w:val="26"/>
                </w:rPr>
                <w:t>YES</w:t>
              </w:r>
            </w:ins>
            <w:ins w:id="3374" w:author="Vo Cuong" w:date="2020-04-01T16:42:00Z">
              <w:r w:rsidR="003322B6">
                <w:rPr>
                  <w:rFonts w:ascii="Times New Roman" w:hAnsi="Times New Roman" w:cs="Times New Roman"/>
                  <w:color w:val="000000" w:themeColor="text1"/>
                  <w:sz w:val="26"/>
                  <w:szCs w:val="26"/>
                </w:rPr>
                <w:t xml:space="preserve"> hệ thốn hiển thị thông báo “Thêm nhân viên thành công” và quay lại màn hình danh sách tài khoản</w:t>
              </w:r>
            </w:ins>
            <w:ins w:id="3375" w:author="Vo Cuong" w:date="2020-04-01T16:43:00Z">
              <w:r w:rsidR="003322B6">
                <w:rPr>
                  <w:rFonts w:ascii="Times New Roman" w:hAnsi="Times New Roman" w:cs="Times New Roman"/>
                  <w:color w:val="000000" w:themeColor="text1"/>
                  <w:sz w:val="26"/>
                  <w:szCs w:val="26"/>
                </w:rPr>
                <w:t>.</w:t>
              </w:r>
            </w:ins>
          </w:p>
          <w:p w:rsidR="00D32267" w:rsidRPr="00D435B6" w:rsidRDefault="00AE2C86" w:rsidP="00823C87">
            <w:pPr>
              <w:pStyle w:val="ListParagraph"/>
              <w:numPr>
                <w:ilvl w:val="0"/>
                <w:numId w:val="3"/>
              </w:numPr>
              <w:spacing w:line="360" w:lineRule="auto"/>
              <w:ind w:left="454" w:hanging="425"/>
              <w:jc w:val="both"/>
              <w:rPr>
                <w:rFonts w:ascii="Times New Roman" w:hAnsi="Times New Roman" w:cs="Times New Roman"/>
                <w:color w:val="000000" w:themeColor="text1"/>
                <w:sz w:val="26"/>
                <w:szCs w:val="26"/>
              </w:rPr>
            </w:pPr>
            <w:ins w:id="3376" w:author="Vo Cuong" w:date="2020-04-01T16:39:00Z">
              <w:r>
                <w:rPr>
                  <w:rFonts w:ascii="Times New Roman" w:hAnsi="Times New Roman" w:cs="Times New Roman"/>
                  <w:color w:val="000000" w:themeColor="text1"/>
                  <w:sz w:val="26"/>
                  <w:szCs w:val="26"/>
                </w:rPr>
                <w:t>Nếu q</w:t>
              </w:r>
            </w:ins>
            <w:del w:id="3377" w:author="Vo Cuong" w:date="2020-04-01T16:39:00Z">
              <w:r w:rsidR="00D32267" w:rsidRPr="00D435B6" w:rsidDel="00AE2C86">
                <w:rPr>
                  <w:rFonts w:ascii="Times New Roman" w:hAnsi="Times New Roman" w:cs="Times New Roman"/>
                  <w:color w:val="000000" w:themeColor="text1"/>
                  <w:sz w:val="26"/>
                  <w:szCs w:val="26"/>
                </w:rPr>
                <w:delText>Q</w:delText>
              </w:r>
            </w:del>
            <w:r w:rsidR="00D32267" w:rsidRPr="00D435B6">
              <w:rPr>
                <w:rFonts w:ascii="Times New Roman" w:hAnsi="Times New Roman" w:cs="Times New Roman"/>
                <w:color w:val="000000" w:themeColor="text1"/>
                <w:sz w:val="26"/>
                <w:szCs w:val="26"/>
              </w:rPr>
              <w:t>uả</w:t>
            </w:r>
            <w:ins w:id="3378" w:author="Vo Cuong" w:date="2020-04-01T16:39:00Z">
              <w:r>
                <w:rPr>
                  <w:rFonts w:ascii="Times New Roman" w:hAnsi="Times New Roman" w:cs="Times New Roman"/>
                  <w:color w:val="000000" w:themeColor="text1"/>
                  <w:sz w:val="26"/>
                  <w:szCs w:val="26"/>
                </w:rPr>
                <w:t>n</w:t>
              </w:r>
            </w:ins>
            <w:del w:id="3379" w:author="Vo Cuong" w:date="2020-04-01T16:39:00Z">
              <w:r w:rsidR="00D32267" w:rsidRPr="00D435B6" w:rsidDel="00AE2C86">
                <w:rPr>
                  <w:rFonts w:ascii="Times New Roman" w:hAnsi="Times New Roman" w:cs="Times New Roman"/>
                  <w:color w:val="000000" w:themeColor="text1"/>
                  <w:sz w:val="26"/>
                  <w:szCs w:val="26"/>
                </w:rPr>
                <w:delText>n</w:delText>
              </w:r>
            </w:del>
            <w:r w:rsidR="00D32267" w:rsidRPr="00D435B6">
              <w:rPr>
                <w:rFonts w:ascii="Times New Roman" w:hAnsi="Times New Roman" w:cs="Times New Roman"/>
                <w:color w:val="000000" w:themeColor="text1"/>
                <w:sz w:val="26"/>
                <w:szCs w:val="26"/>
              </w:rPr>
              <w:t xml:space="preserve"> lý </w:t>
            </w:r>
            <w:ins w:id="3380" w:author="Vo Cuong" w:date="2020-04-01T16:39:00Z">
              <w:r>
                <w:rPr>
                  <w:rFonts w:ascii="Times New Roman" w:hAnsi="Times New Roman" w:cs="Times New Roman"/>
                  <w:color w:val="000000" w:themeColor="text1"/>
                  <w:sz w:val="26"/>
                  <w:szCs w:val="26"/>
                </w:rPr>
                <w:t>nhấn nút</w:t>
              </w:r>
            </w:ins>
            <w:del w:id="3381" w:author="Vo Cuong" w:date="2020-04-01T16:39:00Z">
              <w:r w:rsidR="00D32267" w:rsidRPr="00D435B6" w:rsidDel="00AE2C86">
                <w:rPr>
                  <w:rFonts w:ascii="Times New Roman" w:hAnsi="Times New Roman" w:cs="Times New Roman"/>
                  <w:color w:val="000000" w:themeColor="text1"/>
                  <w:sz w:val="26"/>
                  <w:szCs w:val="26"/>
                </w:rPr>
                <w:delText>chọn chức năng</w:delText>
              </w:r>
            </w:del>
            <w:ins w:id="3382" w:author="Vo Cuong" w:date="2020-04-01T16:39:00Z">
              <w:r>
                <w:rPr>
                  <w:rFonts w:ascii="Times New Roman" w:hAnsi="Times New Roman" w:cs="Times New Roman"/>
                  <w:color w:val="000000" w:themeColor="text1"/>
                  <w:sz w:val="26"/>
                  <w:szCs w:val="26"/>
                </w:rPr>
                <w:t xml:space="preserve"> </w:t>
              </w:r>
            </w:ins>
            <w:del w:id="3383" w:author="Vo Cuong" w:date="2020-04-01T16:39:00Z">
              <w:r w:rsidR="00D32267" w:rsidRPr="00D435B6" w:rsidDel="00AE2C86">
                <w:rPr>
                  <w:rFonts w:ascii="Times New Roman" w:hAnsi="Times New Roman" w:cs="Times New Roman"/>
                  <w:color w:val="000000" w:themeColor="text1"/>
                  <w:sz w:val="26"/>
                  <w:szCs w:val="26"/>
                </w:rPr>
                <w:delText xml:space="preserve"> </w:delText>
              </w:r>
            </w:del>
            <w:del w:id="3384" w:author="Vo Cuong" w:date="2020-04-01T16:38:00Z">
              <w:r w:rsidR="00D32267" w:rsidRPr="00D435B6" w:rsidDel="00AE2C86">
                <w:rPr>
                  <w:rFonts w:ascii="Times New Roman" w:hAnsi="Times New Roman" w:cs="Times New Roman"/>
                  <w:color w:val="000000" w:themeColor="text1"/>
                  <w:sz w:val="26"/>
                  <w:szCs w:val="26"/>
                </w:rPr>
                <w:delText xml:space="preserve">sửa, tìm, </w:delText>
              </w:r>
            </w:del>
            <w:r w:rsidR="00D32267" w:rsidRPr="00D435B6">
              <w:rPr>
                <w:rFonts w:ascii="Times New Roman" w:hAnsi="Times New Roman" w:cs="Times New Roman"/>
                <w:color w:val="000000" w:themeColor="text1"/>
                <w:sz w:val="26"/>
                <w:szCs w:val="26"/>
              </w:rPr>
              <w:t xml:space="preserve">xóa </w:t>
            </w:r>
            <w:del w:id="3385" w:author="Vo Cuong" w:date="2020-04-01T16:39:00Z">
              <w:r w:rsidR="00D32267" w:rsidRPr="00D435B6" w:rsidDel="00AE2C86">
                <w:rPr>
                  <w:rFonts w:ascii="Times New Roman" w:hAnsi="Times New Roman" w:cs="Times New Roman"/>
                  <w:color w:val="000000" w:themeColor="text1"/>
                  <w:sz w:val="26"/>
                  <w:szCs w:val="26"/>
                </w:rPr>
                <w:delText xml:space="preserve">tài khoản </w:delText>
              </w:r>
            </w:del>
            <w:r w:rsidR="00D32267" w:rsidRPr="00D435B6">
              <w:rPr>
                <w:rFonts w:ascii="Times New Roman" w:hAnsi="Times New Roman" w:cs="Times New Roman"/>
                <w:color w:val="000000" w:themeColor="text1"/>
                <w:sz w:val="26"/>
                <w:szCs w:val="26"/>
              </w:rPr>
              <w:t xml:space="preserve">trên </w:t>
            </w:r>
            <w:del w:id="3386" w:author="Vo Cuong" w:date="2020-04-01T16:39:00Z">
              <w:r w:rsidR="00D32267" w:rsidRPr="00D435B6" w:rsidDel="00AE2C86">
                <w:rPr>
                  <w:rFonts w:ascii="Times New Roman" w:hAnsi="Times New Roman" w:cs="Times New Roman"/>
                  <w:color w:val="000000" w:themeColor="text1"/>
                  <w:sz w:val="26"/>
                  <w:szCs w:val="26"/>
                </w:rPr>
                <w:delText xml:space="preserve">giao </w:delText>
              </w:r>
            </w:del>
            <w:ins w:id="3387" w:author="Vo Cuong" w:date="2020-04-01T16:39:00Z">
              <w:r>
                <w:rPr>
                  <w:rFonts w:ascii="Times New Roman" w:hAnsi="Times New Roman" w:cs="Times New Roman"/>
                  <w:color w:val="000000" w:themeColor="text1"/>
                  <w:sz w:val="26"/>
                  <w:szCs w:val="26"/>
                </w:rPr>
                <w:t>màn hình danh sách tài khoản</w:t>
              </w:r>
              <w:r w:rsidRPr="00D435B6">
                <w:rPr>
                  <w:rFonts w:ascii="Times New Roman" w:hAnsi="Times New Roman" w:cs="Times New Roman"/>
                  <w:color w:val="000000" w:themeColor="text1"/>
                  <w:sz w:val="26"/>
                  <w:szCs w:val="26"/>
                </w:rPr>
                <w:t xml:space="preserve"> </w:t>
              </w:r>
            </w:ins>
            <w:ins w:id="3388" w:author="Vo Cuong" w:date="2020-04-01T16:44:00Z">
              <w:r w:rsidR="003322B6">
                <w:rPr>
                  <w:rFonts w:ascii="Times New Roman" w:hAnsi="Times New Roman" w:cs="Times New Roman"/>
                  <w:color w:val="000000" w:themeColor="text1"/>
                  <w:sz w:val="26"/>
                  <w:szCs w:val="26"/>
                </w:rPr>
                <w:t>hệ thống hiển thị thông báo “Bạn có chắc chắn muốn xóa không”.</w:t>
              </w:r>
            </w:ins>
            <w:ins w:id="3389" w:author="Vo Cuong" w:date="2020-04-01T16:45:00Z">
              <w:r w:rsidR="003322B6">
                <w:rPr>
                  <w:rFonts w:ascii="Times New Roman" w:hAnsi="Times New Roman" w:cs="Times New Roman"/>
                  <w:color w:val="000000" w:themeColor="text1"/>
                  <w:sz w:val="26"/>
                  <w:szCs w:val="26"/>
                </w:rPr>
                <w:t xml:space="preserve"> </w:t>
              </w:r>
            </w:ins>
            <w:ins w:id="3390" w:author="Vo Cuong" w:date="2020-04-01T16:44:00Z">
              <w:r w:rsidR="003322B6">
                <w:rPr>
                  <w:rFonts w:ascii="Times New Roman" w:hAnsi="Times New Roman" w:cs="Times New Roman"/>
                  <w:color w:val="000000" w:themeColor="text1"/>
                  <w:sz w:val="26"/>
                  <w:szCs w:val="26"/>
                </w:rPr>
                <w:t>N</w:t>
              </w:r>
            </w:ins>
            <w:del w:id="3391" w:author="Vo Cuong" w:date="2020-04-01T16:39:00Z">
              <w:r w:rsidR="00D32267" w:rsidRPr="00D435B6" w:rsidDel="00AE2C86">
                <w:rPr>
                  <w:rFonts w:ascii="Times New Roman" w:hAnsi="Times New Roman" w:cs="Times New Roman"/>
                  <w:color w:val="000000" w:themeColor="text1"/>
                  <w:sz w:val="26"/>
                  <w:szCs w:val="26"/>
                </w:rPr>
                <w:delText xml:space="preserve">diện tài khoản để thực hiện, </w:delText>
              </w:r>
            </w:del>
            <w:del w:id="3392" w:author="Vo Cuong" w:date="2020-04-01T16:44:00Z">
              <w:r w:rsidR="00D32267" w:rsidRPr="00D435B6" w:rsidDel="003322B6">
                <w:rPr>
                  <w:rFonts w:ascii="Times New Roman" w:hAnsi="Times New Roman" w:cs="Times New Roman"/>
                  <w:color w:val="000000" w:themeColor="text1"/>
                  <w:sz w:val="26"/>
                  <w:szCs w:val="26"/>
                </w:rPr>
                <w:delText>n</w:delText>
              </w:r>
            </w:del>
            <w:r w:rsidR="00D32267" w:rsidRPr="00D435B6">
              <w:rPr>
                <w:rFonts w:ascii="Times New Roman" w:hAnsi="Times New Roman" w:cs="Times New Roman"/>
                <w:color w:val="000000" w:themeColor="text1"/>
                <w:sz w:val="26"/>
                <w:szCs w:val="26"/>
              </w:rPr>
              <w:t>ếu</w:t>
            </w:r>
            <w:ins w:id="3393" w:author="Vo Cuong" w:date="2020-04-01T16:45:00Z">
              <w:r w:rsidR="003322B6">
                <w:rPr>
                  <w:rFonts w:ascii="Times New Roman" w:hAnsi="Times New Roman" w:cs="Times New Roman"/>
                  <w:color w:val="000000" w:themeColor="text1"/>
                  <w:sz w:val="26"/>
                  <w:szCs w:val="26"/>
                </w:rPr>
                <w:t xml:space="preserve"> quản lý nhấn </w:t>
              </w:r>
            </w:ins>
            <w:ins w:id="3394" w:author="Vo Cuong" w:date="2020-04-01T17:27:00Z">
              <w:r w:rsidR="00E6040F">
                <w:rPr>
                  <w:rFonts w:ascii="Times New Roman" w:hAnsi="Times New Roman" w:cs="Times New Roman"/>
                  <w:color w:val="000000" w:themeColor="text1"/>
                  <w:sz w:val="26"/>
                  <w:szCs w:val="26"/>
                </w:rPr>
                <w:t>YES</w:t>
              </w:r>
            </w:ins>
            <w:r w:rsidR="00D32267" w:rsidRPr="00D435B6">
              <w:rPr>
                <w:rFonts w:ascii="Times New Roman" w:hAnsi="Times New Roman" w:cs="Times New Roman"/>
                <w:color w:val="000000" w:themeColor="text1"/>
                <w:sz w:val="26"/>
                <w:szCs w:val="26"/>
              </w:rPr>
              <w:t xml:space="preserve"> </w:t>
            </w:r>
            <w:del w:id="3395" w:author="Vo Cuong" w:date="2020-04-01T16:45:00Z">
              <w:r w:rsidR="00D32267" w:rsidRPr="00D435B6" w:rsidDel="003322B6">
                <w:rPr>
                  <w:rFonts w:ascii="Times New Roman" w:hAnsi="Times New Roman" w:cs="Times New Roman"/>
                  <w:color w:val="000000" w:themeColor="text1"/>
                  <w:sz w:val="26"/>
                  <w:szCs w:val="26"/>
                </w:rPr>
                <w:delText xml:space="preserve">thành công </w:delText>
              </w:r>
            </w:del>
            <w:r w:rsidR="00D32267" w:rsidRPr="00D435B6">
              <w:rPr>
                <w:rFonts w:ascii="Times New Roman" w:hAnsi="Times New Roman" w:cs="Times New Roman"/>
                <w:color w:val="000000" w:themeColor="text1"/>
                <w:sz w:val="26"/>
                <w:szCs w:val="26"/>
              </w:rPr>
              <w:t>sẽ hi</w:t>
            </w:r>
            <w:ins w:id="3396" w:author="Vo Cuong" w:date="2020-04-01T16:40:00Z">
              <w:r>
                <w:rPr>
                  <w:rFonts w:ascii="Times New Roman" w:hAnsi="Times New Roman" w:cs="Times New Roman"/>
                  <w:color w:val="000000" w:themeColor="text1"/>
                  <w:sz w:val="26"/>
                  <w:szCs w:val="26"/>
                </w:rPr>
                <w:t>ể</w:t>
              </w:r>
            </w:ins>
            <w:del w:id="3397" w:author="Vo Cuong" w:date="2020-04-01T16:40:00Z">
              <w:r w:rsidR="00D32267" w:rsidRPr="00D435B6" w:rsidDel="00AE2C86">
                <w:rPr>
                  <w:rFonts w:ascii="Times New Roman" w:hAnsi="Times New Roman" w:cs="Times New Roman"/>
                  <w:color w:val="000000" w:themeColor="text1"/>
                  <w:sz w:val="26"/>
                  <w:szCs w:val="26"/>
                </w:rPr>
                <w:delText>ệ</w:delText>
              </w:r>
            </w:del>
            <w:r w:rsidR="00D32267" w:rsidRPr="00D435B6">
              <w:rPr>
                <w:rFonts w:ascii="Times New Roman" w:hAnsi="Times New Roman" w:cs="Times New Roman"/>
                <w:color w:val="000000" w:themeColor="text1"/>
                <w:sz w:val="26"/>
                <w:szCs w:val="26"/>
              </w:rPr>
              <w:t xml:space="preserve">n thị </w:t>
            </w:r>
            <w:del w:id="3398" w:author="Vo Cuong" w:date="2020-04-01T16:46:00Z">
              <w:r w:rsidR="00D32267" w:rsidRPr="00D435B6" w:rsidDel="003322B6">
                <w:rPr>
                  <w:rFonts w:ascii="Times New Roman" w:hAnsi="Times New Roman" w:cs="Times New Roman"/>
                  <w:color w:val="000000" w:themeColor="text1"/>
                  <w:sz w:val="26"/>
                  <w:szCs w:val="26"/>
                </w:rPr>
                <w:delText xml:space="preserve">ra </w:delText>
              </w:r>
            </w:del>
            <w:r w:rsidR="00D32267" w:rsidRPr="00D435B6">
              <w:rPr>
                <w:rFonts w:ascii="Times New Roman" w:hAnsi="Times New Roman" w:cs="Times New Roman"/>
                <w:color w:val="000000" w:themeColor="text1"/>
                <w:sz w:val="26"/>
                <w:szCs w:val="26"/>
              </w:rPr>
              <w:t>thông báo “</w:t>
            </w:r>
            <w:del w:id="3399" w:author="Vo Cuong" w:date="2020-04-01T16:40:00Z">
              <w:r w:rsidR="00D32267" w:rsidRPr="00D435B6" w:rsidDel="00AE2C86">
                <w:rPr>
                  <w:rFonts w:ascii="Times New Roman" w:hAnsi="Times New Roman" w:cs="Times New Roman"/>
                  <w:color w:val="000000" w:themeColor="text1"/>
                  <w:sz w:val="26"/>
                  <w:szCs w:val="26"/>
                </w:rPr>
                <w:delText>sử</w:delText>
              </w:r>
              <w:r w:rsidR="00D32267" w:rsidDel="00AE2C86">
                <w:rPr>
                  <w:rFonts w:ascii="Times New Roman" w:hAnsi="Times New Roman" w:cs="Times New Roman"/>
                  <w:color w:val="000000" w:themeColor="text1"/>
                  <w:sz w:val="26"/>
                  <w:szCs w:val="26"/>
                </w:rPr>
                <w:delText>a/</w:delText>
              </w:r>
            </w:del>
            <w:ins w:id="3400" w:author="Vo Cuong" w:date="2020-04-01T16:40:00Z">
              <w:r>
                <w:rPr>
                  <w:rFonts w:ascii="Times New Roman" w:hAnsi="Times New Roman" w:cs="Times New Roman"/>
                  <w:color w:val="000000" w:themeColor="text1"/>
                  <w:sz w:val="26"/>
                  <w:szCs w:val="26"/>
                </w:rPr>
                <w:t>X</w:t>
              </w:r>
            </w:ins>
            <w:del w:id="3401" w:author="Vo Cuong" w:date="2020-04-01T16:40:00Z">
              <w:r w:rsidR="00D32267" w:rsidRPr="00D435B6" w:rsidDel="00AE2C86">
                <w:rPr>
                  <w:rFonts w:ascii="Times New Roman" w:hAnsi="Times New Roman" w:cs="Times New Roman"/>
                  <w:color w:val="000000" w:themeColor="text1"/>
                  <w:sz w:val="26"/>
                  <w:szCs w:val="26"/>
                </w:rPr>
                <w:delText>x</w:delText>
              </w:r>
            </w:del>
            <w:r w:rsidR="00D32267" w:rsidRPr="00D435B6">
              <w:rPr>
                <w:rFonts w:ascii="Times New Roman" w:hAnsi="Times New Roman" w:cs="Times New Roman"/>
                <w:color w:val="000000" w:themeColor="text1"/>
                <w:sz w:val="26"/>
                <w:szCs w:val="26"/>
              </w:rPr>
              <w:t>óa thành công”</w:t>
            </w:r>
            <w:ins w:id="3402" w:author="Vo Cuong" w:date="2020-04-01T16:43:00Z">
              <w:r w:rsidR="003322B6">
                <w:rPr>
                  <w:rFonts w:ascii="Times New Roman" w:hAnsi="Times New Roman" w:cs="Times New Roman"/>
                  <w:color w:val="000000" w:themeColor="text1"/>
                  <w:sz w:val="26"/>
                  <w:szCs w:val="26"/>
                </w:rPr>
                <w:t xml:space="preserve"> và chuyển trạng thái tài khoản thành </w:t>
              </w:r>
            </w:ins>
            <w:ins w:id="3403" w:author="Vo Cuong" w:date="2020-04-01T16:46:00Z">
              <w:r w:rsidR="003322B6">
                <w:rPr>
                  <w:rFonts w:ascii="Times New Roman" w:hAnsi="Times New Roman" w:cs="Times New Roman"/>
                  <w:color w:val="000000" w:themeColor="text1"/>
                  <w:sz w:val="26"/>
                  <w:szCs w:val="26"/>
                </w:rPr>
                <w:t>“Nghỉ việc”.</w:t>
              </w:r>
            </w:ins>
            <w:del w:id="3404" w:author="Vo Cuong" w:date="2020-04-01T16:43:00Z">
              <w:r w:rsidR="00D32267" w:rsidRPr="00D435B6" w:rsidDel="003322B6">
                <w:rPr>
                  <w:rFonts w:ascii="Times New Roman" w:hAnsi="Times New Roman" w:cs="Times New Roman"/>
                  <w:color w:val="000000" w:themeColor="text1"/>
                  <w:sz w:val="26"/>
                  <w:szCs w:val="26"/>
                </w:rPr>
                <w:delText xml:space="preserve"> </w:delText>
              </w:r>
            </w:del>
          </w:p>
          <w:p w:rsidR="00D32267" w:rsidRPr="00D435B6" w:rsidRDefault="00D32267" w:rsidP="00823C87">
            <w:pPr>
              <w:pStyle w:val="ListParagraph"/>
              <w:numPr>
                <w:ilvl w:val="0"/>
                <w:numId w:val="3"/>
              </w:numPr>
              <w:spacing w:line="360" w:lineRule="auto"/>
              <w:ind w:left="454" w:hanging="425"/>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Kết thúc Use </w:t>
            </w:r>
            <w:r>
              <w:rPr>
                <w:rFonts w:ascii="Times New Roman" w:hAnsi="Times New Roman" w:cs="Times New Roman"/>
                <w:color w:val="000000" w:themeColor="text1"/>
                <w:sz w:val="26"/>
                <w:szCs w:val="26"/>
              </w:rPr>
              <w:t>–</w:t>
            </w:r>
            <w:r w:rsidRPr="00D435B6">
              <w:rPr>
                <w:rFonts w:ascii="Times New Roman" w:hAnsi="Times New Roman" w:cs="Times New Roman"/>
                <w:color w:val="000000" w:themeColor="text1"/>
                <w:sz w:val="26"/>
                <w:szCs w:val="26"/>
              </w:rPr>
              <w:t xml:space="preserve"> Case</w:t>
            </w:r>
            <w:ins w:id="3405" w:author="Vo Cuong" w:date="2020-04-01T16:46:00Z">
              <w:r w:rsidR="00137449">
                <w:rPr>
                  <w:rFonts w:ascii="Times New Roman" w:hAnsi="Times New Roman" w:cs="Times New Roman"/>
                  <w:color w:val="000000" w:themeColor="text1"/>
                  <w:sz w:val="26"/>
                  <w:szCs w:val="26"/>
                </w:rPr>
                <w:t>.</w:t>
              </w:r>
            </w:ins>
          </w:p>
        </w:tc>
      </w:tr>
      <w:tr w:rsidR="008367F1" w:rsidRPr="00D435B6" w:rsidTr="00BC0C4D">
        <w:tc>
          <w:tcPr>
            <w:tcW w:w="4532" w:type="dxa"/>
          </w:tcPr>
          <w:p w:rsidR="00D32267" w:rsidRPr="00D435B6" w:rsidRDefault="00D32267"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lastRenderedPageBreak/>
              <w:t xml:space="preserve">Luồng sự kiện phụ </w:t>
            </w:r>
          </w:p>
        </w:tc>
        <w:tc>
          <w:tcPr>
            <w:tcW w:w="4532" w:type="dxa"/>
          </w:tcPr>
          <w:p w:rsidR="00D32267" w:rsidRPr="00D435B6" w:rsidRDefault="00D32267" w:rsidP="00823C87">
            <w:pPr>
              <w:pStyle w:val="ListParagraph"/>
              <w:spacing w:line="360" w:lineRule="auto"/>
              <w:ind w:left="29"/>
              <w:jc w:val="both"/>
              <w:rPr>
                <w:rFonts w:ascii="Times New Roman" w:hAnsi="Times New Roman" w:cs="Times New Roman"/>
                <w:color w:val="000000" w:themeColor="text1"/>
                <w:sz w:val="26"/>
                <w:szCs w:val="26"/>
              </w:rPr>
            </w:pPr>
            <w:r w:rsidRPr="00D435B6">
              <w:rPr>
                <w:rFonts w:ascii="Times New Roman" w:hAnsi="Times New Roman" w:cs="Times New Roman"/>
                <w:color w:val="2F5496" w:themeColor="accent5" w:themeShade="BF"/>
                <w:sz w:val="26"/>
                <w:szCs w:val="26"/>
              </w:rPr>
              <w:t>A1 – Nhấn nút xóa</w:t>
            </w:r>
            <w:del w:id="3406" w:author="Vo Cuong" w:date="2020-04-01T16:46:00Z">
              <w:r w:rsidRPr="00D435B6" w:rsidDel="00137449">
                <w:rPr>
                  <w:rFonts w:ascii="Times New Roman" w:hAnsi="Times New Roman" w:cs="Times New Roman"/>
                  <w:color w:val="2F5496" w:themeColor="accent5" w:themeShade="BF"/>
                  <w:sz w:val="26"/>
                  <w:szCs w:val="26"/>
                </w:rPr>
                <w:delText xml:space="preserve"> đột ngột</w:delText>
              </w:r>
            </w:del>
            <w:r w:rsidRPr="00D435B6">
              <w:rPr>
                <w:rFonts w:ascii="Times New Roman" w:hAnsi="Times New Roman" w:cs="Times New Roman"/>
                <w:color w:val="2F5496" w:themeColor="accent5" w:themeShade="BF"/>
                <w:sz w:val="26"/>
                <w:szCs w:val="26"/>
              </w:rPr>
              <w:t xml:space="preserve">: </w:t>
            </w:r>
            <w:r w:rsidRPr="00D435B6">
              <w:rPr>
                <w:rFonts w:ascii="Times New Roman" w:hAnsi="Times New Roman" w:cs="Times New Roman"/>
                <w:color w:val="000000" w:themeColor="text1"/>
                <w:sz w:val="26"/>
                <w:szCs w:val="26"/>
              </w:rPr>
              <w:t xml:space="preserve">Khi quản lý chưa chọn bất kỳ tài khoản nào muốn xóa </w:t>
            </w:r>
            <w:ins w:id="3407" w:author="Vo Cuong" w:date="2020-04-01T16:47:00Z">
              <w:r w:rsidR="00137449">
                <w:rPr>
                  <w:rFonts w:ascii="Times New Roman" w:hAnsi="Times New Roman" w:cs="Times New Roman"/>
                  <w:color w:val="000000" w:themeColor="text1"/>
                  <w:sz w:val="26"/>
                  <w:szCs w:val="26"/>
                </w:rPr>
                <w:t>v</w:t>
              </w:r>
            </w:ins>
            <w:del w:id="3408" w:author="Vo Cuong" w:date="2020-04-01T16:47:00Z">
              <w:r w:rsidRPr="00D435B6" w:rsidDel="00137449">
                <w:rPr>
                  <w:rFonts w:ascii="Times New Roman" w:hAnsi="Times New Roman" w:cs="Times New Roman"/>
                  <w:color w:val="000000" w:themeColor="text1"/>
                  <w:sz w:val="26"/>
                  <w:szCs w:val="26"/>
                </w:rPr>
                <w:delText>m</w:delText>
              </w:r>
            </w:del>
            <w:r w:rsidRPr="00D435B6">
              <w:rPr>
                <w:rFonts w:ascii="Times New Roman" w:hAnsi="Times New Roman" w:cs="Times New Roman"/>
                <w:color w:val="000000" w:themeColor="text1"/>
                <w:sz w:val="26"/>
                <w:szCs w:val="26"/>
              </w:rPr>
              <w:t>à nhấn nút xóa</w:t>
            </w:r>
          </w:p>
          <w:p w:rsidR="00D32267" w:rsidRPr="00D435B6" w:rsidDel="00137449" w:rsidRDefault="00D32267" w:rsidP="00823C87">
            <w:pPr>
              <w:pStyle w:val="ListParagraph"/>
              <w:numPr>
                <w:ilvl w:val="0"/>
                <w:numId w:val="4"/>
              </w:numPr>
              <w:spacing w:line="360" w:lineRule="auto"/>
              <w:ind w:left="454" w:hanging="454"/>
              <w:jc w:val="both"/>
              <w:rPr>
                <w:del w:id="3409" w:author="Vo Cuong" w:date="2020-04-01T16:47:00Z"/>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Hệ thống </w:t>
            </w:r>
            <w:del w:id="3410" w:author="Vo Cuong" w:date="2020-04-01T16:47:00Z">
              <w:r w:rsidRPr="00D435B6" w:rsidDel="00137449">
                <w:rPr>
                  <w:rFonts w:ascii="Times New Roman" w:hAnsi="Times New Roman" w:cs="Times New Roman"/>
                  <w:color w:val="000000" w:themeColor="text1"/>
                  <w:sz w:val="26"/>
                  <w:szCs w:val="26"/>
                </w:rPr>
                <w:delText>hiển thị lại màn hình tài khoản</w:delText>
              </w:r>
            </w:del>
            <w:ins w:id="3411" w:author="Vo Cuong" w:date="2020-04-01T16:47:00Z">
              <w:r w:rsidR="00137449">
                <w:rPr>
                  <w:rFonts w:ascii="Times New Roman" w:hAnsi="Times New Roman" w:cs="Times New Roman"/>
                  <w:color w:val="000000" w:themeColor="text1"/>
                  <w:sz w:val="26"/>
                  <w:szCs w:val="26"/>
                </w:rPr>
                <w:t>sẽ tự động chọn tài khoản ở vị trí cuối cùng trong danh sách.</w:t>
              </w:r>
            </w:ins>
          </w:p>
          <w:p w:rsidR="00D32267" w:rsidRPr="00137449" w:rsidRDefault="00D32267">
            <w:pPr>
              <w:pStyle w:val="ListParagraph"/>
              <w:numPr>
                <w:ilvl w:val="0"/>
                <w:numId w:val="4"/>
              </w:numPr>
              <w:spacing w:line="360" w:lineRule="auto"/>
              <w:ind w:left="454" w:hanging="454"/>
              <w:jc w:val="both"/>
              <w:rPr>
                <w:rFonts w:ascii="Times New Roman" w:hAnsi="Times New Roman" w:cs="Times New Roman"/>
                <w:color w:val="000000" w:themeColor="text1"/>
                <w:sz w:val="26"/>
                <w:szCs w:val="26"/>
                <w:rPrChange w:id="3412" w:author="Vo Cuong" w:date="2020-04-01T16:47:00Z">
                  <w:rPr/>
                </w:rPrChange>
              </w:rPr>
            </w:pPr>
            <w:del w:id="3413" w:author="Vo Cuong" w:date="2020-04-01T16:47:00Z">
              <w:r w:rsidRPr="00137449" w:rsidDel="00137449">
                <w:rPr>
                  <w:rFonts w:ascii="Times New Roman" w:hAnsi="Times New Roman" w:cs="Times New Roman"/>
                  <w:color w:val="000000" w:themeColor="text1"/>
                  <w:sz w:val="26"/>
                  <w:szCs w:val="26"/>
                  <w:rPrChange w:id="3414" w:author="Vo Cuong" w:date="2020-04-01T16:47:00Z">
                    <w:rPr/>
                  </w:rPrChange>
                </w:rPr>
                <w:delText>Hiển thị thông báo vui lòng chọn tài khoản muốn xóa</w:delText>
              </w:r>
            </w:del>
          </w:p>
          <w:p w:rsidR="00D32267" w:rsidRPr="00D435B6" w:rsidRDefault="00D32267"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2F5496" w:themeColor="accent5" w:themeShade="BF"/>
                <w:sz w:val="26"/>
                <w:szCs w:val="26"/>
              </w:rPr>
              <w:t>A2 –</w:t>
            </w:r>
            <w:del w:id="3415" w:author="Vo Cuong" w:date="2020-04-01T16:49:00Z">
              <w:r w:rsidRPr="00D435B6" w:rsidDel="00137449">
                <w:rPr>
                  <w:rFonts w:ascii="Times New Roman" w:hAnsi="Times New Roman" w:cs="Times New Roman"/>
                  <w:color w:val="2F5496" w:themeColor="accent5" w:themeShade="BF"/>
                  <w:sz w:val="26"/>
                  <w:szCs w:val="26"/>
                </w:rPr>
                <w:delText xml:space="preserve"> Nhấn nút tạo trong giao diện tạo tài khoản</w:delText>
              </w:r>
            </w:del>
            <w:ins w:id="3416" w:author="Vo Cuong" w:date="2020-04-01T16:49:00Z">
              <w:r w:rsidR="00137449">
                <w:rPr>
                  <w:rFonts w:ascii="Times New Roman" w:hAnsi="Times New Roman" w:cs="Times New Roman"/>
                  <w:color w:val="2F5496" w:themeColor="accent5" w:themeShade="BF"/>
                  <w:sz w:val="26"/>
                  <w:szCs w:val="26"/>
                </w:rPr>
                <w:t xml:space="preserve"> Không nhập đầy đủ thông tin</w:t>
              </w:r>
            </w:ins>
            <w:r w:rsidRPr="00D435B6">
              <w:rPr>
                <w:rFonts w:ascii="Times New Roman" w:hAnsi="Times New Roman" w:cs="Times New Roman"/>
                <w:color w:val="2F5496" w:themeColor="accent5" w:themeShade="BF"/>
                <w:sz w:val="26"/>
                <w:szCs w:val="26"/>
              </w:rPr>
              <w:t xml:space="preserve">: </w:t>
            </w:r>
            <w:r w:rsidRPr="00D435B6">
              <w:rPr>
                <w:rFonts w:ascii="Times New Roman" w:hAnsi="Times New Roman" w:cs="Times New Roman"/>
                <w:color w:val="000000" w:themeColor="text1"/>
                <w:sz w:val="26"/>
                <w:szCs w:val="26"/>
              </w:rPr>
              <w:t>Khi Quản lý nhập thiếu thông tin hoặc không nhập thông tin</w:t>
            </w:r>
            <w:ins w:id="3417" w:author="Vo Cuong" w:date="2020-04-01T16:52:00Z">
              <w:r w:rsidR="00591F96">
                <w:rPr>
                  <w:rFonts w:ascii="Times New Roman" w:hAnsi="Times New Roman" w:cs="Times New Roman"/>
                  <w:color w:val="000000" w:themeColor="text1"/>
                  <w:sz w:val="26"/>
                  <w:szCs w:val="26"/>
                </w:rPr>
                <w:t xml:space="preserve"> và nhấn nút tạo tài khoản</w:t>
              </w:r>
            </w:ins>
          </w:p>
          <w:p w:rsidR="00D876B4" w:rsidRDefault="00D32267">
            <w:pPr>
              <w:pStyle w:val="ListParagraph"/>
              <w:numPr>
                <w:ilvl w:val="0"/>
                <w:numId w:val="5"/>
              </w:numPr>
              <w:spacing w:line="360" w:lineRule="auto"/>
              <w:ind w:left="454" w:hanging="454"/>
              <w:jc w:val="both"/>
              <w:rPr>
                <w:ins w:id="3418" w:author="Vo Cuong" w:date="2020-04-01T16:50:00Z"/>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Hệ thốn</w:t>
            </w:r>
            <w:ins w:id="3419" w:author="Vo Cuong" w:date="2020-04-01T16:50:00Z">
              <w:r w:rsidR="00137449">
                <w:rPr>
                  <w:rFonts w:ascii="Times New Roman" w:hAnsi="Times New Roman" w:cs="Times New Roman"/>
                  <w:color w:val="000000" w:themeColor="text1"/>
                  <w:sz w:val="26"/>
                  <w:szCs w:val="26"/>
                </w:rPr>
                <w:t>g</w:t>
              </w:r>
            </w:ins>
            <w:del w:id="3420" w:author="Vo Cuong" w:date="2020-04-01T16:50:00Z">
              <w:r w:rsidRPr="00D435B6" w:rsidDel="00137449">
                <w:rPr>
                  <w:rFonts w:ascii="Times New Roman" w:hAnsi="Times New Roman" w:cs="Times New Roman"/>
                  <w:color w:val="000000" w:themeColor="text1"/>
                  <w:sz w:val="26"/>
                  <w:szCs w:val="26"/>
                </w:rPr>
                <w:delText>g sẽ</w:delText>
              </w:r>
            </w:del>
            <w:r w:rsidRPr="00D435B6">
              <w:rPr>
                <w:rFonts w:ascii="Times New Roman" w:hAnsi="Times New Roman" w:cs="Times New Roman"/>
                <w:color w:val="000000" w:themeColor="text1"/>
                <w:sz w:val="26"/>
                <w:szCs w:val="26"/>
              </w:rPr>
              <w:t xml:space="preserve"> hiển thị</w:t>
            </w:r>
            <w:ins w:id="3421" w:author="Vo Cuong" w:date="2020-04-01T16:50:00Z">
              <w:r w:rsidR="00137449">
                <w:rPr>
                  <w:rFonts w:ascii="Times New Roman" w:hAnsi="Times New Roman" w:cs="Times New Roman"/>
                  <w:color w:val="000000" w:themeColor="text1"/>
                  <w:sz w:val="26"/>
                  <w:szCs w:val="26"/>
                </w:rPr>
                <w:t xml:space="preserve"> thông báo “Vui lòng nhập đầy đủ thông tin”.</w:t>
              </w:r>
            </w:ins>
            <w:r w:rsidRPr="00D435B6">
              <w:rPr>
                <w:rFonts w:ascii="Times New Roman" w:hAnsi="Times New Roman" w:cs="Times New Roman"/>
                <w:color w:val="000000" w:themeColor="text1"/>
                <w:sz w:val="26"/>
                <w:szCs w:val="26"/>
              </w:rPr>
              <w:t xml:space="preserve"> </w:t>
            </w:r>
          </w:p>
          <w:p w:rsidR="00D876B4" w:rsidRPr="00D435B6" w:rsidRDefault="006B6536" w:rsidP="00D876B4">
            <w:pPr>
              <w:spacing w:line="360" w:lineRule="auto"/>
              <w:jc w:val="both"/>
              <w:rPr>
                <w:ins w:id="3422" w:author="Vo Cuong" w:date="2020-04-01T16:50:00Z"/>
                <w:rFonts w:ascii="Times New Roman" w:hAnsi="Times New Roman" w:cs="Times New Roman"/>
                <w:color w:val="000000" w:themeColor="text1"/>
                <w:sz w:val="26"/>
                <w:szCs w:val="26"/>
              </w:rPr>
            </w:pPr>
            <w:ins w:id="3423" w:author="Vo Cuong" w:date="2020-04-01T16:50:00Z">
              <w:r>
                <w:rPr>
                  <w:rFonts w:ascii="Times New Roman" w:hAnsi="Times New Roman" w:cs="Times New Roman"/>
                  <w:color w:val="2F5496" w:themeColor="accent5" w:themeShade="BF"/>
                  <w:sz w:val="26"/>
                  <w:szCs w:val="26"/>
                </w:rPr>
                <w:lastRenderedPageBreak/>
                <w:t>A3</w:t>
              </w:r>
              <w:r w:rsidR="00D876B4" w:rsidRPr="00D435B6">
                <w:rPr>
                  <w:rFonts w:ascii="Times New Roman" w:hAnsi="Times New Roman" w:cs="Times New Roman"/>
                  <w:color w:val="2F5496" w:themeColor="accent5" w:themeShade="BF"/>
                  <w:sz w:val="26"/>
                  <w:szCs w:val="26"/>
                </w:rPr>
                <w:t xml:space="preserve"> –</w:t>
              </w:r>
              <w:r w:rsidR="00D876B4">
                <w:rPr>
                  <w:rFonts w:ascii="Times New Roman" w:hAnsi="Times New Roman" w:cs="Times New Roman"/>
                  <w:color w:val="2F5496" w:themeColor="accent5" w:themeShade="BF"/>
                  <w:sz w:val="26"/>
                  <w:szCs w:val="26"/>
                </w:rPr>
                <w:t xml:space="preserve"> Không </w:t>
              </w:r>
            </w:ins>
            <w:ins w:id="3424" w:author="Vo Cuong" w:date="2020-04-01T16:51:00Z">
              <w:r w:rsidR="00D876B4">
                <w:rPr>
                  <w:rFonts w:ascii="Times New Roman" w:hAnsi="Times New Roman" w:cs="Times New Roman"/>
                  <w:color w:val="2F5496" w:themeColor="accent5" w:themeShade="BF"/>
                  <w:sz w:val="26"/>
                  <w:szCs w:val="26"/>
                </w:rPr>
                <w:t>đúng định dạng email</w:t>
              </w:r>
            </w:ins>
            <w:ins w:id="3425" w:author="Vo Cuong" w:date="2020-04-01T16:50:00Z">
              <w:r w:rsidR="00D876B4" w:rsidRPr="00D435B6">
                <w:rPr>
                  <w:rFonts w:ascii="Times New Roman" w:hAnsi="Times New Roman" w:cs="Times New Roman"/>
                  <w:color w:val="2F5496" w:themeColor="accent5" w:themeShade="BF"/>
                  <w:sz w:val="26"/>
                  <w:szCs w:val="26"/>
                </w:rPr>
                <w:t xml:space="preserve">: </w:t>
              </w:r>
              <w:r w:rsidR="00D876B4" w:rsidRPr="00D435B6">
                <w:rPr>
                  <w:rFonts w:ascii="Times New Roman" w:hAnsi="Times New Roman" w:cs="Times New Roman"/>
                  <w:color w:val="000000" w:themeColor="text1"/>
                  <w:sz w:val="26"/>
                  <w:szCs w:val="26"/>
                </w:rPr>
                <w:t>Khi Quản lý nhậ</w:t>
              </w:r>
              <w:r w:rsidR="00D876B4">
                <w:rPr>
                  <w:rFonts w:ascii="Times New Roman" w:hAnsi="Times New Roman" w:cs="Times New Roman"/>
                  <w:color w:val="000000" w:themeColor="text1"/>
                  <w:sz w:val="26"/>
                  <w:szCs w:val="26"/>
                </w:rPr>
                <w:t>p không đúng định dạng email</w:t>
              </w:r>
            </w:ins>
            <w:ins w:id="3426" w:author="Vo Cuong" w:date="2020-04-01T16:52:00Z">
              <w:r w:rsidR="00591F96">
                <w:rPr>
                  <w:rFonts w:ascii="Times New Roman" w:hAnsi="Times New Roman" w:cs="Times New Roman"/>
                  <w:color w:val="000000" w:themeColor="text1"/>
                  <w:sz w:val="26"/>
                  <w:szCs w:val="26"/>
                </w:rPr>
                <w:t xml:space="preserve"> và nhấn nút tạo tài khoản</w:t>
              </w:r>
            </w:ins>
          </w:p>
          <w:p w:rsidR="00D876B4" w:rsidRDefault="00D876B4">
            <w:pPr>
              <w:pStyle w:val="ListParagraph"/>
              <w:numPr>
                <w:ilvl w:val="0"/>
                <w:numId w:val="79"/>
              </w:numPr>
              <w:spacing w:line="360" w:lineRule="auto"/>
              <w:jc w:val="both"/>
              <w:rPr>
                <w:ins w:id="3427" w:author="Vo Cuong" w:date="2020-04-04T02:18:00Z"/>
                <w:rFonts w:ascii="Times New Roman" w:hAnsi="Times New Roman" w:cs="Times New Roman"/>
                <w:color w:val="000000" w:themeColor="text1"/>
                <w:sz w:val="26"/>
                <w:szCs w:val="26"/>
              </w:rPr>
              <w:pPrChange w:id="3428" w:author="Vo Cuong" w:date="2020-04-01T16:51:00Z">
                <w:pPr>
                  <w:pStyle w:val="ListParagraph"/>
                  <w:numPr>
                    <w:numId w:val="5"/>
                  </w:numPr>
                  <w:spacing w:line="360" w:lineRule="auto"/>
                  <w:ind w:left="454" w:hanging="454"/>
                  <w:jc w:val="both"/>
                </w:pPr>
              </w:pPrChange>
            </w:pPr>
            <w:ins w:id="3429" w:author="Vo Cuong" w:date="2020-04-01T16:50:00Z">
              <w:r w:rsidRPr="00D876B4">
                <w:rPr>
                  <w:rFonts w:ascii="Times New Roman" w:hAnsi="Times New Roman" w:cs="Times New Roman"/>
                  <w:color w:val="000000" w:themeColor="text1"/>
                  <w:sz w:val="26"/>
                  <w:szCs w:val="26"/>
                  <w:rPrChange w:id="3430" w:author="Vo Cuong" w:date="2020-04-01T16:51:00Z">
                    <w:rPr/>
                  </w:rPrChange>
                </w:rPr>
                <w:t xml:space="preserve">Hệ thống hiển thị thông báo “Vui lòng nhập </w:t>
              </w:r>
            </w:ins>
            <w:ins w:id="3431" w:author="Vo Cuong" w:date="2020-04-01T16:52:00Z">
              <w:r w:rsidR="00591F96">
                <w:rPr>
                  <w:rFonts w:ascii="Times New Roman" w:hAnsi="Times New Roman" w:cs="Times New Roman"/>
                  <w:color w:val="000000" w:themeColor="text1"/>
                  <w:sz w:val="26"/>
                  <w:szCs w:val="26"/>
                </w:rPr>
                <w:t>đúng định dạng Email</w:t>
              </w:r>
            </w:ins>
            <w:ins w:id="3432" w:author="Vo Cuong" w:date="2020-04-01T16:50:00Z">
              <w:r w:rsidRPr="00D876B4">
                <w:rPr>
                  <w:rFonts w:ascii="Times New Roman" w:hAnsi="Times New Roman" w:cs="Times New Roman"/>
                  <w:color w:val="000000" w:themeColor="text1"/>
                  <w:sz w:val="26"/>
                  <w:szCs w:val="26"/>
                  <w:rPrChange w:id="3433" w:author="Vo Cuong" w:date="2020-04-01T16:51:00Z">
                    <w:rPr/>
                  </w:rPrChange>
                </w:rPr>
                <w:t xml:space="preserve">”. </w:t>
              </w:r>
            </w:ins>
          </w:p>
          <w:p w:rsidR="00851CB4" w:rsidRPr="00D435B6" w:rsidRDefault="00851CB4" w:rsidP="00851CB4">
            <w:pPr>
              <w:spacing w:line="360" w:lineRule="auto"/>
              <w:jc w:val="both"/>
              <w:rPr>
                <w:ins w:id="3434" w:author="Vo Cuong" w:date="2020-04-04T02:18:00Z"/>
                <w:rFonts w:ascii="Times New Roman" w:hAnsi="Times New Roman" w:cs="Times New Roman"/>
                <w:color w:val="000000" w:themeColor="text1"/>
                <w:sz w:val="26"/>
                <w:szCs w:val="26"/>
              </w:rPr>
            </w:pPr>
            <w:ins w:id="3435" w:author="Vo Cuong" w:date="2020-04-04T02:18:00Z">
              <w:r>
                <w:rPr>
                  <w:rFonts w:ascii="Times New Roman" w:hAnsi="Times New Roman" w:cs="Times New Roman"/>
                  <w:color w:val="2F5496" w:themeColor="accent5" w:themeShade="BF"/>
                  <w:sz w:val="26"/>
                  <w:szCs w:val="26"/>
                </w:rPr>
                <w:t>A4</w:t>
              </w:r>
              <w:r w:rsidRPr="00D435B6">
                <w:rPr>
                  <w:rFonts w:ascii="Times New Roman" w:hAnsi="Times New Roman" w:cs="Times New Roman"/>
                  <w:color w:val="2F5496" w:themeColor="accent5" w:themeShade="BF"/>
                  <w:sz w:val="26"/>
                  <w:szCs w:val="26"/>
                </w:rPr>
                <w:t xml:space="preserve"> –</w:t>
              </w:r>
              <w:r>
                <w:rPr>
                  <w:rFonts w:ascii="Times New Roman" w:hAnsi="Times New Roman" w:cs="Times New Roman"/>
                  <w:color w:val="2F5496" w:themeColor="accent5" w:themeShade="BF"/>
                  <w:sz w:val="26"/>
                  <w:szCs w:val="26"/>
                </w:rPr>
                <w:t xml:space="preserve"> Không đúng định dạng mật khẩu</w:t>
              </w:r>
              <w:r w:rsidRPr="00D435B6">
                <w:rPr>
                  <w:rFonts w:ascii="Times New Roman" w:hAnsi="Times New Roman" w:cs="Times New Roman"/>
                  <w:color w:val="2F5496" w:themeColor="accent5" w:themeShade="BF"/>
                  <w:sz w:val="26"/>
                  <w:szCs w:val="26"/>
                </w:rPr>
                <w:t xml:space="preserve">: </w:t>
              </w:r>
              <w:r w:rsidRPr="00D435B6">
                <w:rPr>
                  <w:rFonts w:ascii="Times New Roman" w:hAnsi="Times New Roman" w:cs="Times New Roman"/>
                  <w:color w:val="000000" w:themeColor="text1"/>
                  <w:sz w:val="26"/>
                  <w:szCs w:val="26"/>
                </w:rPr>
                <w:t>Khi Quản lý nhậ</w:t>
              </w:r>
              <w:r>
                <w:rPr>
                  <w:rFonts w:ascii="Times New Roman" w:hAnsi="Times New Roman" w:cs="Times New Roman"/>
                  <w:color w:val="000000" w:themeColor="text1"/>
                  <w:sz w:val="26"/>
                  <w:szCs w:val="26"/>
                </w:rPr>
                <w:t>p không đúng định dạng mật khẩu và nhấn nút tạo tài khoản</w:t>
              </w:r>
            </w:ins>
          </w:p>
          <w:p w:rsidR="00851CB4" w:rsidRPr="00391D92" w:rsidRDefault="00851CB4">
            <w:pPr>
              <w:pStyle w:val="ListParagraph"/>
              <w:numPr>
                <w:ilvl w:val="0"/>
                <w:numId w:val="93"/>
              </w:numPr>
              <w:spacing w:line="360" w:lineRule="auto"/>
              <w:jc w:val="both"/>
              <w:rPr>
                <w:ins w:id="3436" w:author="Vo Cuong" w:date="2020-04-04T02:18:00Z"/>
                <w:rFonts w:ascii="Times New Roman" w:hAnsi="Times New Roman" w:cs="Times New Roman"/>
                <w:color w:val="000000" w:themeColor="text1"/>
                <w:sz w:val="26"/>
                <w:szCs w:val="26"/>
              </w:rPr>
              <w:pPrChange w:id="3437" w:author="Vo Cuong" w:date="2020-04-04T02:18:00Z">
                <w:pPr>
                  <w:pStyle w:val="ListParagraph"/>
                  <w:numPr>
                    <w:numId w:val="79"/>
                  </w:numPr>
                  <w:spacing w:line="360" w:lineRule="auto"/>
                  <w:ind w:left="360" w:hanging="360"/>
                  <w:jc w:val="both"/>
                </w:pPr>
              </w:pPrChange>
            </w:pPr>
            <w:ins w:id="3438" w:author="Vo Cuong" w:date="2020-04-04T02:18:00Z">
              <w:r w:rsidRPr="00391D92">
                <w:rPr>
                  <w:rFonts w:ascii="Times New Roman" w:hAnsi="Times New Roman" w:cs="Times New Roman"/>
                  <w:color w:val="000000" w:themeColor="text1"/>
                  <w:sz w:val="26"/>
                  <w:szCs w:val="26"/>
                </w:rPr>
                <w:t>Hệ thống hiển thị thông báo “</w:t>
              </w:r>
            </w:ins>
            <w:ins w:id="3439" w:author="Vo Cuong" w:date="2020-04-04T02:19:00Z">
              <w:r w:rsidR="009B36DB" w:rsidRPr="006337C6">
                <w:rPr>
                  <w:rFonts w:ascii="Times New Roman" w:hAnsi="Times New Roman" w:cs="Times New Roman"/>
                  <w:color w:val="000000" w:themeColor="text1"/>
                  <w:sz w:val="26"/>
                  <w:szCs w:val="26"/>
                </w:rPr>
                <w:t>Mật khẩu phải dài 8 - 30 ký tự, có ít nhất một số, một chữ cái viế</w:t>
              </w:r>
              <w:r w:rsidR="009B36DB">
                <w:rPr>
                  <w:rFonts w:ascii="Times New Roman" w:hAnsi="Times New Roman" w:cs="Times New Roman"/>
                  <w:color w:val="000000" w:themeColor="text1"/>
                  <w:sz w:val="26"/>
                  <w:szCs w:val="26"/>
                </w:rPr>
                <w:t xml:space="preserve">t hoa, </w:t>
              </w:r>
              <w:r w:rsidR="009B36DB" w:rsidRPr="006337C6">
                <w:rPr>
                  <w:rFonts w:ascii="Times New Roman" w:hAnsi="Times New Roman" w:cs="Times New Roman"/>
                  <w:color w:val="000000" w:themeColor="text1"/>
                  <w:sz w:val="26"/>
                  <w:szCs w:val="26"/>
                </w:rPr>
                <w:t xml:space="preserve"> một chữ cái viết thường</w:t>
              </w:r>
              <w:r w:rsidR="009B36DB">
                <w:rPr>
                  <w:rFonts w:ascii="Times New Roman" w:hAnsi="Times New Roman" w:cs="Times New Roman"/>
                  <w:color w:val="000000" w:themeColor="text1"/>
                  <w:sz w:val="26"/>
                  <w:szCs w:val="26"/>
                </w:rPr>
                <w:t xml:space="preserve"> và một ký tự đặc biệt !!</w:t>
              </w:r>
            </w:ins>
            <w:ins w:id="3440" w:author="Vo Cuong" w:date="2020-04-04T02:18:00Z">
              <w:r w:rsidRPr="00391D92">
                <w:rPr>
                  <w:rFonts w:ascii="Times New Roman" w:hAnsi="Times New Roman" w:cs="Times New Roman"/>
                  <w:color w:val="000000" w:themeColor="text1"/>
                  <w:sz w:val="26"/>
                  <w:szCs w:val="26"/>
                </w:rPr>
                <w:t xml:space="preserve">”. </w:t>
              </w:r>
            </w:ins>
          </w:p>
          <w:p w:rsidR="009B36DB" w:rsidRPr="00D435B6" w:rsidRDefault="009B36DB" w:rsidP="009B36DB">
            <w:pPr>
              <w:spacing w:line="360" w:lineRule="auto"/>
              <w:jc w:val="both"/>
              <w:rPr>
                <w:ins w:id="3441" w:author="Vo Cuong" w:date="2020-04-04T02:20:00Z"/>
                <w:rFonts w:ascii="Times New Roman" w:hAnsi="Times New Roman" w:cs="Times New Roman"/>
                <w:color w:val="000000" w:themeColor="text1"/>
                <w:sz w:val="26"/>
                <w:szCs w:val="26"/>
              </w:rPr>
            </w:pPr>
            <w:ins w:id="3442" w:author="Vo Cuong" w:date="2020-04-04T02:20:00Z">
              <w:r>
                <w:rPr>
                  <w:rFonts w:ascii="Times New Roman" w:hAnsi="Times New Roman" w:cs="Times New Roman"/>
                  <w:color w:val="2F5496" w:themeColor="accent5" w:themeShade="BF"/>
                  <w:sz w:val="26"/>
                  <w:szCs w:val="26"/>
                </w:rPr>
                <w:t>A5</w:t>
              </w:r>
              <w:r w:rsidRPr="00D435B6">
                <w:rPr>
                  <w:rFonts w:ascii="Times New Roman" w:hAnsi="Times New Roman" w:cs="Times New Roman"/>
                  <w:color w:val="2F5496" w:themeColor="accent5" w:themeShade="BF"/>
                  <w:sz w:val="26"/>
                  <w:szCs w:val="26"/>
                </w:rPr>
                <w:t xml:space="preserve"> –</w:t>
              </w:r>
              <w:r>
                <w:rPr>
                  <w:rFonts w:ascii="Times New Roman" w:hAnsi="Times New Roman" w:cs="Times New Roman"/>
                  <w:color w:val="2F5496" w:themeColor="accent5" w:themeShade="BF"/>
                  <w:sz w:val="26"/>
                  <w:szCs w:val="26"/>
                </w:rPr>
                <w:t xml:space="preserve"> Không </w:t>
              </w:r>
            </w:ins>
            <w:ins w:id="3443" w:author="Vo Cuong" w:date="2020-04-04T02:21:00Z">
              <w:r>
                <w:rPr>
                  <w:rFonts w:ascii="Times New Roman" w:hAnsi="Times New Roman" w:cs="Times New Roman"/>
                  <w:color w:val="2F5496" w:themeColor="accent5" w:themeShade="BF"/>
                  <w:sz w:val="26"/>
                  <w:szCs w:val="26"/>
                </w:rPr>
                <w:t>nhập đúng tuổi</w:t>
              </w:r>
            </w:ins>
            <w:ins w:id="3444" w:author="Vo Cuong" w:date="2020-04-04T02:20:00Z">
              <w:r w:rsidRPr="00D435B6">
                <w:rPr>
                  <w:rFonts w:ascii="Times New Roman" w:hAnsi="Times New Roman" w:cs="Times New Roman"/>
                  <w:color w:val="2F5496" w:themeColor="accent5" w:themeShade="BF"/>
                  <w:sz w:val="26"/>
                  <w:szCs w:val="26"/>
                </w:rPr>
                <w:t xml:space="preserve">: </w:t>
              </w:r>
              <w:r w:rsidRPr="00D435B6">
                <w:rPr>
                  <w:rFonts w:ascii="Times New Roman" w:hAnsi="Times New Roman" w:cs="Times New Roman"/>
                  <w:color w:val="000000" w:themeColor="text1"/>
                  <w:sz w:val="26"/>
                  <w:szCs w:val="26"/>
                </w:rPr>
                <w:t>Khi Quản lý nhậ</w:t>
              </w:r>
              <w:r>
                <w:rPr>
                  <w:rFonts w:ascii="Times New Roman" w:hAnsi="Times New Roman" w:cs="Times New Roman"/>
                  <w:color w:val="000000" w:themeColor="text1"/>
                  <w:sz w:val="26"/>
                  <w:szCs w:val="26"/>
                </w:rPr>
                <w:t>p</w:t>
              </w:r>
            </w:ins>
            <w:ins w:id="3445" w:author="Vo Cuong" w:date="2020-04-04T02:21:00Z">
              <w:r>
                <w:rPr>
                  <w:rFonts w:ascii="Times New Roman" w:hAnsi="Times New Roman" w:cs="Times New Roman"/>
                  <w:color w:val="000000" w:themeColor="text1"/>
                  <w:sz w:val="26"/>
                  <w:szCs w:val="26"/>
                </w:rPr>
                <w:t xml:space="preserve"> ngày sinh không đủ tuổi</w:t>
              </w:r>
            </w:ins>
            <w:ins w:id="3446" w:author="Vo Cuong" w:date="2020-04-04T02:23:00Z">
              <w:r>
                <w:rPr>
                  <w:rFonts w:ascii="Times New Roman" w:hAnsi="Times New Roman" w:cs="Times New Roman"/>
                  <w:color w:val="000000" w:themeColor="text1"/>
                  <w:sz w:val="26"/>
                  <w:szCs w:val="26"/>
                </w:rPr>
                <w:t xml:space="preserve"> và nhấn nút tạo tài khoản</w:t>
              </w:r>
            </w:ins>
          </w:p>
          <w:p w:rsidR="009B36DB" w:rsidRDefault="009B36DB">
            <w:pPr>
              <w:pStyle w:val="ListParagraph"/>
              <w:numPr>
                <w:ilvl w:val="0"/>
                <w:numId w:val="94"/>
              </w:numPr>
              <w:spacing w:line="360" w:lineRule="auto"/>
              <w:jc w:val="both"/>
              <w:rPr>
                <w:ins w:id="3447" w:author="Vo Cuong" w:date="2020-04-04T02:20:00Z"/>
                <w:rFonts w:ascii="Times New Roman" w:hAnsi="Times New Roman" w:cs="Times New Roman"/>
                <w:color w:val="000000" w:themeColor="text1"/>
                <w:sz w:val="26"/>
                <w:szCs w:val="26"/>
              </w:rPr>
              <w:pPrChange w:id="3448" w:author="Vo Cuong" w:date="2020-04-04T02:22:00Z">
                <w:pPr>
                  <w:pStyle w:val="ListParagraph"/>
                  <w:numPr>
                    <w:numId w:val="79"/>
                  </w:numPr>
                  <w:spacing w:line="360" w:lineRule="auto"/>
                  <w:ind w:left="360" w:hanging="360"/>
                  <w:jc w:val="both"/>
                </w:pPr>
              </w:pPrChange>
            </w:pPr>
            <w:ins w:id="3449" w:author="Vo Cuong" w:date="2020-04-04T02:20:00Z">
              <w:r w:rsidRPr="00391D92">
                <w:rPr>
                  <w:rFonts w:ascii="Times New Roman" w:hAnsi="Times New Roman" w:cs="Times New Roman"/>
                  <w:color w:val="000000" w:themeColor="text1"/>
                  <w:sz w:val="26"/>
                  <w:szCs w:val="26"/>
                </w:rPr>
                <w:t>Hệ thống hiển thị thông báo “</w:t>
              </w:r>
            </w:ins>
            <w:ins w:id="3450" w:author="Vo Cuong" w:date="2020-04-04T02:22:00Z">
              <w:r>
                <w:rPr>
                  <w:rFonts w:ascii="Times New Roman" w:hAnsi="Times New Roman" w:cs="Times New Roman"/>
                  <w:color w:val="000000" w:themeColor="text1"/>
                  <w:sz w:val="26"/>
                  <w:szCs w:val="26"/>
                </w:rPr>
                <w:t>Tuổi của bạn nhập không hợp lệ. Vui lòng nhập lại</w:t>
              </w:r>
            </w:ins>
            <w:ins w:id="3451" w:author="Vo Cuong" w:date="2020-04-04T02:20:00Z">
              <w:r w:rsidRPr="00391D92">
                <w:rPr>
                  <w:rFonts w:ascii="Times New Roman" w:hAnsi="Times New Roman" w:cs="Times New Roman"/>
                  <w:color w:val="000000" w:themeColor="text1"/>
                  <w:sz w:val="26"/>
                  <w:szCs w:val="26"/>
                </w:rPr>
                <w:t xml:space="preserve">”. </w:t>
              </w:r>
            </w:ins>
          </w:p>
          <w:p w:rsidR="009B36DB" w:rsidRPr="00D435B6" w:rsidRDefault="009B36DB" w:rsidP="009B36DB">
            <w:pPr>
              <w:spacing w:line="360" w:lineRule="auto"/>
              <w:jc w:val="both"/>
              <w:rPr>
                <w:ins w:id="3452" w:author="Vo Cuong" w:date="2020-04-04T02:22:00Z"/>
                <w:rFonts w:ascii="Times New Roman" w:hAnsi="Times New Roman" w:cs="Times New Roman"/>
                <w:color w:val="000000" w:themeColor="text1"/>
                <w:sz w:val="26"/>
                <w:szCs w:val="26"/>
              </w:rPr>
            </w:pPr>
            <w:ins w:id="3453" w:author="Vo Cuong" w:date="2020-04-04T02:22:00Z">
              <w:r>
                <w:rPr>
                  <w:rFonts w:ascii="Times New Roman" w:hAnsi="Times New Roman" w:cs="Times New Roman"/>
                  <w:color w:val="2F5496" w:themeColor="accent5" w:themeShade="BF"/>
                  <w:sz w:val="26"/>
                  <w:szCs w:val="26"/>
                </w:rPr>
                <w:t>A6</w:t>
              </w:r>
              <w:r w:rsidRPr="00D435B6">
                <w:rPr>
                  <w:rFonts w:ascii="Times New Roman" w:hAnsi="Times New Roman" w:cs="Times New Roman"/>
                  <w:color w:val="2F5496" w:themeColor="accent5" w:themeShade="BF"/>
                  <w:sz w:val="26"/>
                  <w:szCs w:val="26"/>
                </w:rPr>
                <w:t xml:space="preserve"> –</w:t>
              </w:r>
              <w:r>
                <w:rPr>
                  <w:rFonts w:ascii="Times New Roman" w:hAnsi="Times New Roman" w:cs="Times New Roman"/>
                  <w:color w:val="2F5496" w:themeColor="accent5" w:themeShade="BF"/>
                  <w:sz w:val="26"/>
                  <w:szCs w:val="26"/>
                </w:rPr>
                <w:t xml:space="preserve"> Không </w:t>
              </w:r>
            </w:ins>
            <w:ins w:id="3454" w:author="Vo Cuong" w:date="2020-04-04T02:23:00Z">
              <w:r>
                <w:rPr>
                  <w:rFonts w:ascii="Times New Roman" w:hAnsi="Times New Roman" w:cs="Times New Roman"/>
                  <w:color w:val="2F5496" w:themeColor="accent5" w:themeShade="BF"/>
                  <w:sz w:val="26"/>
                  <w:szCs w:val="26"/>
                </w:rPr>
                <w:t>một email đã đăng ký tài khoản</w:t>
              </w:r>
            </w:ins>
            <w:ins w:id="3455" w:author="Vo Cuong" w:date="2020-04-04T02:22:00Z">
              <w:r w:rsidRPr="00D435B6">
                <w:rPr>
                  <w:rFonts w:ascii="Times New Roman" w:hAnsi="Times New Roman" w:cs="Times New Roman"/>
                  <w:color w:val="2F5496" w:themeColor="accent5" w:themeShade="BF"/>
                  <w:sz w:val="26"/>
                  <w:szCs w:val="26"/>
                </w:rPr>
                <w:t xml:space="preserve">: </w:t>
              </w:r>
              <w:r w:rsidRPr="00D435B6">
                <w:rPr>
                  <w:rFonts w:ascii="Times New Roman" w:hAnsi="Times New Roman" w:cs="Times New Roman"/>
                  <w:color w:val="000000" w:themeColor="text1"/>
                  <w:sz w:val="26"/>
                  <w:szCs w:val="26"/>
                </w:rPr>
                <w:t>Khi Quản lý nhậ</w:t>
              </w:r>
              <w:r>
                <w:rPr>
                  <w:rFonts w:ascii="Times New Roman" w:hAnsi="Times New Roman" w:cs="Times New Roman"/>
                  <w:color w:val="000000" w:themeColor="text1"/>
                  <w:sz w:val="26"/>
                  <w:szCs w:val="26"/>
                </w:rPr>
                <w:t>p một email đã đăng ký tài khoản và nhấn nút tạo tài khoản</w:t>
              </w:r>
            </w:ins>
          </w:p>
          <w:p w:rsidR="00851CB4" w:rsidRPr="009B36DB" w:rsidRDefault="009B36DB">
            <w:pPr>
              <w:pStyle w:val="ListParagraph"/>
              <w:numPr>
                <w:ilvl w:val="0"/>
                <w:numId w:val="95"/>
              </w:numPr>
              <w:spacing w:line="360" w:lineRule="auto"/>
              <w:jc w:val="both"/>
              <w:rPr>
                <w:ins w:id="3456" w:author="Vo Cuong" w:date="2020-04-01T16:50:00Z"/>
                <w:rFonts w:ascii="Times New Roman" w:hAnsi="Times New Roman" w:cs="Times New Roman"/>
                <w:color w:val="000000" w:themeColor="text1"/>
                <w:sz w:val="26"/>
                <w:szCs w:val="26"/>
                <w:rPrChange w:id="3457" w:author="Vo Cuong" w:date="2020-04-04T02:22:00Z">
                  <w:rPr>
                    <w:ins w:id="3458" w:author="Vo Cuong" w:date="2020-04-01T16:50:00Z"/>
                  </w:rPr>
                </w:rPrChange>
              </w:rPr>
              <w:pPrChange w:id="3459" w:author="Vo Cuong" w:date="2020-04-04T02:23:00Z">
                <w:pPr>
                  <w:pStyle w:val="ListParagraph"/>
                  <w:numPr>
                    <w:numId w:val="5"/>
                  </w:numPr>
                  <w:spacing w:line="360" w:lineRule="auto"/>
                  <w:ind w:left="454" w:hanging="454"/>
                  <w:jc w:val="both"/>
                </w:pPr>
              </w:pPrChange>
            </w:pPr>
            <w:ins w:id="3460" w:author="Vo Cuong" w:date="2020-04-04T02:22:00Z">
              <w:r w:rsidRPr="00391D92">
                <w:rPr>
                  <w:rFonts w:ascii="Times New Roman" w:hAnsi="Times New Roman" w:cs="Times New Roman"/>
                  <w:color w:val="000000" w:themeColor="text1"/>
                  <w:sz w:val="26"/>
                  <w:szCs w:val="26"/>
                </w:rPr>
                <w:t>Hệ thống hiển thị thông báo “</w:t>
              </w:r>
            </w:ins>
            <w:ins w:id="3461" w:author="Vo Cuong" w:date="2020-04-04T02:24:00Z">
              <w:r>
                <w:rPr>
                  <w:rFonts w:ascii="Times New Roman" w:hAnsi="Times New Roman" w:cs="Times New Roman"/>
                  <w:color w:val="000000" w:themeColor="text1"/>
                  <w:sz w:val="26"/>
                  <w:szCs w:val="26"/>
                </w:rPr>
                <w:t>Email này đã tồn tại</w:t>
              </w:r>
            </w:ins>
            <w:ins w:id="3462" w:author="Vo Cuong" w:date="2020-04-04T02:25:00Z">
              <w:r>
                <w:rPr>
                  <w:rFonts w:ascii="Times New Roman" w:hAnsi="Times New Roman" w:cs="Times New Roman"/>
                  <w:color w:val="000000" w:themeColor="text1"/>
                  <w:sz w:val="26"/>
                  <w:szCs w:val="26"/>
                </w:rPr>
                <w:t xml:space="preserve"> !!</w:t>
              </w:r>
            </w:ins>
            <w:ins w:id="3463" w:author="Vo Cuong" w:date="2020-04-04T02:22:00Z">
              <w:r w:rsidRPr="00391D92">
                <w:rPr>
                  <w:rFonts w:ascii="Times New Roman" w:hAnsi="Times New Roman" w:cs="Times New Roman"/>
                  <w:color w:val="000000" w:themeColor="text1"/>
                  <w:sz w:val="26"/>
                  <w:szCs w:val="26"/>
                </w:rPr>
                <w:t xml:space="preserve">”. </w:t>
              </w:r>
            </w:ins>
          </w:p>
          <w:p w:rsidR="00D32267" w:rsidRPr="00D876B4" w:rsidDel="00137449" w:rsidRDefault="00D32267">
            <w:pPr>
              <w:rPr>
                <w:del w:id="3464" w:author="Vo Cuong" w:date="2020-04-01T16:50:00Z"/>
                <w:rFonts w:ascii="Times New Roman" w:hAnsi="Times New Roman" w:cs="Times New Roman"/>
                <w:color w:val="000000" w:themeColor="text1"/>
                <w:sz w:val="26"/>
                <w:szCs w:val="26"/>
                <w:rPrChange w:id="3465" w:author="Vo Cuong" w:date="2020-04-01T16:50:00Z">
                  <w:rPr>
                    <w:del w:id="3466" w:author="Vo Cuong" w:date="2020-04-01T16:50:00Z"/>
                  </w:rPr>
                </w:rPrChange>
              </w:rPr>
              <w:pPrChange w:id="3467" w:author="Vo Cuong" w:date="2020-04-01T16:50:00Z">
                <w:pPr>
                  <w:pStyle w:val="ListParagraph"/>
                  <w:numPr>
                    <w:numId w:val="5"/>
                  </w:numPr>
                  <w:spacing w:line="360" w:lineRule="auto"/>
                  <w:ind w:left="454" w:hanging="454"/>
                  <w:jc w:val="both"/>
                </w:pPr>
              </w:pPrChange>
            </w:pPr>
            <w:del w:id="3468" w:author="Vo Cuong" w:date="2020-04-01T16:50:00Z">
              <w:r w:rsidRPr="00D876B4" w:rsidDel="00137449">
                <w:rPr>
                  <w:rFonts w:ascii="Times New Roman" w:hAnsi="Times New Roman" w:cs="Times New Roman"/>
                  <w:color w:val="000000" w:themeColor="text1"/>
                  <w:sz w:val="26"/>
                  <w:szCs w:val="26"/>
                  <w:rPrChange w:id="3469" w:author="Vo Cuong" w:date="2020-04-01T16:50:00Z">
                    <w:rPr/>
                  </w:rPrChange>
                </w:rPr>
                <w:delText>lại giao diện tạo tài khoản và kèm thông báo vui lòng nhập đầy đủ thông tin</w:delText>
              </w:r>
            </w:del>
          </w:p>
          <w:p w:rsidR="00D32267" w:rsidRPr="00D435B6" w:rsidRDefault="00D32267">
            <w:pPr>
              <w:pPrChange w:id="3470" w:author="Vo Cuong" w:date="2020-04-01T16:50:00Z">
                <w:pPr>
                  <w:pStyle w:val="ListParagraph"/>
                  <w:numPr>
                    <w:numId w:val="5"/>
                  </w:numPr>
                  <w:spacing w:line="360" w:lineRule="auto"/>
                  <w:ind w:left="454" w:hanging="454"/>
                  <w:jc w:val="both"/>
                </w:pPr>
              </w:pPrChange>
            </w:pPr>
            <w:del w:id="3471" w:author="Vo Cuong" w:date="2020-04-01T16:50:00Z">
              <w:r w:rsidRPr="00D435B6" w:rsidDel="00137449">
                <w:delText>Quản lý nhập thông tin và nhấn nút tạo</w:delText>
              </w:r>
            </w:del>
          </w:p>
        </w:tc>
      </w:tr>
    </w:tbl>
    <w:p w:rsidR="00D32267" w:rsidRPr="00D32267" w:rsidRDefault="00D32267" w:rsidP="00823C87">
      <w:pPr>
        <w:pStyle w:val="ListParagraph"/>
        <w:spacing w:after="200" w:line="360" w:lineRule="auto"/>
        <w:ind w:left="1353"/>
        <w:jc w:val="both"/>
        <w:rPr>
          <w:rFonts w:ascii="Times New Roman" w:hAnsi="Times New Roman" w:cs="Times New Roman"/>
          <w:sz w:val="26"/>
          <w:szCs w:val="26"/>
        </w:rPr>
      </w:pPr>
    </w:p>
    <w:p w:rsidR="00D435B6" w:rsidRPr="00861548" w:rsidRDefault="00D32267">
      <w:pPr>
        <w:pStyle w:val="ListParagraph"/>
        <w:numPr>
          <w:ilvl w:val="1"/>
          <w:numId w:val="93"/>
        </w:numPr>
        <w:spacing w:after="200" w:line="360" w:lineRule="auto"/>
        <w:jc w:val="both"/>
        <w:outlineLvl w:val="2"/>
        <w:rPr>
          <w:rFonts w:ascii="Times New Roman" w:hAnsi="Times New Roman" w:cs="Times New Roman"/>
          <w:b/>
          <w:sz w:val="26"/>
          <w:szCs w:val="26"/>
        </w:rPr>
        <w:pPrChange w:id="3472" w:author="Vo Cuong" w:date="2020-04-04T02:18:00Z">
          <w:pPr>
            <w:pStyle w:val="ListParagraph"/>
            <w:numPr>
              <w:ilvl w:val="1"/>
              <w:numId w:val="5"/>
            </w:numPr>
            <w:spacing w:after="200" w:line="360" w:lineRule="auto"/>
            <w:ind w:hanging="360"/>
            <w:jc w:val="both"/>
            <w:outlineLvl w:val="2"/>
          </w:pPr>
        </w:pPrChange>
      </w:pPr>
      <w:bookmarkStart w:id="3473" w:name="_Toc36669300"/>
      <w:r w:rsidRPr="00861548">
        <w:rPr>
          <w:rFonts w:ascii="Times New Roman" w:hAnsi="Times New Roman" w:cs="Times New Roman"/>
          <w:b/>
          <w:sz w:val="26"/>
          <w:szCs w:val="26"/>
        </w:rPr>
        <w:t>G</w:t>
      </w:r>
      <w:r w:rsidR="001A79A3" w:rsidRPr="00861548">
        <w:rPr>
          <w:rFonts w:ascii="Times New Roman" w:hAnsi="Times New Roman" w:cs="Times New Roman"/>
          <w:b/>
          <w:sz w:val="26"/>
          <w:szCs w:val="26"/>
        </w:rPr>
        <w:t xml:space="preserve">iao diện </w:t>
      </w:r>
      <w:r w:rsidRPr="00861548">
        <w:rPr>
          <w:rFonts w:ascii="Times New Roman" w:hAnsi="Times New Roman" w:cs="Times New Roman"/>
          <w:b/>
          <w:sz w:val="26"/>
          <w:szCs w:val="26"/>
        </w:rPr>
        <w:t xml:space="preserve">tạo </w:t>
      </w:r>
      <w:r w:rsidR="001A79A3" w:rsidRPr="00861548">
        <w:rPr>
          <w:rFonts w:ascii="Times New Roman" w:hAnsi="Times New Roman" w:cs="Times New Roman"/>
          <w:b/>
          <w:sz w:val="26"/>
          <w:szCs w:val="26"/>
        </w:rPr>
        <w:t>tài khoản</w:t>
      </w:r>
      <w:bookmarkEnd w:id="3473"/>
      <w:r w:rsidR="001A79A3" w:rsidRPr="00861548">
        <w:rPr>
          <w:rFonts w:ascii="Times New Roman" w:hAnsi="Times New Roman" w:cs="Times New Roman"/>
          <w:b/>
          <w:sz w:val="26"/>
          <w:szCs w:val="26"/>
        </w:rPr>
        <w:t xml:space="preserve"> </w:t>
      </w:r>
    </w:p>
    <w:p w:rsidR="00D32267" w:rsidRPr="00D435B6" w:rsidRDefault="00D32267">
      <w:pPr>
        <w:pStyle w:val="ListParagraph"/>
        <w:numPr>
          <w:ilvl w:val="0"/>
          <w:numId w:val="36"/>
        </w:numPr>
        <w:spacing w:after="200" w:line="360" w:lineRule="auto"/>
        <w:jc w:val="both"/>
        <w:rPr>
          <w:rFonts w:ascii="Times New Roman" w:hAnsi="Times New Roman" w:cs="Times New Roman"/>
          <w:sz w:val="26"/>
          <w:szCs w:val="26"/>
        </w:rPr>
        <w:pPrChange w:id="3474" w:author="Vo Cuong" w:date="2020-03-23T16:14:00Z">
          <w:pPr>
            <w:pStyle w:val="ListParagraph"/>
            <w:numPr>
              <w:numId w:val="38"/>
            </w:numPr>
            <w:spacing w:after="200" w:line="360" w:lineRule="auto"/>
            <w:ind w:left="1080" w:hanging="360"/>
            <w:jc w:val="both"/>
          </w:pPr>
        </w:pPrChange>
      </w:pPr>
      <w:r>
        <w:rPr>
          <w:rFonts w:ascii="Times New Roman" w:hAnsi="Times New Roman" w:cs="Times New Roman"/>
          <w:sz w:val="26"/>
          <w:szCs w:val="26"/>
        </w:rPr>
        <w:t>Đặc tả màn hình tạo tài khoản</w:t>
      </w:r>
    </w:p>
    <w:p w:rsidR="00D435B6" w:rsidRPr="00D435B6" w:rsidRDefault="00D435B6">
      <w:pPr>
        <w:spacing w:line="360" w:lineRule="auto"/>
        <w:ind w:left="1134"/>
        <w:jc w:val="center"/>
        <w:rPr>
          <w:rFonts w:ascii="Times New Roman" w:hAnsi="Times New Roman" w:cs="Times New Roman"/>
          <w:sz w:val="26"/>
          <w:szCs w:val="26"/>
        </w:rPr>
        <w:pPrChange w:id="3475" w:author="Vo Cuong" w:date="2020-04-01T15:52:00Z">
          <w:pPr>
            <w:spacing w:line="360" w:lineRule="auto"/>
            <w:ind w:left="1134"/>
            <w:jc w:val="both"/>
          </w:pPr>
        </w:pPrChange>
      </w:pPr>
      <w:del w:id="3476" w:author="Vo Cuong" w:date="2020-04-01T15:52:00Z">
        <w:r w:rsidRPr="00D435B6" w:rsidDel="000445B4">
          <w:rPr>
            <w:rFonts w:ascii="Times New Roman" w:hAnsi="Times New Roman" w:cs="Times New Roman"/>
            <w:noProof/>
            <w:sz w:val="26"/>
            <w:szCs w:val="26"/>
          </w:rPr>
          <w:lastRenderedPageBreak/>
          <w:drawing>
            <wp:inline distT="0" distB="0" distL="0" distR="0" wp14:anchorId="542D5F9E" wp14:editId="6BBA08BD">
              <wp:extent cx="5195455" cy="2001982"/>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198606" cy="2003196"/>
                      </a:xfrm>
                      <a:prstGeom prst="rect">
                        <a:avLst/>
                      </a:prstGeom>
                    </pic:spPr>
                  </pic:pic>
                </a:graphicData>
              </a:graphic>
            </wp:inline>
          </w:drawing>
        </w:r>
      </w:del>
      <w:ins w:id="3477" w:author="Vo Cuong" w:date="2020-04-01T15:52:00Z">
        <w:r w:rsidR="000445B4">
          <w:rPr>
            <w:noProof/>
          </w:rPr>
          <w:drawing>
            <wp:inline distT="0" distB="0" distL="0" distR="0" wp14:anchorId="1CA635E0" wp14:editId="17BD6D7B">
              <wp:extent cx="3962400" cy="36004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62400" cy="3600450"/>
                      </a:xfrm>
                      <a:prstGeom prst="rect">
                        <a:avLst/>
                      </a:prstGeom>
                    </pic:spPr>
                  </pic:pic>
                </a:graphicData>
              </a:graphic>
            </wp:inline>
          </w:drawing>
        </w:r>
      </w:ins>
    </w:p>
    <w:p w:rsidR="00D435B6" w:rsidRPr="00D435B6" w:rsidRDefault="00D435B6" w:rsidP="005559CF">
      <w:pPr>
        <w:spacing w:line="360" w:lineRule="auto"/>
        <w:ind w:left="1134"/>
        <w:jc w:val="center"/>
        <w:rPr>
          <w:rFonts w:ascii="Times New Roman" w:hAnsi="Times New Roman" w:cs="Times New Roman"/>
          <w:sz w:val="26"/>
          <w:szCs w:val="26"/>
        </w:rPr>
      </w:pPr>
      <w:r w:rsidRPr="00D435B6">
        <w:rPr>
          <w:rFonts w:ascii="Times New Roman" w:hAnsi="Times New Roman" w:cs="Times New Roman"/>
          <w:sz w:val="26"/>
          <w:szCs w:val="26"/>
        </w:rPr>
        <w:t>Hình 2.</w:t>
      </w:r>
      <w:ins w:id="3478" w:author="Vo Cuong" w:date="2020-04-04T18:36:00Z">
        <w:r w:rsidR="00983A54">
          <w:rPr>
            <w:rFonts w:ascii="Times New Roman" w:hAnsi="Times New Roman" w:cs="Times New Roman"/>
            <w:sz w:val="26"/>
            <w:szCs w:val="26"/>
          </w:rPr>
          <w:t>8</w:t>
        </w:r>
        <w:r w:rsidR="00935EE9">
          <w:rPr>
            <w:rFonts w:ascii="Times New Roman" w:hAnsi="Times New Roman" w:cs="Times New Roman"/>
            <w:sz w:val="26"/>
            <w:szCs w:val="26"/>
          </w:rPr>
          <w:t xml:space="preserve"> </w:t>
        </w:r>
      </w:ins>
      <w:del w:id="3479" w:author="Vo Cuong" w:date="2020-04-04T18:36:00Z">
        <w:r w:rsidRPr="00D435B6" w:rsidDel="00983A54">
          <w:rPr>
            <w:rFonts w:ascii="Times New Roman" w:hAnsi="Times New Roman" w:cs="Times New Roman"/>
            <w:sz w:val="26"/>
            <w:szCs w:val="26"/>
          </w:rPr>
          <w:delText xml:space="preserve">7 </w:delText>
        </w:r>
      </w:del>
      <w:r w:rsidRPr="00D435B6">
        <w:rPr>
          <w:rFonts w:ascii="Times New Roman" w:hAnsi="Times New Roman" w:cs="Times New Roman"/>
          <w:sz w:val="26"/>
          <w:szCs w:val="26"/>
        </w:rPr>
        <w:t>Giao diện tạo/sửa tài khoản</w:t>
      </w:r>
    </w:p>
    <w:p w:rsidR="00D435B6" w:rsidRDefault="00D435B6" w:rsidP="0084042F">
      <w:pPr>
        <w:pStyle w:val="ListParagraph"/>
        <w:numPr>
          <w:ilvl w:val="0"/>
          <w:numId w:val="16"/>
        </w:numPr>
        <w:spacing w:after="200" w:line="360" w:lineRule="auto"/>
        <w:jc w:val="both"/>
        <w:rPr>
          <w:rFonts w:ascii="Times New Roman" w:hAnsi="Times New Roman" w:cs="Times New Roman"/>
          <w:sz w:val="26"/>
          <w:szCs w:val="26"/>
        </w:rPr>
      </w:pPr>
      <w:r w:rsidRPr="00D435B6">
        <w:rPr>
          <w:rFonts w:ascii="Times New Roman" w:hAnsi="Times New Roman" w:cs="Times New Roman"/>
          <w:sz w:val="26"/>
          <w:szCs w:val="26"/>
        </w:rPr>
        <w:t>Quản lí nhập tên nhân viên, ngày tháng năm sinh và nhấn nút mật khẩu mặc định (</w:t>
      </w:r>
      <w:ins w:id="3480" w:author="Vo Cuong" w:date="2020-04-01T16:53:00Z">
        <w:r w:rsidR="0084042F" w:rsidRPr="0084042F">
          <w:rPr>
            <w:rFonts w:ascii="Times New Roman" w:hAnsi="Times New Roman" w:cs="Times New Roman"/>
            <w:sz w:val="26"/>
            <w:szCs w:val="26"/>
          </w:rPr>
          <w:t>Mật khẩu phải dài 8 - 30 ký tự, có ít nhất một số, một chữ cái viế</w:t>
        </w:r>
        <w:r w:rsidR="00B40F5E">
          <w:rPr>
            <w:rFonts w:ascii="Times New Roman" w:hAnsi="Times New Roman" w:cs="Times New Roman"/>
            <w:sz w:val="26"/>
            <w:szCs w:val="26"/>
          </w:rPr>
          <w:t>t hoa</w:t>
        </w:r>
      </w:ins>
      <w:ins w:id="3481" w:author="Vo Cuong" w:date="2020-04-04T02:25:00Z">
        <w:r w:rsidR="00B40F5E">
          <w:rPr>
            <w:rFonts w:ascii="Times New Roman" w:hAnsi="Times New Roman" w:cs="Times New Roman"/>
            <w:sz w:val="26"/>
            <w:szCs w:val="26"/>
          </w:rPr>
          <w:t xml:space="preserve">, </w:t>
        </w:r>
      </w:ins>
      <w:ins w:id="3482" w:author="Vo Cuong" w:date="2020-04-01T16:53:00Z">
        <w:r w:rsidR="0084042F" w:rsidRPr="0084042F">
          <w:rPr>
            <w:rFonts w:ascii="Times New Roman" w:hAnsi="Times New Roman" w:cs="Times New Roman"/>
            <w:sz w:val="26"/>
            <w:szCs w:val="26"/>
          </w:rPr>
          <w:t xml:space="preserve"> một chữ cái viết thường</w:t>
        </w:r>
      </w:ins>
      <w:ins w:id="3483" w:author="Vo Cuong" w:date="2020-04-04T02:26:00Z">
        <w:r w:rsidR="00B40F5E">
          <w:rPr>
            <w:rFonts w:ascii="Times New Roman" w:hAnsi="Times New Roman" w:cs="Times New Roman"/>
            <w:sz w:val="26"/>
            <w:szCs w:val="26"/>
          </w:rPr>
          <w:t xml:space="preserve"> và một ký tự đặc biệt</w:t>
        </w:r>
      </w:ins>
      <w:del w:id="3484" w:author="Vo Cuong" w:date="2020-04-01T16:53:00Z">
        <w:r w:rsidRPr="00D435B6" w:rsidDel="0084042F">
          <w:rPr>
            <w:rFonts w:ascii="Times New Roman" w:hAnsi="Times New Roman" w:cs="Times New Roman"/>
            <w:sz w:val="26"/>
            <w:szCs w:val="26"/>
          </w:rPr>
          <w:delText>Mật khẩu gồm 6 kí tự ví dụ: 12345@</w:delText>
        </w:r>
      </w:del>
      <w:r w:rsidRPr="00D435B6">
        <w:rPr>
          <w:rFonts w:ascii="Times New Roman" w:hAnsi="Times New Roman" w:cs="Times New Roman"/>
          <w:sz w:val="26"/>
          <w:szCs w:val="26"/>
        </w:rPr>
        <w:t>) sau đó nhấn nút tạo</w:t>
      </w:r>
      <w:ins w:id="3485" w:author="Vo Cuong" w:date="2020-04-01T16:53:00Z">
        <w:r w:rsidR="0084042F">
          <w:rPr>
            <w:rFonts w:ascii="Times New Roman" w:hAnsi="Times New Roman" w:cs="Times New Roman"/>
            <w:sz w:val="26"/>
            <w:szCs w:val="26"/>
          </w:rPr>
          <w:t xml:space="preserve"> tài khoản</w:t>
        </w:r>
      </w:ins>
      <w:del w:id="3486" w:author="Vo Cuong" w:date="2020-04-01T16:53:00Z">
        <w:r w:rsidRPr="00D435B6" w:rsidDel="0084042F">
          <w:rPr>
            <w:rFonts w:ascii="Times New Roman" w:hAnsi="Times New Roman" w:cs="Times New Roman"/>
            <w:sz w:val="26"/>
            <w:szCs w:val="26"/>
          </w:rPr>
          <w:delText>/sửa</w:delText>
        </w:r>
      </w:del>
      <w:r w:rsidRPr="00D435B6">
        <w:rPr>
          <w:rFonts w:ascii="Times New Roman" w:hAnsi="Times New Roman" w:cs="Times New Roman"/>
          <w:sz w:val="26"/>
          <w:szCs w:val="26"/>
        </w:rPr>
        <w:t xml:space="preserve"> để tạo tài khoản </w:t>
      </w:r>
      <w:ins w:id="3487" w:author="Vo Cuong" w:date="2020-04-04T02:26:00Z">
        <w:r w:rsidR="009331F6">
          <w:rPr>
            <w:rFonts w:ascii="Times New Roman" w:hAnsi="Times New Roman" w:cs="Times New Roman"/>
            <w:sz w:val="26"/>
            <w:szCs w:val="26"/>
          </w:rPr>
          <w:t>mới.</w:t>
        </w:r>
      </w:ins>
      <w:del w:id="3488" w:author="Vo Cuong" w:date="2020-04-04T02:26:00Z">
        <w:r w:rsidRPr="00D435B6" w:rsidDel="009331F6">
          <w:rPr>
            <w:rFonts w:ascii="Times New Roman" w:hAnsi="Times New Roman" w:cs="Times New Roman"/>
            <w:sz w:val="26"/>
            <w:szCs w:val="26"/>
          </w:rPr>
          <w:delText xml:space="preserve">hoặc có thể cấp lại mật khẩu khi nhân viên mất. </w:delText>
        </w:r>
      </w:del>
    </w:p>
    <w:p w:rsidR="00D32267" w:rsidRDefault="00D32267">
      <w:pPr>
        <w:pStyle w:val="ListParagraph"/>
        <w:numPr>
          <w:ilvl w:val="0"/>
          <w:numId w:val="36"/>
        </w:numPr>
        <w:spacing w:after="200" w:line="360" w:lineRule="auto"/>
        <w:jc w:val="both"/>
        <w:rPr>
          <w:rFonts w:ascii="Times New Roman" w:hAnsi="Times New Roman" w:cs="Times New Roman"/>
          <w:sz w:val="26"/>
          <w:szCs w:val="26"/>
        </w:rPr>
        <w:pPrChange w:id="3489" w:author="Vo Cuong" w:date="2020-03-23T16:14:00Z">
          <w:pPr>
            <w:pStyle w:val="ListParagraph"/>
            <w:numPr>
              <w:numId w:val="38"/>
            </w:numPr>
            <w:spacing w:after="200" w:line="360" w:lineRule="auto"/>
            <w:ind w:left="1080" w:hanging="360"/>
            <w:jc w:val="both"/>
          </w:pPr>
        </w:pPrChange>
      </w:pPr>
      <w:r>
        <w:rPr>
          <w:rFonts w:ascii="Times New Roman" w:hAnsi="Times New Roman" w:cs="Times New Roman"/>
          <w:sz w:val="26"/>
          <w:szCs w:val="26"/>
        </w:rPr>
        <w:t>Use – case tạo tài khoản</w:t>
      </w:r>
    </w:p>
    <w:p w:rsidR="002C03BB" w:rsidRPr="00506083" w:rsidRDefault="003752AA">
      <w:pPr>
        <w:pStyle w:val="ListParagraph"/>
        <w:spacing w:after="200" w:line="360" w:lineRule="auto"/>
        <w:ind w:left="1134" w:hanging="1276"/>
        <w:jc w:val="center"/>
        <w:rPr>
          <w:rFonts w:ascii="Times New Roman" w:hAnsi="Times New Roman" w:cs="Times New Roman"/>
          <w:sz w:val="26"/>
          <w:szCs w:val="26"/>
        </w:rPr>
        <w:pPrChange w:id="3490" w:author="Vo Cuong" w:date="2020-04-01T16:54:00Z">
          <w:pPr>
            <w:pStyle w:val="ListParagraph"/>
            <w:spacing w:after="200" w:line="360" w:lineRule="auto"/>
            <w:ind w:left="1134" w:hanging="1276"/>
            <w:jc w:val="both"/>
          </w:pPr>
        </w:pPrChange>
      </w:pPr>
      <w:del w:id="3491" w:author="Vo Cuong" w:date="2020-04-04T19:05:00Z">
        <w:r w:rsidDel="000255E8">
          <w:rPr>
            <w:noProof/>
          </w:rPr>
          <w:drawing>
            <wp:inline distT="0" distB="0" distL="0" distR="0" wp14:anchorId="5AEE1A6B" wp14:editId="7B785A1A">
              <wp:extent cx="5494020" cy="27355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94020" cy="2735580"/>
                      </a:xfrm>
                      <a:prstGeom prst="rect">
                        <a:avLst/>
                      </a:prstGeom>
                    </pic:spPr>
                  </pic:pic>
                </a:graphicData>
              </a:graphic>
            </wp:inline>
          </w:drawing>
        </w:r>
      </w:del>
      <w:ins w:id="3492" w:author="Vo Cuong" w:date="2020-04-04T19:06:00Z">
        <w:r w:rsidR="000255E8" w:rsidRPr="000255E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0255E8" w:rsidRPr="000255E8">
          <w:rPr>
            <w:rFonts w:ascii="Times New Roman" w:hAnsi="Times New Roman" w:cs="Times New Roman"/>
            <w:noProof/>
            <w:sz w:val="26"/>
            <w:szCs w:val="26"/>
          </w:rPr>
          <w:drawing>
            <wp:inline distT="0" distB="0" distL="0" distR="0">
              <wp:extent cx="5005782" cy="2188635"/>
              <wp:effectExtent l="0" t="0" r="4445" b="2540"/>
              <wp:docPr id="55" name="Picture 55" descr="E:\ThucTap\tao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hucTap\taotk.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1678" cy="2199957"/>
                      </a:xfrm>
                      <a:prstGeom prst="rect">
                        <a:avLst/>
                      </a:prstGeom>
                      <a:noFill/>
                      <a:ln>
                        <a:noFill/>
                      </a:ln>
                    </pic:spPr>
                  </pic:pic>
                </a:graphicData>
              </a:graphic>
            </wp:inline>
          </w:drawing>
        </w:r>
      </w:ins>
    </w:p>
    <w:p w:rsidR="001A79A3" w:rsidRPr="00861548" w:rsidRDefault="001A79A3">
      <w:pPr>
        <w:pStyle w:val="ListParagraph"/>
        <w:numPr>
          <w:ilvl w:val="1"/>
          <w:numId w:val="93"/>
        </w:numPr>
        <w:spacing w:after="200" w:line="360" w:lineRule="auto"/>
        <w:jc w:val="both"/>
        <w:outlineLvl w:val="2"/>
        <w:rPr>
          <w:rFonts w:ascii="Times New Roman" w:hAnsi="Times New Roman" w:cs="Times New Roman"/>
          <w:b/>
          <w:sz w:val="26"/>
          <w:szCs w:val="26"/>
        </w:rPr>
        <w:pPrChange w:id="3493" w:author="Vo Cuong" w:date="2020-04-04T02:18:00Z">
          <w:pPr>
            <w:pStyle w:val="ListParagraph"/>
            <w:numPr>
              <w:ilvl w:val="1"/>
              <w:numId w:val="5"/>
            </w:numPr>
            <w:spacing w:after="200" w:line="360" w:lineRule="auto"/>
            <w:ind w:hanging="360"/>
            <w:jc w:val="both"/>
            <w:outlineLvl w:val="2"/>
          </w:pPr>
        </w:pPrChange>
      </w:pPr>
      <w:bookmarkStart w:id="3494" w:name="_Toc36669301"/>
      <w:r w:rsidRPr="00861548">
        <w:rPr>
          <w:rFonts w:ascii="Times New Roman" w:hAnsi="Times New Roman" w:cs="Times New Roman"/>
          <w:b/>
          <w:sz w:val="26"/>
          <w:szCs w:val="26"/>
        </w:rPr>
        <w:t xml:space="preserve">Giao diện các chức năng </w:t>
      </w:r>
      <w:r w:rsidR="0098322A">
        <w:rPr>
          <w:rFonts w:ascii="Times New Roman" w:hAnsi="Times New Roman" w:cs="Times New Roman"/>
          <w:b/>
          <w:sz w:val="26"/>
          <w:szCs w:val="26"/>
        </w:rPr>
        <w:t>thông báo</w:t>
      </w:r>
      <w:r w:rsidRPr="00861548">
        <w:rPr>
          <w:rFonts w:ascii="Times New Roman" w:hAnsi="Times New Roman" w:cs="Times New Roman"/>
          <w:b/>
          <w:sz w:val="26"/>
          <w:szCs w:val="26"/>
        </w:rPr>
        <w:t xml:space="preserve"> duyệt nhiệm vụ</w:t>
      </w:r>
      <w:bookmarkEnd w:id="3494"/>
      <w:r w:rsidR="002C03BB" w:rsidRPr="00861548">
        <w:rPr>
          <w:rFonts w:ascii="Times New Roman" w:hAnsi="Times New Roman" w:cs="Times New Roman"/>
          <w:b/>
          <w:sz w:val="26"/>
          <w:szCs w:val="26"/>
        </w:rPr>
        <w:t xml:space="preserve"> </w:t>
      </w:r>
    </w:p>
    <w:p w:rsidR="001A79A3" w:rsidRPr="00D435B6" w:rsidRDefault="002C03BB">
      <w:pPr>
        <w:pStyle w:val="ListParagraph"/>
        <w:numPr>
          <w:ilvl w:val="0"/>
          <w:numId w:val="31"/>
        </w:numPr>
        <w:spacing w:after="200" w:line="360" w:lineRule="auto"/>
        <w:jc w:val="both"/>
        <w:rPr>
          <w:rFonts w:ascii="Times New Roman" w:hAnsi="Times New Roman" w:cs="Times New Roman"/>
          <w:sz w:val="26"/>
          <w:szCs w:val="26"/>
        </w:rPr>
        <w:pPrChange w:id="3495" w:author="Vo Cuong" w:date="2020-03-23T16:14:00Z">
          <w:pPr>
            <w:pStyle w:val="ListParagraph"/>
            <w:numPr>
              <w:numId w:val="33"/>
            </w:numPr>
            <w:spacing w:after="200" w:line="360" w:lineRule="auto"/>
            <w:ind w:left="1800" w:hanging="360"/>
            <w:jc w:val="both"/>
          </w:pPr>
        </w:pPrChange>
      </w:pPr>
      <w:r>
        <w:rPr>
          <w:rFonts w:ascii="Times New Roman" w:hAnsi="Times New Roman" w:cs="Times New Roman"/>
          <w:sz w:val="26"/>
          <w:szCs w:val="26"/>
        </w:rPr>
        <w:t xml:space="preserve">Đặc tả màn hình chức năng </w:t>
      </w:r>
      <w:r w:rsidR="0098322A">
        <w:rPr>
          <w:rFonts w:ascii="Times New Roman" w:hAnsi="Times New Roman" w:cs="Times New Roman"/>
          <w:sz w:val="26"/>
          <w:szCs w:val="26"/>
        </w:rPr>
        <w:t>thông báo</w:t>
      </w:r>
      <w:r>
        <w:rPr>
          <w:rFonts w:ascii="Times New Roman" w:hAnsi="Times New Roman" w:cs="Times New Roman"/>
          <w:sz w:val="26"/>
          <w:szCs w:val="26"/>
        </w:rPr>
        <w:t xml:space="preserve"> duyệt nhiệm vụ</w:t>
      </w:r>
    </w:p>
    <w:p w:rsidR="00D435B6" w:rsidRPr="00D32267" w:rsidRDefault="00D32267" w:rsidP="00823C87">
      <w:pPr>
        <w:spacing w:line="360" w:lineRule="auto"/>
        <w:ind w:left="993"/>
        <w:jc w:val="both"/>
        <w:rPr>
          <w:rFonts w:ascii="Times New Roman" w:hAnsi="Times New Roman" w:cs="Times New Roman"/>
          <w:noProof/>
          <w:sz w:val="26"/>
          <w:szCs w:val="26"/>
          <w:lang w:val="vi-VN" w:eastAsia="vi-VN"/>
        </w:rPr>
      </w:pPr>
      <w:r w:rsidRPr="00D435B6">
        <w:rPr>
          <w:rFonts w:ascii="Times New Roman" w:hAnsi="Times New Roman" w:cs="Times New Roman"/>
          <w:noProof/>
          <w:sz w:val="26"/>
          <w:szCs w:val="26"/>
        </w:rPr>
        <w:lastRenderedPageBreak/>
        <w:drawing>
          <wp:inline distT="0" distB="0" distL="0" distR="0" wp14:anchorId="5325927A" wp14:editId="6371360C">
            <wp:extent cx="4592624" cy="2042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extLst>
                        <a:ext uri="{28A0092B-C50C-407E-A947-70E740481C1C}">
                          <a14:useLocalDpi xmlns:a14="http://schemas.microsoft.com/office/drawing/2010/main" val="0"/>
                        </a:ext>
                      </a:extLst>
                    </a:blip>
                    <a:srcRect l="4634" t="6472" r="8082" b="6771"/>
                    <a:stretch/>
                  </pic:blipFill>
                  <pic:spPr bwMode="auto">
                    <a:xfrm>
                      <a:off x="0" y="0"/>
                      <a:ext cx="4592624" cy="2042160"/>
                    </a:xfrm>
                    <a:prstGeom prst="rect">
                      <a:avLst/>
                    </a:prstGeom>
                    <a:ln>
                      <a:noFill/>
                    </a:ln>
                    <a:extLst>
                      <a:ext uri="{53640926-AAD7-44D8-BBD7-CCE9431645EC}">
                        <a14:shadowObscured xmlns:a14="http://schemas.microsoft.com/office/drawing/2010/main"/>
                      </a:ext>
                    </a:extLst>
                  </pic:spPr>
                </pic:pic>
              </a:graphicData>
            </a:graphic>
          </wp:inline>
        </w:drawing>
      </w:r>
    </w:p>
    <w:p w:rsidR="00D435B6" w:rsidRPr="00D435B6" w:rsidRDefault="00D435B6" w:rsidP="00B400C7">
      <w:pPr>
        <w:spacing w:line="360" w:lineRule="auto"/>
        <w:ind w:left="993"/>
        <w:jc w:val="center"/>
        <w:rPr>
          <w:rFonts w:ascii="Times New Roman" w:hAnsi="Times New Roman" w:cs="Times New Roman"/>
          <w:sz w:val="26"/>
          <w:szCs w:val="26"/>
        </w:rPr>
      </w:pPr>
      <w:r w:rsidRPr="00D435B6">
        <w:rPr>
          <w:rFonts w:ascii="Times New Roman" w:hAnsi="Times New Roman" w:cs="Times New Roman"/>
          <w:sz w:val="26"/>
          <w:szCs w:val="26"/>
        </w:rPr>
        <w:t>Hình 2.9 Giao diện xét duyệt nhiệm vụ</w:t>
      </w:r>
    </w:p>
    <w:p w:rsidR="00D435B6" w:rsidRDefault="00D435B6" w:rsidP="00823C87">
      <w:pPr>
        <w:pStyle w:val="ListParagraph"/>
        <w:numPr>
          <w:ilvl w:val="0"/>
          <w:numId w:val="16"/>
        </w:numPr>
        <w:spacing w:after="200" w:line="360" w:lineRule="auto"/>
        <w:jc w:val="both"/>
        <w:rPr>
          <w:rFonts w:ascii="Times New Roman" w:hAnsi="Times New Roman" w:cs="Times New Roman"/>
          <w:sz w:val="26"/>
          <w:szCs w:val="26"/>
        </w:rPr>
      </w:pPr>
      <w:r w:rsidRPr="00D435B6">
        <w:rPr>
          <w:rFonts w:ascii="Times New Roman" w:hAnsi="Times New Roman" w:cs="Times New Roman"/>
          <w:sz w:val="26"/>
          <w:szCs w:val="26"/>
        </w:rPr>
        <w:t xml:space="preserve">Thông báo xảy ra khi nhân viên thực hiện </w:t>
      </w:r>
      <w:del w:id="3496" w:author="Vo Cuong" w:date="2020-04-04T01:51:00Z">
        <w:r w:rsidRPr="00D435B6" w:rsidDel="005B2312">
          <w:rPr>
            <w:rFonts w:ascii="Times New Roman" w:hAnsi="Times New Roman" w:cs="Times New Roman"/>
            <w:sz w:val="26"/>
            <w:szCs w:val="26"/>
          </w:rPr>
          <w:delText xml:space="preserve">nhận </w:delText>
        </w:r>
      </w:del>
      <w:ins w:id="3497" w:author="Vo Cuong" w:date="2020-04-04T01:51:00Z">
        <w:r w:rsidR="005B2312">
          <w:rPr>
            <w:rFonts w:ascii="Times New Roman" w:hAnsi="Times New Roman" w:cs="Times New Roman"/>
            <w:sz w:val="26"/>
            <w:szCs w:val="26"/>
          </w:rPr>
          <w:t>thêm mới</w:t>
        </w:r>
        <w:r w:rsidR="005B2312" w:rsidRPr="00D435B6">
          <w:rPr>
            <w:rFonts w:ascii="Times New Roman" w:hAnsi="Times New Roman" w:cs="Times New Roman"/>
            <w:sz w:val="26"/>
            <w:szCs w:val="26"/>
          </w:rPr>
          <w:t xml:space="preserve"> </w:t>
        </w:r>
      </w:ins>
      <w:r w:rsidRPr="00D435B6">
        <w:rPr>
          <w:rFonts w:ascii="Times New Roman" w:hAnsi="Times New Roman" w:cs="Times New Roman"/>
          <w:sz w:val="26"/>
          <w:szCs w:val="26"/>
        </w:rPr>
        <w:t>nhiệm vụ</w:t>
      </w:r>
      <w:r w:rsidR="00A76EBB">
        <w:rPr>
          <w:rFonts w:ascii="Times New Roman" w:hAnsi="Times New Roman" w:cs="Times New Roman"/>
          <w:sz w:val="26"/>
          <w:szCs w:val="26"/>
        </w:rPr>
        <w:t xml:space="preserve"> (v</w:t>
      </w:r>
      <w:r w:rsidRPr="00D435B6">
        <w:rPr>
          <w:rFonts w:ascii="Times New Roman" w:hAnsi="Times New Roman" w:cs="Times New Roman"/>
          <w:sz w:val="26"/>
          <w:szCs w:val="26"/>
        </w:rPr>
        <w:t>ới điều kiện nhận viên đã từng không hoàn thành niệm vụ khi nhận nhiệm vụ</w:t>
      </w:r>
      <w:del w:id="3498" w:author="Vo Cuong" w:date="2020-04-04T09:32:00Z">
        <w:r w:rsidRPr="00D435B6" w:rsidDel="0045029E">
          <w:rPr>
            <w:rFonts w:ascii="Times New Roman" w:hAnsi="Times New Roman" w:cs="Times New Roman"/>
            <w:sz w:val="26"/>
            <w:szCs w:val="26"/>
          </w:rPr>
          <w:delText xml:space="preserve"> hoặc là có nhiều người muốn nhân 1 nhiệm vụ nhưng mà số lượng nhiệm vụ có hạn</w:delText>
        </w:r>
      </w:del>
      <w:r w:rsidRPr="00D435B6">
        <w:rPr>
          <w:rFonts w:ascii="Times New Roman" w:hAnsi="Times New Roman" w:cs="Times New Roman"/>
          <w:sz w:val="26"/>
          <w:szCs w:val="26"/>
        </w:rPr>
        <w:t>).</w:t>
      </w:r>
    </w:p>
    <w:p w:rsidR="0025093F" w:rsidRDefault="0025093F" w:rsidP="00823C87">
      <w:pPr>
        <w:pStyle w:val="ListParagraph"/>
        <w:numPr>
          <w:ilvl w:val="0"/>
          <w:numId w:val="16"/>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Hoặc là nhân viên gửi yêu cầu xét duyệt nhiệm vụ của mình tự tạo</w:t>
      </w:r>
      <w:ins w:id="3499" w:author="Vo Cuong" w:date="2020-04-01T16:54:00Z">
        <w:r w:rsidR="00947913">
          <w:rPr>
            <w:rFonts w:ascii="Times New Roman" w:hAnsi="Times New Roman" w:cs="Times New Roman"/>
            <w:sz w:val="26"/>
            <w:szCs w:val="26"/>
          </w:rPr>
          <w:t>.</w:t>
        </w:r>
      </w:ins>
    </w:p>
    <w:p w:rsidR="002C03BB" w:rsidRDefault="002C03BB">
      <w:pPr>
        <w:pStyle w:val="ListParagraph"/>
        <w:numPr>
          <w:ilvl w:val="0"/>
          <w:numId w:val="31"/>
        </w:numPr>
        <w:spacing w:after="200" w:line="360" w:lineRule="auto"/>
        <w:jc w:val="both"/>
        <w:rPr>
          <w:rFonts w:ascii="Times New Roman" w:hAnsi="Times New Roman" w:cs="Times New Roman"/>
          <w:sz w:val="26"/>
          <w:szCs w:val="26"/>
        </w:rPr>
        <w:pPrChange w:id="3500" w:author="Vo Cuong" w:date="2020-03-23T16:14:00Z">
          <w:pPr>
            <w:pStyle w:val="ListParagraph"/>
            <w:numPr>
              <w:numId w:val="33"/>
            </w:numPr>
            <w:spacing w:after="200" w:line="360" w:lineRule="auto"/>
            <w:ind w:left="1800" w:hanging="360"/>
            <w:jc w:val="both"/>
          </w:pPr>
        </w:pPrChange>
      </w:pPr>
      <w:r>
        <w:rPr>
          <w:rFonts w:ascii="Times New Roman" w:hAnsi="Times New Roman" w:cs="Times New Roman"/>
          <w:sz w:val="26"/>
          <w:szCs w:val="26"/>
        </w:rPr>
        <w:t xml:space="preserve">Use – case </w:t>
      </w:r>
      <w:r w:rsidR="00A97CCB">
        <w:rPr>
          <w:rFonts w:ascii="Times New Roman" w:hAnsi="Times New Roman" w:cs="Times New Roman"/>
          <w:sz w:val="26"/>
          <w:szCs w:val="26"/>
        </w:rPr>
        <w:t>chức năng xét duyện nhiệm vụ</w:t>
      </w:r>
    </w:p>
    <w:p w:rsidR="006248F5" w:rsidRDefault="003752AA" w:rsidP="00823C87">
      <w:pPr>
        <w:pStyle w:val="ListParagraph"/>
        <w:spacing w:after="200" w:line="360" w:lineRule="auto"/>
        <w:ind w:left="1440" w:hanging="1014"/>
        <w:jc w:val="both"/>
        <w:rPr>
          <w:rFonts w:ascii="Times New Roman" w:hAnsi="Times New Roman" w:cs="Times New Roman"/>
          <w:sz w:val="26"/>
          <w:szCs w:val="26"/>
        </w:rPr>
      </w:pPr>
      <w:r>
        <w:rPr>
          <w:noProof/>
        </w:rPr>
        <w:drawing>
          <wp:inline distT="0" distB="0" distL="0" distR="0" wp14:anchorId="09336180" wp14:editId="133017A3">
            <wp:extent cx="5013960" cy="1386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13960" cy="1386840"/>
                    </a:xfrm>
                    <a:prstGeom prst="rect">
                      <a:avLst/>
                    </a:prstGeom>
                  </pic:spPr>
                </pic:pic>
              </a:graphicData>
            </a:graphic>
          </wp:inline>
        </w:drawing>
      </w:r>
    </w:p>
    <w:p w:rsidR="00A97CCB" w:rsidRPr="00D435B6" w:rsidRDefault="00A97CCB">
      <w:pPr>
        <w:pStyle w:val="ListParagraph"/>
        <w:numPr>
          <w:ilvl w:val="0"/>
          <w:numId w:val="31"/>
        </w:numPr>
        <w:spacing w:after="200" w:line="360" w:lineRule="auto"/>
        <w:jc w:val="both"/>
        <w:rPr>
          <w:rFonts w:ascii="Times New Roman" w:hAnsi="Times New Roman" w:cs="Times New Roman"/>
          <w:sz w:val="26"/>
          <w:szCs w:val="26"/>
        </w:rPr>
        <w:pPrChange w:id="3501" w:author="Vo Cuong" w:date="2020-03-23T16:14:00Z">
          <w:pPr>
            <w:pStyle w:val="ListParagraph"/>
            <w:numPr>
              <w:numId w:val="33"/>
            </w:numPr>
            <w:spacing w:after="200" w:line="360" w:lineRule="auto"/>
            <w:ind w:left="1800" w:hanging="360"/>
            <w:jc w:val="both"/>
          </w:pPr>
        </w:pPrChange>
      </w:pPr>
      <w:r>
        <w:rPr>
          <w:rFonts w:ascii="Times New Roman" w:hAnsi="Times New Roman" w:cs="Times New Roman"/>
          <w:sz w:val="26"/>
          <w:szCs w:val="26"/>
        </w:rPr>
        <w:t xml:space="preserve">Đặc tả use – case </w:t>
      </w:r>
      <w:r w:rsidR="0098322A">
        <w:rPr>
          <w:rFonts w:ascii="Times New Roman" w:hAnsi="Times New Roman" w:cs="Times New Roman"/>
          <w:sz w:val="26"/>
          <w:szCs w:val="26"/>
        </w:rPr>
        <w:t>thông báo duyệt nhiệm vụ</w:t>
      </w:r>
    </w:p>
    <w:tbl>
      <w:tblPr>
        <w:tblStyle w:val="TableGrid"/>
        <w:tblW w:w="0" w:type="auto"/>
        <w:tblLook w:val="04A0" w:firstRow="1" w:lastRow="0" w:firstColumn="1" w:lastColumn="0" w:noHBand="0" w:noVBand="1"/>
      </w:tblPr>
      <w:tblGrid>
        <w:gridCol w:w="4532"/>
        <w:gridCol w:w="4532"/>
      </w:tblGrid>
      <w:tr w:rsidR="00A97CCB" w:rsidRPr="00D435B6" w:rsidTr="00BC0C4D">
        <w:tc>
          <w:tcPr>
            <w:tcW w:w="4532" w:type="dxa"/>
          </w:tcPr>
          <w:p w:rsidR="00A97CCB" w:rsidRPr="00D435B6" w:rsidRDefault="00A97CCB"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Use – Case</w:t>
            </w:r>
          </w:p>
        </w:tc>
        <w:tc>
          <w:tcPr>
            <w:tcW w:w="4532" w:type="dxa"/>
          </w:tcPr>
          <w:p w:rsidR="00A97CCB" w:rsidRPr="00D435B6" w:rsidRDefault="00A97CCB"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Nội dung</w:t>
            </w:r>
          </w:p>
        </w:tc>
      </w:tr>
      <w:tr w:rsidR="00A97CCB" w:rsidRPr="00D435B6" w:rsidTr="00BC0C4D">
        <w:tc>
          <w:tcPr>
            <w:tcW w:w="4532" w:type="dxa"/>
          </w:tcPr>
          <w:p w:rsidR="00A97CCB" w:rsidRPr="00D435B6" w:rsidRDefault="00A97CCB"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Mã Use - Case</w:t>
            </w:r>
          </w:p>
        </w:tc>
        <w:tc>
          <w:tcPr>
            <w:tcW w:w="4532" w:type="dxa"/>
          </w:tcPr>
          <w:p w:rsidR="00A97CCB" w:rsidRPr="00D435B6" w:rsidRDefault="00A97CCB"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UC-0</w:t>
            </w:r>
            <w:ins w:id="3502" w:author="Vo Cuong" w:date="2020-03-24T00:03:00Z">
              <w:r w:rsidR="00797E0C">
                <w:rPr>
                  <w:rFonts w:ascii="Times New Roman" w:hAnsi="Times New Roman" w:cs="Times New Roman"/>
                  <w:color w:val="000000" w:themeColor="text1"/>
                  <w:sz w:val="26"/>
                  <w:szCs w:val="26"/>
                </w:rPr>
                <w:t>6</w:t>
              </w:r>
            </w:ins>
            <w:del w:id="3503" w:author="Vo Cuong" w:date="2020-03-24T00:03:00Z">
              <w:r w:rsidRPr="00D435B6" w:rsidDel="00797E0C">
                <w:rPr>
                  <w:rFonts w:ascii="Times New Roman" w:hAnsi="Times New Roman" w:cs="Times New Roman"/>
                  <w:color w:val="000000" w:themeColor="text1"/>
                  <w:sz w:val="26"/>
                  <w:szCs w:val="26"/>
                </w:rPr>
                <w:delText>5</w:delText>
              </w:r>
            </w:del>
          </w:p>
        </w:tc>
      </w:tr>
      <w:tr w:rsidR="00A97CCB" w:rsidRPr="00D435B6" w:rsidTr="00BC0C4D">
        <w:tc>
          <w:tcPr>
            <w:tcW w:w="4532" w:type="dxa"/>
          </w:tcPr>
          <w:p w:rsidR="00A97CCB" w:rsidRPr="00D435B6" w:rsidRDefault="00A97CCB"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Tên Use – Case</w:t>
            </w:r>
          </w:p>
        </w:tc>
        <w:tc>
          <w:tcPr>
            <w:tcW w:w="4532" w:type="dxa"/>
          </w:tcPr>
          <w:p w:rsidR="00A97CCB" w:rsidRPr="00D435B6" w:rsidRDefault="0098322A" w:rsidP="00823C87">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Thông báo duyệt nhiệm vụ</w:t>
            </w:r>
          </w:p>
        </w:tc>
      </w:tr>
      <w:tr w:rsidR="00A97CCB" w:rsidRPr="00D435B6" w:rsidTr="00BC0C4D">
        <w:tc>
          <w:tcPr>
            <w:tcW w:w="4532" w:type="dxa"/>
          </w:tcPr>
          <w:p w:rsidR="00A97CCB" w:rsidRPr="00D435B6" w:rsidRDefault="00A97CCB"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Mô tả</w:t>
            </w:r>
          </w:p>
        </w:tc>
        <w:tc>
          <w:tcPr>
            <w:tcW w:w="4532" w:type="dxa"/>
          </w:tcPr>
          <w:p w:rsidR="00A97CCB" w:rsidRPr="00D435B6" w:rsidRDefault="00A97CCB"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Use – case cho phép quản lý vào hệ thống để thực hiện chức năng </w:t>
            </w:r>
            <w:r w:rsidR="0098322A">
              <w:rPr>
                <w:rFonts w:ascii="Times New Roman" w:hAnsi="Times New Roman" w:cs="Times New Roman"/>
                <w:color w:val="000000" w:themeColor="text1"/>
                <w:sz w:val="26"/>
                <w:szCs w:val="26"/>
              </w:rPr>
              <w:t>thông báo duyệt nhiệm vụ</w:t>
            </w:r>
            <w:ins w:id="3504" w:author="Vo Cuong" w:date="2020-04-01T21:22:00Z">
              <w:r w:rsidR="002550CE">
                <w:rPr>
                  <w:rFonts w:ascii="Times New Roman" w:hAnsi="Times New Roman" w:cs="Times New Roman"/>
                  <w:color w:val="000000" w:themeColor="text1"/>
                  <w:sz w:val="26"/>
                  <w:szCs w:val="26"/>
                </w:rPr>
                <w:t>.</w:t>
              </w:r>
            </w:ins>
          </w:p>
        </w:tc>
      </w:tr>
      <w:tr w:rsidR="00A97CCB" w:rsidRPr="00D435B6" w:rsidTr="00BC0C4D">
        <w:tc>
          <w:tcPr>
            <w:tcW w:w="4532" w:type="dxa"/>
          </w:tcPr>
          <w:p w:rsidR="00A97CCB" w:rsidRPr="00D435B6" w:rsidRDefault="00A97CCB"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Actor </w:t>
            </w:r>
          </w:p>
        </w:tc>
        <w:tc>
          <w:tcPr>
            <w:tcW w:w="4532" w:type="dxa"/>
          </w:tcPr>
          <w:p w:rsidR="00A97CCB" w:rsidRPr="00D435B6" w:rsidRDefault="00A97CCB"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Quản lý</w:t>
            </w:r>
            <w:ins w:id="3505" w:author="Vo Cuong" w:date="2020-04-01T21:22:00Z">
              <w:r w:rsidR="002550CE">
                <w:rPr>
                  <w:rFonts w:ascii="Times New Roman" w:hAnsi="Times New Roman" w:cs="Times New Roman"/>
                  <w:color w:val="000000" w:themeColor="text1"/>
                  <w:sz w:val="26"/>
                  <w:szCs w:val="26"/>
                </w:rPr>
                <w:t>.</w:t>
              </w:r>
            </w:ins>
          </w:p>
        </w:tc>
      </w:tr>
      <w:tr w:rsidR="00A97CCB" w:rsidRPr="00D435B6" w:rsidTr="00BC0C4D">
        <w:tc>
          <w:tcPr>
            <w:tcW w:w="4532" w:type="dxa"/>
          </w:tcPr>
          <w:p w:rsidR="00A97CCB" w:rsidRPr="00D435B6" w:rsidRDefault="00A97CCB"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Điều kiện kích hoạt </w:t>
            </w:r>
          </w:p>
        </w:tc>
        <w:tc>
          <w:tcPr>
            <w:tcW w:w="4532" w:type="dxa"/>
          </w:tcPr>
          <w:p w:rsidR="00A97CCB" w:rsidRPr="00D435B6" w:rsidRDefault="00A97CCB">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Khi quản lý chọn </w:t>
            </w:r>
            <w:ins w:id="3506" w:author="Vo Cuong" w:date="2020-04-01T16:54:00Z">
              <w:r w:rsidR="002921C3">
                <w:rPr>
                  <w:rFonts w:ascii="Times New Roman" w:hAnsi="Times New Roman" w:cs="Times New Roman"/>
                  <w:color w:val="000000" w:themeColor="text1"/>
                  <w:sz w:val="26"/>
                  <w:szCs w:val="26"/>
                </w:rPr>
                <w:t xml:space="preserve">icon chuông thông báo </w:t>
              </w:r>
            </w:ins>
            <w:del w:id="3507" w:author="Vo Cuong" w:date="2020-04-01T16:54:00Z">
              <w:r w:rsidRPr="00D435B6" w:rsidDel="002921C3">
                <w:rPr>
                  <w:rFonts w:ascii="Times New Roman" w:hAnsi="Times New Roman" w:cs="Times New Roman"/>
                  <w:color w:val="000000" w:themeColor="text1"/>
                  <w:sz w:val="26"/>
                  <w:szCs w:val="26"/>
                </w:rPr>
                <w:delText xml:space="preserve">biểu tưởng </w:delText>
              </w:r>
            </w:del>
            <w:del w:id="3508" w:author="Vo Cuong" w:date="2020-04-01T16:55:00Z">
              <w:r w:rsidRPr="00D435B6" w:rsidDel="002921C3">
                <w:rPr>
                  <w:rFonts w:ascii="Times New Roman" w:hAnsi="Times New Roman" w:cs="Times New Roman"/>
                  <w:color w:val="000000" w:themeColor="text1"/>
                  <w:sz w:val="26"/>
                  <w:szCs w:val="26"/>
                </w:rPr>
                <w:delText>hộp thư</w:delText>
              </w:r>
            </w:del>
            <w:r w:rsidRPr="00D435B6">
              <w:rPr>
                <w:rFonts w:ascii="Times New Roman" w:hAnsi="Times New Roman" w:cs="Times New Roman"/>
                <w:color w:val="000000" w:themeColor="text1"/>
                <w:sz w:val="26"/>
                <w:szCs w:val="26"/>
              </w:rPr>
              <w:t xml:space="preserve"> nằm ở phía trên giao diện bên tay phải</w:t>
            </w:r>
            <w:ins w:id="3509" w:author="Vo Cuong" w:date="2020-04-01T21:22:00Z">
              <w:r w:rsidR="002550CE">
                <w:rPr>
                  <w:rFonts w:ascii="Times New Roman" w:hAnsi="Times New Roman" w:cs="Times New Roman"/>
                  <w:color w:val="000000" w:themeColor="text1"/>
                  <w:sz w:val="26"/>
                  <w:szCs w:val="26"/>
                </w:rPr>
                <w:t>.</w:t>
              </w:r>
            </w:ins>
          </w:p>
        </w:tc>
      </w:tr>
      <w:tr w:rsidR="00A97CCB" w:rsidRPr="00D435B6" w:rsidTr="00BC0C4D">
        <w:tc>
          <w:tcPr>
            <w:tcW w:w="4532" w:type="dxa"/>
          </w:tcPr>
          <w:p w:rsidR="00A97CCB" w:rsidRPr="00D435B6" w:rsidRDefault="00A97CCB"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Tiền điều kiện </w:t>
            </w:r>
          </w:p>
        </w:tc>
        <w:tc>
          <w:tcPr>
            <w:tcW w:w="4532" w:type="dxa"/>
          </w:tcPr>
          <w:p w:rsidR="00A97CCB" w:rsidRPr="00D435B6" w:rsidRDefault="00A97CCB" w:rsidP="00823C87">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có quyền quản lý</w:t>
            </w:r>
            <w:r w:rsidR="0098322A">
              <w:rPr>
                <w:rFonts w:ascii="Times New Roman" w:hAnsi="Times New Roman" w:cs="Times New Roman"/>
                <w:color w:val="000000" w:themeColor="text1"/>
                <w:sz w:val="26"/>
                <w:szCs w:val="26"/>
              </w:rPr>
              <w:t xml:space="preserve"> và có 1 nhân viên xin làm lại nhiệm vụ đã không hoàn thành trước đó</w:t>
            </w:r>
            <w:ins w:id="3510" w:author="Vo Cuong" w:date="2020-04-01T21:22:00Z">
              <w:r w:rsidR="002550CE">
                <w:rPr>
                  <w:rFonts w:ascii="Times New Roman" w:hAnsi="Times New Roman" w:cs="Times New Roman"/>
                  <w:color w:val="000000" w:themeColor="text1"/>
                  <w:sz w:val="26"/>
                  <w:szCs w:val="26"/>
                </w:rPr>
                <w:t>.</w:t>
              </w:r>
            </w:ins>
          </w:p>
        </w:tc>
      </w:tr>
      <w:tr w:rsidR="00A97CCB" w:rsidRPr="00D435B6" w:rsidTr="00BC0C4D">
        <w:tc>
          <w:tcPr>
            <w:tcW w:w="4532" w:type="dxa"/>
          </w:tcPr>
          <w:p w:rsidR="00A97CCB" w:rsidRPr="00D435B6" w:rsidRDefault="00A97CCB"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lastRenderedPageBreak/>
              <w:t xml:space="preserve">Hậu điều kiện </w:t>
            </w:r>
          </w:p>
        </w:tc>
        <w:tc>
          <w:tcPr>
            <w:tcW w:w="4532" w:type="dxa"/>
          </w:tcPr>
          <w:p w:rsidR="00A97CCB" w:rsidRPr="00D435B6" w:rsidRDefault="00A97CCB"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Quản lý xem được các thông báo</w:t>
            </w:r>
            <w:r w:rsidR="0098322A">
              <w:rPr>
                <w:rFonts w:ascii="Times New Roman" w:hAnsi="Times New Roman" w:cs="Times New Roman"/>
                <w:color w:val="000000" w:themeColor="text1"/>
                <w:sz w:val="26"/>
                <w:szCs w:val="26"/>
              </w:rPr>
              <w:t xml:space="preserve"> duyệt nhiệm vụ</w:t>
            </w:r>
            <w:r w:rsidRPr="00D435B6">
              <w:rPr>
                <w:rFonts w:ascii="Times New Roman" w:hAnsi="Times New Roman" w:cs="Times New Roman"/>
                <w:color w:val="000000" w:themeColor="text1"/>
                <w:sz w:val="26"/>
                <w:szCs w:val="26"/>
              </w:rPr>
              <w:t xml:space="preserve"> củ</w:t>
            </w:r>
            <w:r w:rsidR="0098322A">
              <w:rPr>
                <w:rFonts w:ascii="Times New Roman" w:hAnsi="Times New Roman" w:cs="Times New Roman"/>
                <w:color w:val="000000" w:themeColor="text1"/>
                <w:sz w:val="26"/>
                <w:szCs w:val="26"/>
              </w:rPr>
              <w:t>a nhân viên</w:t>
            </w:r>
            <w:ins w:id="3511" w:author="Vo Cuong" w:date="2020-04-01T21:22:00Z">
              <w:r w:rsidR="002550CE">
                <w:rPr>
                  <w:rFonts w:ascii="Times New Roman" w:hAnsi="Times New Roman" w:cs="Times New Roman"/>
                  <w:color w:val="000000" w:themeColor="text1"/>
                  <w:sz w:val="26"/>
                  <w:szCs w:val="26"/>
                </w:rPr>
                <w:t>.</w:t>
              </w:r>
            </w:ins>
          </w:p>
        </w:tc>
      </w:tr>
      <w:tr w:rsidR="00A97CCB" w:rsidRPr="00D435B6" w:rsidTr="00BC0C4D">
        <w:tc>
          <w:tcPr>
            <w:tcW w:w="4532" w:type="dxa"/>
          </w:tcPr>
          <w:p w:rsidR="00A97CCB" w:rsidRPr="00D435B6" w:rsidRDefault="00A97CCB"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Luồng sự kiện chính </w:t>
            </w:r>
          </w:p>
        </w:tc>
        <w:tc>
          <w:tcPr>
            <w:tcW w:w="4532" w:type="dxa"/>
          </w:tcPr>
          <w:p w:rsidR="00A97CCB" w:rsidRPr="00D435B6" w:rsidRDefault="00A97CCB">
            <w:pPr>
              <w:pStyle w:val="ListParagraph"/>
              <w:numPr>
                <w:ilvl w:val="0"/>
                <w:numId w:val="32"/>
              </w:numPr>
              <w:spacing w:line="360" w:lineRule="auto"/>
              <w:ind w:left="313" w:hanging="284"/>
              <w:jc w:val="both"/>
              <w:rPr>
                <w:rFonts w:ascii="Times New Roman" w:hAnsi="Times New Roman" w:cs="Times New Roman"/>
                <w:color w:val="000000" w:themeColor="text1"/>
                <w:sz w:val="26"/>
                <w:szCs w:val="26"/>
              </w:rPr>
              <w:pPrChange w:id="3512" w:author="Vo Cuong" w:date="2020-03-23T16:14:00Z">
                <w:pPr>
                  <w:pStyle w:val="ListParagraph"/>
                  <w:numPr>
                    <w:numId w:val="34"/>
                  </w:numPr>
                  <w:spacing w:line="360" w:lineRule="auto"/>
                  <w:ind w:left="313" w:hanging="284"/>
                  <w:jc w:val="both"/>
                </w:pPr>
              </w:pPrChange>
            </w:pPr>
            <w:r w:rsidRPr="00D435B6">
              <w:rPr>
                <w:rFonts w:ascii="Times New Roman" w:hAnsi="Times New Roman" w:cs="Times New Roman"/>
                <w:color w:val="000000" w:themeColor="text1"/>
                <w:sz w:val="26"/>
                <w:szCs w:val="26"/>
              </w:rPr>
              <w:t>Hệ thống hiển thị màn hình t</w:t>
            </w:r>
            <w:del w:id="3513" w:author="Vo Cuong" w:date="2020-04-01T16:55:00Z">
              <w:r w:rsidRPr="00D435B6" w:rsidDel="002921C3">
                <w:rPr>
                  <w:rFonts w:ascii="Times New Roman" w:hAnsi="Times New Roman" w:cs="Times New Roman"/>
                  <w:color w:val="000000" w:themeColor="text1"/>
                  <w:sz w:val="26"/>
                  <w:szCs w:val="26"/>
                </w:rPr>
                <w:delText xml:space="preserve">rang chủ </w:delText>
              </w:r>
            </w:del>
            <w:ins w:id="3514" w:author="Vo Cuong" w:date="2020-04-01T16:55:00Z">
              <w:r w:rsidR="002921C3">
                <w:rPr>
                  <w:rFonts w:ascii="Times New Roman" w:hAnsi="Times New Roman" w:cs="Times New Roman"/>
                  <w:color w:val="000000" w:themeColor="text1"/>
                  <w:sz w:val="26"/>
                  <w:szCs w:val="26"/>
                </w:rPr>
                <w:t xml:space="preserve">hống kê </w:t>
              </w:r>
            </w:ins>
            <w:r w:rsidRPr="00D435B6">
              <w:rPr>
                <w:rFonts w:ascii="Times New Roman" w:hAnsi="Times New Roman" w:cs="Times New Roman"/>
                <w:color w:val="000000" w:themeColor="text1"/>
                <w:sz w:val="26"/>
                <w:szCs w:val="26"/>
              </w:rPr>
              <w:t>khi đã đăng nhập thành công</w:t>
            </w:r>
            <w:ins w:id="3515" w:author="Vo Cuong" w:date="2020-04-01T16:55:00Z">
              <w:r w:rsidR="002921C3">
                <w:rPr>
                  <w:rFonts w:ascii="Times New Roman" w:hAnsi="Times New Roman" w:cs="Times New Roman"/>
                  <w:color w:val="000000" w:themeColor="text1"/>
                  <w:sz w:val="26"/>
                  <w:szCs w:val="26"/>
                </w:rPr>
                <w:t>.</w:t>
              </w:r>
            </w:ins>
          </w:p>
          <w:p w:rsidR="00A97CCB" w:rsidRPr="00D435B6" w:rsidRDefault="00A97CCB">
            <w:pPr>
              <w:pStyle w:val="ListParagraph"/>
              <w:numPr>
                <w:ilvl w:val="0"/>
                <w:numId w:val="32"/>
              </w:numPr>
              <w:spacing w:line="360" w:lineRule="auto"/>
              <w:ind w:left="313" w:hanging="284"/>
              <w:jc w:val="both"/>
              <w:rPr>
                <w:rFonts w:ascii="Times New Roman" w:hAnsi="Times New Roman" w:cs="Times New Roman"/>
                <w:color w:val="000000" w:themeColor="text1"/>
                <w:sz w:val="26"/>
                <w:szCs w:val="26"/>
              </w:rPr>
              <w:pPrChange w:id="3516" w:author="Vo Cuong" w:date="2020-03-23T16:14:00Z">
                <w:pPr>
                  <w:pStyle w:val="ListParagraph"/>
                  <w:numPr>
                    <w:numId w:val="34"/>
                  </w:numPr>
                  <w:spacing w:line="360" w:lineRule="auto"/>
                  <w:ind w:left="313" w:hanging="284"/>
                  <w:jc w:val="both"/>
                </w:pPr>
              </w:pPrChange>
            </w:pPr>
            <w:r w:rsidRPr="00D435B6">
              <w:rPr>
                <w:rFonts w:ascii="Times New Roman" w:hAnsi="Times New Roman" w:cs="Times New Roman"/>
                <w:color w:val="000000" w:themeColor="text1"/>
                <w:sz w:val="26"/>
                <w:szCs w:val="26"/>
              </w:rPr>
              <w:t xml:space="preserve">Quản lý chọn biểu tượng </w:t>
            </w:r>
            <w:del w:id="3517" w:author="Vo Cuong" w:date="2020-03-23T23:13:00Z">
              <w:r w:rsidRPr="00D435B6" w:rsidDel="0053069C">
                <w:rPr>
                  <w:rFonts w:ascii="Times New Roman" w:hAnsi="Times New Roman" w:cs="Times New Roman"/>
                  <w:color w:val="000000" w:themeColor="text1"/>
                  <w:sz w:val="26"/>
                  <w:szCs w:val="26"/>
                </w:rPr>
                <w:delText>hộp thư</w:delText>
              </w:r>
            </w:del>
            <w:ins w:id="3518" w:author="Vo Cuong" w:date="2020-03-23T23:13:00Z">
              <w:r w:rsidR="0053069C">
                <w:rPr>
                  <w:rFonts w:ascii="Times New Roman" w:hAnsi="Times New Roman" w:cs="Times New Roman"/>
                  <w:color w:val="000000" w:themeColor="text1"/>
                  <w:sz w:val="26"/>
                  <w:szCs w:val="26"/>
                </w:rPr>
                <w:t>chuông thông báo</w:t>
              </w:r>
            </w:ins>
            <w:r w:rsidRPr="00D435B6">
              <w:rPr>
                <w:rFonts w:ascii="Times New Roman" w:hAnsi="Times New Roman" w:cs="Times New Roman"/>
                <w:color w:val="000000" w:themeColor="text1"/>
                <w:sz w:val="26"/>
                <w:szCs w:val="26"/>
              </w:rPr>
              <w:t xml:space="preserve"> trên giao diện để xem thông báo</w:t>
            </w:r>
            <w:ins w:id="3519" w:author="Vo Cuong" w:date="2020-04-01T16:55:00Z">
              <w:r w:rsidR="002921C3">
                <w:rPr>
                  <w:rFonts w:ascii="Times New Roman" w:hAnsi="Times New Roman" w:cs="Times New Roman"/>
                  <w:color w:val="000000" w:themeColor="text1"/>
                  <w:sz w:val="26"/>
                  <w:szCs w:val="26"/>
                </w:rPr>
                <w:t>.</w:t>
              </w:r>
            </w:ins>
          </w:p>
          <w:p w:rsidR="00A97CCB" w:rsidRPr="00D435B6" w:rsidRDefault="00A97CCB">
            <w:pPr>
              <w:pStyle w:val="ListParagraph"/>
              <w:numPr>
                <w:ilvl w:val="0"/>
                <w:numId w:val="32"/>
              </w:numPr>
              <w:spacing w:line="360" w:lineRule="auto"/>
              <w:ind w:left="313" w:hanging="284"/>
              <w:jc w:val="both"/>
              <w:rPr>
                <w:rFonts w:ascii="Times New Roman" w:hAnsi="Times New Roman" w:cs="Times New Roman"/>
                <w:color w:val="000000" w:themeColor="text1"/>
                <w:sz w:val="26"/>
                <w:szCs w:val="26"/>
              </w:rPr>
              <w:pPrChange w:id="3520" w:author="Vo Cuong" w:date="2020-03-23T16:14:00Z">
                <w:pPr>
                  <w:pStyle w:val="ListParagraph"/>
                  <w:numPr>
                    <w:numId w:val="34"/>
                  </w:numPr>
                  <w:spacing w:line="360" w:lineRule="auto"/>
                  <w:ind w:left="313" w:hanging="284"/>
                  <w:jc w:val="both"/>
                </w:pPr>
              </w:pPrChange>
            </w:pPr>
            <w:r w:rsidRPr="00D435B6">
              <w:rPr>
                <w:rFonts w:ascii="Times New Roman" w:hAnsi="Times New Roman" w:cs="Times New Roman"/>
                <w:color w:val="000000" w:themeColor="text1"/>
                <w:sz w:val="26"/>
                <w:szCs w:val="26"/>
              </w:rPr>
              <w:t>Hệ thống hiển thị ra danh sách các thông báo mà nhân viên đã gửi</w:t>
            </w:r>
            <w:r w:rsidR="00420A45">
              <w:rPr>
                <w:rFonts w:ascii="Times New Roman" w:hAnsi="Times New Roman" w:cs="Times New Roman"/>
                <w:color w:val="000000" w:themeColor="text1"/>
                <w:sz w:val="26"/>
                <w:szCs w:val="26"/>
              </w:rPr>
              <w:t xml:space="preserve"> và xem xét để duyệt</w:t>
            </w:r>
            <w:ins w:id="3521" w:author="Vo Cuong" w:date="2020-04-01T16:55:00Z">
              <w:r w:rsidR="002921C3">
                <w:rPr>
                  <w:rFonts w:ascii="Times New Roman" w:hAnsi="Times New Roman" w:cs="Times New Roman"/>
                  <w:color w:val="000000" w:themeColor="text1"/>
                  <w:sz w:val="26"/>
                  <w:szCs w:val="26"/>
                </w:rPr>
                <w:t>.</w:t>
              </w:r>
            </w:ins>
          </w:p>
          <w:p w:rsidR="00A97CCB" w:rsidRPr="00D435B6" w:rsidRDefault="00A97CCB">
            <w:pPr>
              <w:pStyle w:val="ListParagraph"/>
              <w:numPr>
                <w:ilvl w:val="0"/>
                <w:numId w:val="32"/>
              </w:numPr>
              <w:spacing w:line="360" w:lineRule="auto"/>
              <w:ind w:left="313" w:hanging="284"/>
              <w:jc w:val="both"/>
              <w:rPr>
                <w:rFonts w:ascii="Times New Roman" w:hAnsi="Times New Roman" w:cs="Times New Roman"/>
                <w:color w:val="000000" w:themeColor="text1"/>
                <w:sz w:val="26"/>
                <w:szCs w:val="26"/>
              </w:rPr>
              <w:pPrChange w:id="3522" w:author="Vo Cuong" w:date="2020-03-23T16:14:00Z">
                <w:pPr>
                  <w:pStyle w:val="ListParagraph"/>
                  <w:numPr>
                    <w:numId w:val="34"/>
                  </w:numPr>
                  <w:spacing w:line="360" w:lineRule="auto"/>
                  <w:ind w:left="313" w:hanging="284"/>
                  <w:jc w:val="both"/>
                </w:pPr>
              </w:pPrChange>
            </w:pPr>
            <w:r w:rsidRPr="00D435B6">
              <w:rPr>
                <w:rFonts w:ascii="Times New Roman" w:hAnsi="Times New Roman" w:cs="Times New Roman"/>
                <w:color w:val="000000" w:themeColor="text1"/>
                <w:sz w:val="26"/>
                <w:szCs w:val="26"/>
              </w:rPr>
              <w:t xml:space="preserve">Kết thúc Use </w:t>
            </w:r>
            <w:del w:id="3523" w:author="Vo Cuong" w:date="2020-04-01T16:55:00Z">
              <w:r w:rsidRPr="00D435B6" w:rsidDel="002921C3">
                <w:rPr>
                  <w:rFonts w:ascii="Times New Roman" w:hAnsi="Times New Roman" w:cs="Times New Roman"/>
                  <w:color w:val="000000" w:themeColor="text1"/>
                  <w:sz w:val="26"/>
                  <w:szCs w:val="26"/>
                </w:rPr>
                <w:delText>-</w:delText>
              </w:r>
            </w:del>
            <w:ins w:id="3524" w:author="Vo Cuong" w:date="2020-04-01T16:55:00Z">
              <w:r w:rsidR="002921C3">
                <w:rPr>
                  <w:rFonts w:ascii="Times New Roman" w:hAnsi="Times New Roman" w:cs="Times New Roman"/>
                  <w:color w:val="000000" w:themeColor="text1"/>
                  <w:sz w:val="26"/>
                  <w:szCs w:val="26"/>
                </w:rPr>
                <w:t>–</w:t>
              </w:r>
            </w:ins>
            <w:r w:rsidRPr="00D435B6">
              <w:rPr>
                <w:rFonts w:ascii="Times New Roman" w:hAnsi="Times New Roman" w:cs="Times New Roman"/>
                <w:color w:val="000000" w:themeColor="text1"/>
                <w:sz w:val="26"/>
                <w:szCs w:val="26"/>
              </w:rPr>
              <w:t xml:space="preserve"> Case</w:t>
            </w:r>
            <w:ins w:id="3525" w:author="Vo Cuong" w:date="2020-04-01T16:55:00Z">
              <w:r w:rsidR="002921C3">
                <w:rPr>
                  <w:rFonts w:ascii="Times New Roman" w:hAnsi="Times New Roman" w:cs="Times New Roman"/>
                  <w:color w:val="000000" w:themeColor="text1"/>
                  <w:sz w:val="26"/>
                  <w:szCs w:val="26"/>
                </w:rPr>
                <w:t>.</w:t>
              </w:r>
            </w:ins>
          </w:p>
        </w:tc>
      </w:tr>
      <w:tr w:rsidR="00A97CCB" w:rsidRPr="00D435B6" w:rsidTr="00BC0C4D">
        <w:tc>
          <w:tcPr>
            <w:tcW w:w="4532" w:type="dxa"/>
          </w:tcPr>
          <w:p w:rsidR="00A97CCB" w:rsidRPr="00D435B6" w:rsidRDefault="00A97CCB" w:rsidP="00823C87">
            <w:pPr>
              <w:spacing w:line="360" w:lineRule="auto"/>
              <w:jc w:val="both"/>
              <w:rPr>
                <w:rFonts w:ascii="Times New Roman" w:hAnsi="Times New Roman" w:cs="Times New Roman"/>
                <w:color w:val="000000" w:themeColor="text1"/>
                <w:sz w:val="26"/>
                <w:szCs w:val="26"/>
              </w:rPr>
            </w:pPr>
            <w:r w:rsidRPr="00D435B6">
              <w:rPr>
                <w:rFonts w:ascii="Times New Roman" w:hAnsi="Times New Roman" w:cs="Times New Roman"/>
                <w:color w:val="000000" w:themeColor="text1"/>
                <w:sz w:val="26"/>
                <w:szCs w:val="26"/>
              </w:rPr>
              <w:t xml:space="preserve">Luồng sự kiện phụ </w:t>
            </w:r>
          </w:p>
        </w:tc>
        <w:tc>
          <w:tcPr>
            <w:tcW w:w="4532" w:type="dxa"/>
          </w:tcPr>
          <w:p w:rsidR="00A97CCB" w:rsidRPr="00D435B6" w:rsidRDefault="00A97CCB" w:rsidP="00823C87">
            <w:pPr>
              <w:pStyle w:val="ListParagraph"/>
              <w:spacing w:line="360" w:lineRule="auto"/>
              <w:ind w:left="454"/>
              <w:jc w:val="both"/>
              <w:rPr>
                <w:rFonts w:ascii="Times New Roman" w:hAnsi="Times New Roman" w:cs="Times New Roman"/>
                <w:color w:val="000000" w:themeColor="text1"/>
                <w:sz w:val="26"/>
                <w:szCs w:val="26"/>
              </w:rPr>
            </w:pPr>
          </w:p>
        </w:tc>
      </w:tr>
    </w:tbl>
    <w:p w:rsidR="00450259" w:rsidRDefault="00450259" w:rsidP="00823C87">
      <w:pPr>
        <w:spacing w:line="360" w:lineRule="auto"/>
        <w:jc w:val="both"/>
        <w:rPr>
          <w:rFonts w:ascii="Times New Roman" w:hAnsi="Times New Roman" w:cs="Times New Roman"/>
          <w:color w:val="FF0000"/>
          <w:sz w:val="26"/>
          <w:szCs w:val="26"/>
        </w:rPr>
      </w:pPr>
    </w:p>
    <w:p w:rsidR="006248F5" w:rsidRPr="005E1C0B" w:rsidRDefault="006248F5" w:rsidP="00823C87">
      <w:pPr>
        <w:pStyle w:val="ListParagraph"/>
        <w:numPr>
          <w:ilvl w:val="0"/>
          <w:numId w:val="17"/>
        </w:numPr>
        <w:spacing w:after="200" w:line="360" w:lineRule="auto"/>
        <w:jc w:val="both"/>
        <w:rPr>
          <w:rFonts w:ascii="Times New Roman" w:hAnsi="Times New Roman" w:cs="Times New Roman"/>
          <w:b/>
          <w:color w:val="FF0000"/>
          <w:sz w:val="24"/>
          <w:szCs w:val="24"/>
        </w:rPr>
      </w:pPr>
      <w:r w:rsidRPr="005E1C0B">
        <w:rPr>
          <w:rFonts w:ascii="Times New Roman" w:hAnsi="Times New Roman" w:cs="Times New Roman"/>
          <w:b/>
          <w:color w:val="FF0000"/>
          <w:sz w:val="24"/>
          <w:szCs w:val="24"/>
        </w:rPr>
        <w:t>THIẾT KẾ CSDL LOGIC</w:t>
      </w:r>
    </w:p>
    <w:p w:rsidR="006248F5" w:rsidRDefault="006248F5" w:rsidP="00823C87">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Danh sách các bảng</w:t>
      </w:r>
    </w:p>
    <w:tbl>
      <w:tblPr>
        <w:tblpPr w:leftFromText="180" w:rightFromText="180" w:vertAnchor="text" w:tblpXSpec="right" w:tblpY="1"/>
        <w:tblOverlap w:val="never"/>
        <w:tblW w:w="9243"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671"/>
        <w:gridCol w:w="2712"/>
        <w:gridCol w:w="2233"/>
        <w:gridCol w:w="3627"/>
      </w:tblGrid>
      <w:tr w:rsidR="006248F5" w:rsidTr="00893097">
        <w:trPr>
          <w:tblHeader/>
        </w:trPr>
        <w:tc>
          <w:tcPr>
            <w:tcW w:w="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248F5" w:rsidRDefault="006248F5" w:rsidP="00823C87">
            <w:pPr>
              <w:spacing w:line="360" w:lineRule="auto"/>
              <w:jc w:val="both"/>
              <w:rPr>
                <w:rFonts w:ascii="Times New Roman" w:hAnsi="Times New Roman" w:cs="Times New Roman"/>
                <w:b/>
                <w:sz w:val="24"/>
                <w:szCs w:val="24"/>
              </w:rPr>
            </w:pPr>
            <w:r>
              <w:rPr>
                <w:rFonts w:ascii="Times New Roman" w:hAnsi="Times New Roman" w:cs="Times New Roman"/>
                <w:b/>
                <w:sz w:val="24"/>
                <w:szCs w:val="24"/>
              </w:rPr>
              <w:t>STT</w:t>
            </w:r>
          </w:p>
        </w:tc>
        <w:tc>
          <w:tcPr>
            <w:tcW w:w="271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248F5" w:rsidRDefault="006248F5" w:rsidP="00823C87">
            <w:pPr>
              <w:spacing w:line="360" w:lineRule="auto"/>
              <w:jc w:val="both"/>
              <w:rPr>
                <w:rFonts w:ascii="Times New Roman" w:hAnsi="Times New Roman" w:cs="Times New Roman"/>
                <w:b/>
                <w:sz w:val="24"/>
                <w:szCs w:val="24"/>
              </w:rPr>
            </w:pPr>
            <w:r>
              <w:rPr>
                <w:rFonts w:ascii="Times New Roman" w:hAnsi="Times New Roman" w:cs="Times New Roman"/>
                <w:b/>
                <w:sz w:val="24"/>
                <w:szCs w:val="24"/>
              </w:rPr>
              <w:t>Tên bảng</w:t>
            </w:r>
          </w:p>
        </w:tc>
        <w:tc>
          <w:tcPr>
            <w:tcW w:w="223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248F5" w:rsidRDefault="006248F5" w:rsidP="00823C87">
            <w:pPr>
              <w:spacing w:line="360" w:lineRule="auto"/>
              <w:jc w:val="both"/>
              <w:rPr>
                <w:rFonts w:ascii="Times New Roman" w:hAnsi="Times New Roman" w:cs="Times New Roman"/>
                <w:b/>
                <w:sz w:val="24"/>
                <w:szCs w:val="24"/>
              </w:rPr>
            </w:pPr>
            <w:r>
              <w:rPr>
                <w:rFonts w:ascii="Times New Roman" w:hAnsi="Times New Roman" w:cs="Times New Roman"/>
                <w:b/>
                <w:sz w:val="24"/>
                <w:szCs w:val="24"/>
              </w:rPr>
              <w:t>Alias</w:t>
            </w:r>
            <w:r w:rsidR="00893097">
              <w:rPr>
                <w:rFonts w:ascii="Times New Roman" w:hAnsi="Times New Roman" w:cs="Times New Roman"/>
                <w:b/>
                <w:sz w:val="24"/>
                <w:szCs w:val="24"/>
              </w:rPr>
              <w:t xml:space="preserve"> </w:t>
            </w:r>
            <w:r>
              <w:rPr>
                <w:rFonts w:ascii="Times New Roman" w:hAnsi="Times New Roman" w:cs="Times New Roman"/>
                <w:b/>
                <w:sz w:val="24"/>
                <w:szCs w:val="24"/>
              </w:rPr>
              <w:t>(bí danh)</w:t>
            </w:r>
          </w:p>
        </w:tc>
        <w:tc>
          <w:tcPr>
            <w:tcW w:w="362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248F5" w:rsidRDefault="006248F5" w:rsidP="00823C87">
            <w:pPr>
              <w:spacing w:line="360" w:lineRule="auto"/>
              <w:jc w:val="both"/>
              <w:rPr>
                <w:rFonts w:ascii="Times New Roman" w:hAnsi="Times New Roman" w:cs="Times New Roman"/>
                <w:b/>
                <w:sz w:val="24"/>
                <w:szCs w:val="24"/>
              </w:rPr>
            </w:pPr>
            <w:r>
              <w:rPr>
                <w:rFonts w:ascii="Times New Roman" w:hAnsi="Times New Roman" w:cs="Times New Roman"/>
                <w:b/>
                <w:sz w:val="24"/>
                <w:szCs w:val="24"/>
              </w:rPr>
              <w:t>Mô tả</w:t>
            </w:r>
          </w:p>
        </w:tc>
      </w:tr>
      <w:tr w:rsidR="006248F5" w:rsidTr="00893097">
        <w:tc>
          <w:tcPr>
            <w:tcW w:w="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248F5" w:rsidRDefault="006248F5">
            <w:pPr>
              <w:numPr>
                <w:ilvl w:val="0"/>
                <w:numId w:val="37"/>
              </w:numPr>
              <w:spacing w:beforeAutospacing="1" w:after="200" w:afterAutospacing="1" w:line="360" w:lineRule="auto"/>
              <w:jc w:val="both"/>
              <w:rPr>
                <w:rFonts w:ascii="Times New Roman" w:hAnsi="Times New Roman" w:cs="Times New Roman"/>
                <w:sz w:val="24"/>
                <w:szCs w:val="24"/>
              </w:rPr>
              <w:pPrChange w:id="3526" w:author="Vo Cuong" w:date="2020-03-23T16:14:00Z">
                <w:pPr>
                  <w:framePr w:hSpace="180" w:wrap="around" w:vAnchor="text" w:hAnchor="text" w:xAlign="right" w:y="1"/>
                  <w:numPr>
                    <w:numId w:val="40"/>
                  </w:numPr>
                  <w:spacing w:beforeAutospacing="1" w:after="200" w:afterAutospacing="1" w:line="360" w:lineRule="auto"/>
                  <w:ind w:left="759" w:hanging="360"/>
                  <w:suppressOverlap/>
                  <w:jc w:val="both"/>
                </w:pPr>
              </w:pPrChange>
            </w:pPr>
          </w:p>
        </w:tc>
        <w:tc>
          <w:tcPr>
            <w:tcW w:w="271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248F5" w:rsidRDefault="006248F5"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Nhân viên</w:t>
            </w:r>
          </w:p>
        </w:tc>
        <w:tc>
          <w:tcPr>
            <w:tcW w:w="223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248F5" w:rsidRDefault="006248F5"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Employee</w:t>
            </w:r>
          </w:p>
        </w:tc>
        <w:tc>
          <w:tcPr>
            <w:tcW w:w="362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248F5" w:rsidRDefault="006248F5"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Bảng này cho biết thông tin về nhân viên như ngày sinh, số điểm, cấp độ, mật khẩu của từng nhân viên.</w:t>
            </w:r>
          </w:p>
          <w:p w:rsidR="006248F5" w:rsidRDefault="006248F5"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Mỗi một nhân viên có một mã duy  nhất</w:t>
            </w:r>
            <w:r>
              <w:rPr>
                <w:rFonts w:ascii="Wingdings" w:eastAsia="Wingdings" w:hAnsi="Wingdings" w:cs="Wingdings"/>
                <w:sz w:val="24"/>
                <w:szCs w:val="24"/>
              </w:rPr>
              <w:t></w:t>
            </w:r>
            <w:r>
              <w:rPr>
                <w:rFonts w:ascii="Times New Roman" w:hAnsi="Times New Roman" w:cs="Times New Roman"/>
                <w:sz w:val="24"/>
                <w:szCs w:val="24"/>
              </w:rPr>
              <w:t>đơn giản trong vấn đề quản lý.</w:t>
            </w:r>
          </w:p>
        </w:tc>
      </w:tr>
      <w:tr w:rsidR="006248F5" w:rsidTr="00893097">
        <w:tc>
          <w:tcPr>
            <w:tcW w:w="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248F5" w:rsidRDefault="006248F5">
            <w:pPr>
              <w:numPr>
                <w:ilvl w:val="0"/>
                <w:numId w:val="37"/>
              </w:numPr>
              <w:spacing w:beforeAutospacing="1" w:after="200" w:afterAutospacing="1" w:line="360" w:lineRule="auto"/>
              <w:jc w:val="both"/>
              <w:rPr>
                <w:rFonts w:ascii="Times New Roman" w:hAnsi="Times New Roman" w:cs="Times New Roman"/>
                <w:sz w:val="24"/>
                <w:szCs w:val="24"/>
              </w:rPr>
              <w:pPrChange w:id="3527" w:author="Vo Cuong" w:date="2020-03-23T16:14:00Z">
                <w:pPr>
                  <w:framePr w:hSpace="180" w:wrap="around" w:vAnchor="text" w:hAnchor="text" w:xAlign="right" w:y="1"/>
                  <w:numPr>
                    <w:numId w:val="40"/>
                  </w:numPr>
                  <w:spacing w:beforeAutospacing="1" w:after="200" w:afterAutospacing="1" w:line="360" w:lineRule="auto"/>
                  <w:ind w:left="759" w:hanging="360"/>
                  <w:suppressOverlap/>
                  <w:jc w:val="both"/>
                </w:pPr>
              </w:pPrChange>
            </w:pPr>
          </w:p>
        </w:tc>
        <w:tc>
          <w:tcPr>
            <w:tcW w:w="271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248F5" w:rsidRDefault="006248F5"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Nhiệm vụ</w:t>
            </w:r>
          </w:p>
        </w:tc>
        <w:tc>
          <w:tcPr>
            <w:tcW w:w="223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248F5" w:rsidRDefault="006248F5"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Mission</w:t>
            </w:r>
          </w:p>
        </w:tc>
        <w:tc>
          <w:tcPr>
            <w:tcW w:w="362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248F5" w:rsidRDefault="006248F5"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Bảng này cho biết thông tin về từng nhiệm như tên, ngày bắt đầu, số ngày hoàn thành, số điểm của từng nhiệm vụ, loại của nhiệm vụ đấy, mô tả.</w:t>
            </w:r>
          </w:p>
          <w:p w:rsidR="006248F5" w:rsidRDefault="006248F5"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Mỗi một nhiệm vụ có một mã nhiệm vụ duy nhất </w:t>
            </w:r>
            <w:r>
              <w:rPr>
                <w:rFonts w:ascii="Wingdings" w:eastAsia="Wingdings" w:hAnsi="Wingdings" w:cs="Wingdings"/>
                <w:sz w:val="24"/>
                <w:szCs w:val="24"/>
              </w:rPr>
              <w:t></w:t>
            </w:r>
            <w:r>
              <w:rPr>
                <w:rFonts w:ascii="Times New Roman" w:hAnsi="Times New Roman" w:cs="Times New Roman"/>
                <w:sz w:val="24"/>
                <w:szCs w:val="24"/>
              </w:rPr>
              <w:t xml:space="preserve">đơn giản </w:t>
            </w:r>
            <w:r>
              <w:rPr>
                <w:rFonts w:ascii="Times New Roman" w:hAnsi="Times New Roman" w:cs="Times New Roman"/>
                <w:sz w:val="24"/>
                <w:szCs w:val="24"/>
              </w:rPr>
              <w:lastRenderedPageBreak/>
              <w:t>trong vấn đề quản lý</w:t>
            </w:r>
          </w:p>
        </w:tc>
      </w:tr>
      <w:tr w:rsidR="006248F5" w:rsidTr="00893097">
        <w:tc>
          <w:tcPr>
            <w:tcW w:w="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248F5" w:rsidRDefault="006248F5">
            <w:pPr>
              <w:numPr>
                <w:ilvl w:val="0"/>
                <w:numId w:val="37"/>
              </w:numPr>
              <w:spacing w:beforeAutospacing="1" w:after="200" w:afterAutospacing="1" w:line="360" w:lineRule="auto"/>
              <w:jc w:val="both"/>
              <w:rPr>
                <w:rFonts w:ascii="Times New Roman" w:hAnsi="Times New Roman" w:cs="Times New Roman"/>
                <w:sz w:val="24"/>
                <w:szCs w:val="24"/>
              </w:rPr>
              <w:pPrChange w:id="3528" w:author="Vo Cuong" w:date="2020-03-23T16:14:00Z">
                <w:pPr>
                  <w:framePr w:hSpace="180" w:wrap="around" w:vAnchor="text" w:hAnchor="text" w:xAlign="right" w:y="1"/>
                  <w:numPr>
                    <w:numId w:val="40"/>
                  </w:numPr>
                  <w:spacing w:beforeAutospacing="1" w:after="200" w:afterAutospacing="1" w:line="360" w:lineRule="auto"/>
                  <w:ind w:left="759" w:hanging="360"/>
                  <w:suppressOverlap/>
                  <w:jc w:val="both"/>
                </w:pPr>
              </w:pPrChange>
            </w:pPr>
          </w:p>
        </w:tc>
        <w:tc>
          <w:tcPr>
            <w:tcW w:w="271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248F5" w:rsidRDefault="006248F5"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Loại nhiệm vụ</w:t>
            </w:r>
          </w:p>
        </w:tc>
        <w:tc>
          <w:tcPr>
            <w:tcW w:w="223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248F5" w:rsidRDefault="006248F5"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Type_Mission</w:t>
            </w:r>
          </w:p>
        </w:tc>
        <w:tc>
          <w:tcPr>
            <w:tcW w:w="362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248F5" w:rsidRDefault="006248F5"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Cho biết từng nhiệm vụ sẽ thuộc loại nhiệm vụ và số điểm của nó.</w:t>
            </w:r>
          </w:p>
        </w:tc>
      </w:tr>
      <w:tr w:rsidR="006248F5" w:rsidTr="00893097">
        <w:tc>
          <w:tcPr>
            <w:tcW w:w="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248F5" w:rsidRDefault="006248F5">
            <w:pPr>
              <w:numPr>
                <w:ilvl w:val="0"/>
                <w:numId w:val="37"/>
              </w:numPr>
              <w:spacing w:beforeAutospacing="1" w:after="200" w:afterAutospacing="1" w:line="360" w:lineRule="auto"/>
              <w:jc w:val="both"/>
              <w:rPr>
                <w:rFonts w:ascii="Times New Roman" w:hAnsi="Times New Roman" w:cs="Times New Roman"/>
                <w:sz w:val="24"/>
                <w:szCs w:val="24"/>
              </w:rPr>
              <w:pPrChange w:id="3529" w:author="Vo Cuong" w:date="2020-03-23T16:14:00Z">
                <w:pPr>
                  <w:framePr w:hSpace="180" w:wrap="around" w:vAnchor="text" w:hAnchor="text" w:xAlign="right" w:y="1"/>
                  <w:numPr>
                    <w:numId w:val="40"/>
                  </w:numPr>
                  <w:spacing w:beforeAutospacing="1" w:after="200" w:afterAutospacing="1" w:line="360" w:lineRule="auto"/>
                  <w:ind w:left="759" w:hanging="360"/>
                  <w:suppressOverlap/>
                  <w:jc w:val="both"/>
                </w:pPr>
              </w:pPrChange>
            </w:pPr>
          </w:p>
        </w:tc>
        <w:tc>
          <w:tcPr>
            <w:tcW w:w="271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248F5" w:rsidRDefault="006248F5"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Tiến trình</w:t>
            </w:r>
          </w:p>
        </w:tc>
        <w:tc>
          <w:tcPr>
            <w:tcW w:w="223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248F5" w:rsidRDefault="006248F5"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Type_Process</w:t>
            </w:r>
          </w:p>
        </w:tc>
        <w:tc>
          <w:tcPr>
            <w:tcW w:w="362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248F5" w:rsidRDefault="006248F5"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Khi mỗi nhân viên hoàn thành xong nhiệm vụ thì sẽ thay đổi trạng thái của nhiệm vụ đấy.</w:t>
            </w:r>
          </w:p>
        </w:tc>
      </w:tr>
    </w:tbl>
    <w:p w:rsidR="006248F5" w:rsidRPr="00D268FE" w:rsidRDefault="006248F5" w:rsidP="00823C87">
      <w:pPr>
        <w:pStyle w:val="ListParagraph"/>
        <w:tabs>
          <w:tab w:val="left" w:pos="7050"/>
        </w:tabs>
        <w:spacing w:line="360" w:lineRule="auto"/>
        <w:ind w:left="1080"/>
        <w:jc w:val="both"/>
        <w:rPr>
          <w:rFonts w:ascii="Times New Roman" w:hAnsi="Times New Roman" w:cs="Times New Roman"/>
          <w:sz w:val="24"/>
          <w:szCs w:val="24"/>
          <w:lang w:val="vi-VN"/>
        </w:rPr>
      </w:pPr>
      <w:r>
        <w:rPr>
          <w:rFonts w:ascii="Times New Roman" w:hAnsi="Times New Roman" w:cs="Times New Roman"/>
          <w:sz w:val="24"/>
          <w:szCs w:val="24"/>
        </w:rPr>
        <w:tab/>
      </w:r>
    </w:p>
    <w:p w:rsidR="006248F5" w:rsidRPr="005E1C0B" w:rsidRDefault="006248F5" w:rsidP="00823C87">
      <w:pPr>
        <w:pStyle w:val="ListParagraph"/>
        <w:numPr>
          <w:ilvl w:val="0"/>
          <w:numId w:val="17"/>
        </w:numPr>
        <w:spacing w:after="200" w:line="360" w:lineRule="auto"/>
        <w:jc w:val="both"/>
        <w:outlineLvl w:val="0"/>
        <w:rPr>
          <w:rFonts w:ascii="Times New Roman" w:hAnsi="Times New Roman" w:cs="Times New Roman"/>
          <w:b/>
          <w:color w:val="FF0000"/>
          <w:sz w:val="24"/>
          <w:szCs w:val="24"/>
        </w:rPr>
      </w:pPr>
      <w:bookmarkStart w:id="3530" w:name="_Toc36669302"/>
      <w:r w:rsidRPr="005E1C0B">
        <w:rPr>
          <w:rFonts w:ascii="Times New Roman" w:hAnsi="Times New Roman" w:cs="Times New Roman"/>
          <w:b/>
          <w:color w:val="FF0000"/>
          <w:sz w:val="24"/>
          <w:szCs w:val="24"/>
        </w:rPr>
        <w:t>THIẾT KẾ C</w:t>
      </w:r>
      <w:r w:rsidR="00B23A2E">
        <w:rPr>
          <w:rFonts w:ascii="Times New Roman" w:hAnsi="Times New Roman" w:cs="Times New Roman"/>
          <w:b/>
          <w:color w:val="FF0000"/>
          <w:sz w:val="24"/>
          <w:szCs w:val="24"/>
        </w:rPr>
        <w:t>Ơ SỞ DỮ LIỆU</w:t>
      </w:r>
      <w:bookmarkEnd w:id="3530"/>
    </w:p>
    <w:p w:rsidR="006248F5" w:rsidRPr="00647F94" w:rsidRDefault="006248F5">
      <w:pPr>
        <w:pStyle w:val="Heading3"/>
        <w:rPr>
          <w:b w:val="0"/>
          <w:rPrChange w:id="3531" w:author="Vo Cuong" w:date="2020-03-24T13:13:00Z">
            <w:rPr>
              <w:b/>
            </w:rPr>
          </w:rPrChange>
        </w:rPr>
        <w:pPrChange w:id="3532" w:author="Vo Cuong" w:date="2020-03-24T13:13:00Z">
          <w:pPr>
            <w:pStyle w:val="ListParagraph"/>
            <w:numPr>
              <w:numId w:val="41"/>
            </w:numPr>
            <w:spacing w:before="100" w:beforeAutospacing="1" w:after="100" w:afterAutospacing="1" w:line="360" w:lineRule="auto"/>
            <w:ind w:left="1080" w:hanging="720"/>
            <w:jc w:val="both"/>
            <w:outlineLvl w:val="1"/>
          </w:pPr>
        </w:pPrChange>
      </w:pPr>
      <w:bookmarkStart w:id="3533" w:name="_Toc36669303"/>
      <w:r w:rsidRPr="008B2655">
        <w:t>Bảng Employee</w:t>
      </w:r>
      <w:bookmarkEnd w:id="3533"/>
      <w:r w:rsidRPr="008B2655">
        <w:tab/>
      </w:r>
    </w:p>
    <w:p w:rsidR="006248F5" w:rsidRPr="00526F36" w:rsidRDefault="006248F5">
      <w:pPr>
        <w:pStyle w:val="ListParagraph"/>
        <w:numPr>
          <w:ilvl w:val="1"/>
          <w:numId w:val="38"/>
        </w:numPr>
        <w:spacing w:beforeAutospacing="1" w:after="200" w:afterAutospacing="1" w:line="360" w:lineRule="auto"/>
        <w:jc w:val="both"/>
        <w:rPr>
          <w:rFonts w:ascii="Times New Roman" w:hAnsi="Times New Roman" w:cs="Times New Roman"/>
          <w:sz w:val="24"/>
          <w:szCs w:val="24"/>
        </w:rPr>
        <w:pPrChange w:id="3534" w:author="Vo Cuong" w:date="2020-03-23T16:14:00Z">
          <w:pPr>
            <w:pStyle w:val="ListParagraph"/>
            <w:numPr>
              <w:ilvl w:val="1"/>
              <w:numId w:val="41"/>
            </w:numPr>
            <w:spacing w:beforeAutospacing="1" w:after="200" w:afterAutospacing="1" w:line="360" w:lineRule="auto"/>
            <w:ind w:left="1637" w:hanging="360"/>
            <w:jc w:val="both"/>
          </w:pPr>
        </w:pPrChange>
      </w:pPr>
      <w:r w:rsidRPr="00526F36">
        <w:rPr>
          <w:rFonts w:ascii="Times New Roman" w:hAnsi="Times New Roman" w:cs="Times New Roman"/>
          <w:sz w:val="24"/>
          <w:szCs w:val="24"/>
        </w:rPr>
        <w:t>Bảng</w:t>
      </w:r>
    </w:p>
    <w:tbl>
      <w:tblPr>
        <w:tblpPr w:leftFromText="180" w:rightFromText="180" w:vertAnchor="text" w:horzAnchor="margin" w:tblpXSpec="center" w:tblpY="553"/>
        <w:tblW w:w="9463" w:type="dxa"/>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103" w:type="dxa"/>
        </w:tblCellMar>
        <w:tblLook w:val="04A0" w:firstRow="1" w:lastRow="0" w:firstColumn="1" w:lastColumn="0" w:noHBand="0" w:noVBand="1"/>
        <w:tblPrChange w:id="3535" w:author="Vo Cuong" w:date="2020-04-04T02:52:00Z">
          <w:tblPr>
            <w:tblpPr w:leftFromText="180" w:rightFromText="180" w:vertAnchor="text" w:horzAnchor="margin" w:tblpXSpec="center" w:tblpY="553"/>
            <w:tblW w:w="9463" w:type="dxa"/>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103" w:type="dxa"/>
            </w:tblCellMar>
            <w:tblLook w:val="04A0" w:firstRow="1" w:lastRow="0" w:firstColumn="1" w:lastColumn="0" w:noHBand="0" w:noVBand="1"/>
          </w:tblPr>
        </w:tblPrChange>
      </w:tblPr>
      <w:tblGrid>
        <w:gridCol w:w="665"/>
        <w:gridCol w:w="1778"/>
        <w:gridCol w:w="1530"/>
        <w:gridCol w:w="900"/>
        <w:gridCol w:w="990"/>
        <w:gridCol w:w="1170"/>
        <w:gridCol w:w="810"/>
        <w:gridCol w:w="1620"/>
        <w:tblGridChange w:id="3536">
          <w:tblGrid>
            <w:gridCol w:w="665"/>
            <w:gridCol w:w="1778"/>
            <w:gridCol w:w="1530"/>
            <w:gridCol w:w="900"/>
            <w:gridCol w:w="990"/>
            <w:gridCol w:w="1260"/>
            <w:gridCol w:w="990"/>
            <w:gridCol w:w="1350"/>
          </w:tblGrid>
        </w:tblGridChange>
      </w:tblGrid>
      <w:tr w:rsidR="000D285D" w:rsidTr="000D285D">
        <w:trPr>
          <w:tblHeader/>
          <w:jc w:val="center"/>
          <w:trPrChange w:id="3537" w:author="Vo Cuong" w:date="2020-04-04T02:52:00Z">
            <w:trPr>
              <w:tblHeader/>
              <w:jc w:val="center"/>
            </w:trPr>
          </w:trPrChange>
        </w:trPr>
        <w:tc>
          <w:tcPr>
            <w:tcW w:w="665"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Change w:id="3538" w:author="Vo Cuong" w:date="2020-04-04T02:52:00Z">
              <w:tcPr>
                <w:tcW w:w="665"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tcPrChange>
          </w:tcPr>
          <w:p w:rsidR="007034F3" w:rsidRPr="004F5DD6" w:rsidRDefault="007034F3">
            <w:pPr>
              <w:spacing w:line="360" w:lineRule="auto"/>
              <w:jc w:val="center"/>
              <w:rPr>
                <w:rFonts w:ascii="Times New Roman" w:hAnsi="Times New Roman" w:cs="Times New Roman"/>
                <w:b/>
                <w:sz w:val="24"/>
                <w:szCs w:val="24"/>
              </w:rPr>
              <w:pPrChange w:id="3539" w:author="Vo Cuong" w:date="2020-04-04T01:44:00Z">
                <w:pPr>
                  <w:framePr w:hSpace="180" w:wrap="around" w:vAnchor="text" w:hAnchor="margin" w:xAlign="center" w:y="553"/>
                  <w:spacing w:line="360" w:lineRule="auto"/>
                  <w:jc w:val="both"/>
                </w:pPr>
              </w:pPrChange>
            </w:pPr>
            <w:r w:rsidRPr="004F5DD6">
              <w:rPr>
                <w:rFonts w:ascii="Times New Roman" w:hAnsi="Times New Roman" w:cs="Times New Roman"/>
                <w:b/>
                <w:sz w:val="24"/>
                <w:szCs w:val="24"/>
              </w:rPr>
              <w:t>STT</w:t>
            </w:r>
          </w:p>
        </w:tc>
        <w:tc>
          <w:tcPr>
            <w:tcW w:w="1778"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Change w:id="3540" w:author="Vo Cuong" w:date="2020-04-04T02:52:00Z">
              <w:tcPr>
                <w:tcW w:w="1778"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tcPrChange>
          </w:tcPr>
          <w:p w:rsidR="007034F3" w:rsidRPr="004F5DD6" w:rsidRDefault="007034F3">
            <w:pPr>
              <w:spacing w:line="360" w:lineRule="auto"/>
              <w:jc w:val="center"/>
              <w:rPr>
                <w:rFonts w:ascii="Times New Roman" w:hAnsi="Times New Roman" w:cs="Times New Roman"/>
                <w:b/>
                <w:sz w:val="24"/>
                <w:szCs w:val="24"/>
              </w:rPr>
              <w:pPrChange w:id="3541" w:author="Vo Cuong" w:date="2020-04-04T01:44:00Z">
                <w:pPr>
                  <w:framePr w:hSpace="180" w:wrap="around" w:vAnchor="text" w:hAnchor="margin" w:xAlign="center" w:y="553"/>
                  <w:spacing w:line="360" w:lineRule="auto"/>
                  <w:jc w:val="both"/>
                </w:pPr>
              </w:pPrChange>
            </w:pPr>
            <w:r w:rsidRPr="004F5DD6">
              <w:rPr>
                <w:rFonts w:ascii="Times New Roman" w:hAnsi="Times New Roman" w:cs="Times New Roman"/>
                <w:b/>
                <w:sz w:val="24"/>
                <w:szCs w:val="24"/>
              </w:rPr>
              <w:t>Tên trường</w:t>
            </w:r>
          </w:p>
        </w:tc>
        <w:tc>
          <w:tcPr>
            <w:tcW w:w="1530"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Change w:id="3542" w:author="Vo Cuong" w:date="2020-04-04T02:52:00Z">
              <w:tcPr>
                <w:tcW w:w="1530"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tcPrChange>
          </w:tcPr>
          <w:p w:rsidR="007034F3" w:rsidRPr="004F5DD6" w:rsidRDefault="007034F3">
            <w:pPr>
              <w:spacing w:line="360" w:lineRule="auto"/>
              <w:jc w:val="center"/>
              <w:rPr>
                <w:rFonts w:ascii="Times New Roman" w:hAnsi="Times New Roman" w:cs="Times New Roman"/>
                <w:b/>
                <w:sz w:val="24"/>
                <w:szCs w:val="24"/>
              </w:rPr>
              <w:pPrChange w:id="3543" w:author="Vo Cuong" w:date="2020-04-04T01:44:00Z">
                <w:pPr>
                  <w:framePr w:hSpace="180" w:wrap="around" w:vAnchor="text" w:hAnchor="margin" w:xAlign="center" w:y="553"/>
                  <w:spacing w:line="360" w:lineRule="auto"/>
                  <w:jc w:val="both"/>
                </w:pPr>
              </w:pPrChange>
            </w:pPr>
            <w:r w:rsidRPr="004F5DD6">
              <w:rPr>
                <w:rFonts w:ascii="Times New Roman" w:hAnsi="Times New Roman" w:cs="Times New Roman"/>
                <w:b/>
                <w:sz w:val="24"/>
                <w:szCs w:val="24"/>
              </w:rPr>
              <w:t>Kiểu dữ liệu</w:t>
            </w:r>
          </w:p>
        </w:tc>
        <w:tc>
          <w:tcPr>
            <w:tcW w:w="900"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Change w:id="3544" w:author="Vo Cuong" w:date="2020-04-04T02:52:00Z">
              <w:tcPr>
                <w:tcW w:w="900"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tcPrChange>
          </w:tcPr>
          <w:p w:rsidR="007034F3" w:rsidRPr="004F5DD6" w:rsidRDefault="007034F3">
            <w:pPr>
              <w:spacing w:line="360" w:lineRule="auto"/>
              <w:jc w:val="center"/>
              <w:rPr>
                <w:rFonts w:ascii="Times New Roman" w:hAnsi="Times New Roman" w:cs="Times New Roman"/>
                <w:b/>
                <w:sz w:val="24"/>
                <w:szCs w:val="24"/>
              </w:rPr>
              <w:pPrChange w:id="3545" w:author="Vo Cuong" w:date="2020-04-04T01:44:00Z">
                <w:pPr>
                  <w:framePr w:hSpace="180" w:wrap="around" w:vAnchor="text" w:hAnchor="margin" w:xAlign="center" w:y="553"/>
                  <w:spacing w:line="360" w:lineRule="auto"/>
                  <w:jc w:val="both"/>
                </w:pPr>
              </w:pPrChange>
            </w:pPr>
            <w:r w:rsidRPr="004F5DD6">
              <w:rPr>
                <w:rFonts w:ascii="Times New Roman" w:hAnsi="Times New Roman" w:cs="Times New Roman"/>
                <w:b/>
                <w:sz w:val="24"/>
                <w:szCs w:val="24"/>
              </w:rPr>
              <w:t>Allow Null</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Change w:id="3546" w:author="Vo Cuong" w:date="2020-04-04T02:52:00Z">
              <w:tcPr>
                <w:tcW w:w="9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tcPrChange>
          </w:tcPr>
          <w:p w:rsidR="007034F3" w:rsidRPr="004F5DD6" w:rsidRDefault="007034F3">
            <w:pPr>
              <w:spacing w:line="360" w:lineRule="auto"/>
              <w:jc w:val="center"/>
              <w:rPr>
                <w:rFonts w:ascii="Times New Roman" w:hAnsi="Times New Roman" w:cs="Times New Roman"/>
                <w:b/>
                <w:sz w:val="24"/>
                <w:szCs w:val="24"/>
              </w:rPr>
              <w:pPrChange w:id="3547" w:author="Vo Cuong" w:date="2020-04-04T01:44:00Z">
                <w:pPr>
                  <w:framePr w:hSpace="180" w:wrap="around" w:vAnchor="text" w:hAnchor="margin" w:xAlign="center" w:y="553"/>
                  <w:spacing w:line="360" w:lineRule="auto"/>
                  <w:jc w:val="both"/>
                </w:pPr>
              </w:pPrChange>
            </w:pPr>
            <w:r w:rsidRPr="004F5DD6">
              <w:rPr>
                <w:rFonts w:ascii="Times New Roman" w:hAnsi="Times New Roman" w:cs="Times New Roman"/>
                <w:b/>
                <w:sz w:val="24"/>
                <w:szCs w:val="24"/>
              </w:rPr>
              <w:t>Unique</w:t>
            </w:r>
          </w:p>
        </w:tc>
        <w:tc>
          <w:tcPr>
            <w:tcW w:w="1170"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Change w:id="3548" w:author="Vo Cuong" w:date="2020-04-04T02:52:00Z">
              <w:tcPr>
                <w:tcW w:w="1260"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tcPrChange>
          </w:tcPr>
          <w:p w:rsidR="007034F3" w:rsidRPr="004F5DD6" w:rsidRDefault="007034F3">
            <w:pPr>
              <w:spacing w:line="360" w:lineRule="auto"/>
              <w:jc w:val="center"/>
              <w:rPr>
                <w:rFonts w:ascii="Times New Roman" w:hAnsi="Times New Roman" w:cs="Times New Roman"/>
                <w:b/>
                <w:sz w:val="24"/>
                <w:szCs w:val="24"/>
              </w:rPr>
              <w:pPrChange w:id="3549" w:author="Vo Cuong" w:date="2020-04-04T01:44:00Z">
                <w:pPr>
                  <w:framePr w:hSpace="180" w:wrap="around" w:vAnchor="text" w:hAnchor="margin" w:xAlign="center" w:y="553"/>
                  <w:spacing w:line="360" w:lineRule="auto"/>
                  <w:jc w:val="both"/>
                </w:pPr>
              </w:pPrChange>
            </w:pPr>
            <w:r w:rsidRPr="004F5DD6">
              <w:rPr>
                <w:rFonts w:ascii="Times New Roman" w:hAnsi="Times New Roman" w:cs="Times New Roman"/>
                <w:b/>
                <w:sz w:val="24"/>
                <w:szCs w:val="24"/>
              </w:rPr>
              <w:t>Primary/Foreign Key</w:t>
            </w:r>
          </w:p>
        </w:tc>
        <w:tc>
          <w:tcPr>
            <w:tcW w:w="810"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Change w:id="3550" w:author="Vo Cuong" w:date="2020-04-04T02:52:00Z">
              <w:tcPr>
                <w:tcW w:w="9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tcPrChange>
          </w:tcPr>
          <w:p w:rsidR="007034F3" w:rsidRPr="004F5DD6" w:rsidRDefault="007034F3">
            <w:pPr>
              <w:spacing w:line="360" w:lineRule="auto"/>
              <w:jc w:val="center"/>
              <w:rPr>
                <w:rFonts w:ascii="Times New Roman" w:hAnsi="Times New Roman" w:cs="Times New Roman"/>
                <w:b/>
                <w:sz w:val="24"/>
                <w:szCs w:val="24"/>
              </w:rPr>
              <w:pPrChange w:id="3551" w:author="Vo Cuong" w:date="2020-04-04T01:44:00Z">
                <w:pPr>
                  <w:framePr w:hSpace="180" w:wrap="around" w:vAnchor="text" w:hAnchor="margin" w:xAlign="center" w:y="553"/>
                  <w:spacing w:line="360" w:lineRule="auto"/>
                  <w:jc w:val="both"/>
                </w:pPr>
              </w:pPrChange>
            </w:pPr>
            <w:r w:rsidRPr="004F5DD6">
              <w:rPr>
                <w:rFonts w:ascii="Times New Roman" w:hAnsi="Times New Roman" w:cs="Times New Roman"/>
                <w:b/>
                <w:sz w:val="24"/>
                <w:szCs w:val="24"/>
              </w:rPr>
              <w:t>Giá trị mặc định</w:t>
            </w:r>
          </w:p>
        </w:tc>
        <w:tc>
          <w:tcPr>
            <w:tcW w:w="1620"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Change w:id="3552" w:author="Vo Cuong" w:date="2020-04-04T02:52:00Z">
              <w:tcPr>
                <w:tcW w:w="1350"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tcPrChange>
          </w:tcPr>
          <w:p w:rsidR="007034F3" w:rsidRPr="004F5DD6" w:rsidRDefault="007034F3">
            <w:pPr>
              <w:spacing w:line="360" w:lineRule="auto"/>
              <w:jc w:val="center"/>
              <w:rPr>
                <w:rFonts w:ascii="Times New Roman" w:hAnsi="Times New Roman" w:cs="Times New Roman"/>
                <w:b/>
                <w:sz w:val="24"/>
                <w:szCs w:val="24"/>
              </w:rPr>
              <w:pPrChange w:id="3553" w:author="Vo Cuong" w:date="2020-04-04T01:44:00Z">
                <w:pPr>
                  <w:framePr w:hSpace="180" w:wrap="around" w:vAnchor="text" w:hAnchor="margin" w:xAlign="center" w:y="553"/>
                  <w:spacing w:line="360" w:lineRule="auto"/>
                  <w:jc w:val="both"/>
                </w:pPr>
              </w:pPrChange>
            </w:pPr>
            <w:r w:rsidRPr="004F5DD6">
              <w:rPr>
                <w:rFonts w:ascii="Times New Roman" w:hAnsi="Times New Roman" w:cs="Times New Roman"/>
                <w:b/>
                <w:sz w:val="24"/>
                <w:szCs w:val="24"/>
              </w:rPr>
              <w:t>Mô tả</w:t>
            </w:r>
          </w:p>
        </w:tc>
      </w:tr>
      <w:tr w:rsidR="000D285D" w:rsidTr="000D285D">
        <w:trPr>
          <w:trHeight w:val="683"/>
          <w:jc w:val="center"/>
          <w:trPrChange w:id="3554" w:author="Vo Cuong" w:date="2020-04-04T02:52:00Z">
            <w:trPr>
              <w:trHeight w:val="683"/>
              <w:jc w:val="center"/>
            </w:trPr>
          </w:trPrChange>
        </w:trPr>
        <w:tc>
          <w:tcPr>
            <w:tcW w:w="665"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555" w:author="Vo Cuong" w:date="2020-04-04T02:52:00Z">
              <w:tcPr>
                <w:tcW w:w="665"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778"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556" w:author="Vo Cuong" w:date="2020-04-04T02:52:00Z">
              <w:tcPr>
                <w:tcW w:w="1778"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Id_</w:t>
            </w:r>
            <w:r>
              <w:rPr>
                <w:rFonts w:ascii="Times New Roman" w:hAnsi="Times New Roman" w:cs="Times New Roman"/>
                <w:sz w:val="24"/>
                <w:szCs w:val="24"/>
                <w:lang w:val="vi-VN"/>
              </w:rPr>
              <w:t>E</w:t>
            </w:r>
            <w:r>
              <w:rPr>
                <w:rFonts w:ascii="Times New Roman" w:hAnsi="Times New Roman" w:cs="Times New Roman"/>
                <w:sz w:val="24"/>
                <w:szCs w:val="24"/>
              </w:rPr>
              <w:t>mployee</w:t>
            </w:r>
          </w:p>
        </w:tc>
        <w:tc>
          <w:tcPr>
            <w:tcW w:w="153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557" w:author="Vo Cuong" w:date="2020-04-04T02:52:00Z">
              <w:tcPr>
                <w:tcW w:w="153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del w:id="3558" w:author="Vo Cuong" w:date="2020-03-23T21:22:00Z">
              <w:r w:rsidDel="00190C57">
                <w:rPr>
                  <w:rFonts w:ascii="Times New Roman" w:hAnsi="Times New Roman" w:cs="Times New Roman"/>
                  <w:sz w:val="24"/>
                  <w:szCs w:val="24"/>
                </w:rPr>
                <w:delText>Varchar</w:delText>
              </w:r>
            </w:del>
            <w:ins w:id="3559" w:author="Vo Cuong" w:date="2020-03-23T21:22:00Z">
              <w:r>
                <w:rPr>
                  <w:rFonts w:ascii="Times New Roman" w:hAnsi="Times New Roman" w:cs="Times New Roman"/>
                  <w:sz w:val="24"/>
                  <w:szCs w:val="24"/>
                </w:rPr>
                <w:t>Int</w:t>
              </w:r>
            </w:ins>
          </w:p>
        </w:tc>
        <w:tc>
          <w:tcPr>
            <w:tcW w:w="90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560" w:author="Vo Cuong" w:date="2020-04-04T02:52:00Z">
              <w:tcPr>
                <w:tcW w:w="90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561" w:author="Vo Cuong" w:date="2020-04-04T02:52:00Z">
              <w:tcPr>
                <w:tcW w:w="9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Y</w:t>
            </w:r>
          </w:p>
        </w:tc>
        <w:tc>
          <w:tcPr>
            <w:tcW w:w="117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562" w:author="Vo Cuong" w:date="2020-04-04T02:52:00Z">
              <w:tcPr>
                <w:tcW w:w="126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Y</w:t>
            </w:r>
          </w:p>
        </w:tc>
        <w:tc>
          <w:tcPr>
            <w:tcW w:w="81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563" w:author="Vo Cuong" w:date="2020-04-04T02:52:00Z">
              <w:tcPr>
                <w:tcW w:w="9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p>
        </w:tc>
        <w:tc>
          <w:tcPr>
            <w:tcW w:w="162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564" w:author="Vo Cuong" w:date="2020-04-04T02:52:00Z">
              <w:tcPr>
                <w:tcW w:w="135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25093F">
            <w:pPr>
              <w:spacing w:line="360" w:lineRule="auto"/>
              <w:rPr>
                <w:rFonts w:ascii="Times New Roman" w:hAnsi="Times New Roman" w:cs="Times New Roman"/>
                <w:sz w:val="24"/>
                <w:szCs w:val="24"/>
              </w:rPr>
            </w:pPr>
            <w:r>
              <w:rPr>
                <w:rFonts w:ascii="Times New Roman" w:hAnsi="Times New Roman" w:cs="Times New Roman"/>
                <w:sz w:val="24"/>
                <w:szCs w:val="24"/>
              </w:rPr>
              <w:t>Là trường tự tăng, khóa chính của bản ghi</w:t>
            </w:r>
          </w:p>
        </w:tc>
      </w:tr>
      <w:tr w:rsidR="000D285D" w:rsidTr="000D285D">
        <w:trPr>
          <w:jc w:val="center"/>
          <w:trPrChange w:id="3565" w:author="Vo Cuong" w:date="2020-04-04T02:52:00Z">
            <w:trPr>
              <w:jc w:val="center"/>
            </w:trPr>
          </w:trPrChange>
        </w:trPr>
        <w:tc>
          <w:tcPr>
            <w:tcW w:w="665"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566" w:author="Vo Cuong" w:date="2020-04-04T02:52:00Z">
              <w:tcPr>
                <w:tcW w:w="665"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778"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567" w:author="Vo Cuong" w:date="2020-04-04T02:52:00Z">
              <w:tcPr>
                <w:tcW w:w="1778"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NameEmployee</w:t>
            </w:r>
          </w:p>
        </w:tc>
        <w:tc>
          <w:tcPr>
            <w:tcW w:w="153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568" w:author="Vo Cuong" w:date="2020-04-04T02:52:00Z">
              <w:tcPr>
                <w:tcW w:w="153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ins w:id="3569" w:author="Vo Cuong" w:date="2020-03-23T21:24:00Z">
              <w:r>
                <w:rPr>
                  <w:rFonts w:ascii="Times New Roman" w:hAnsi="Times New Roman" w:cs="Times New Roman"/>
                  <w:sz w:val="24"/>
                  <w:szCs w:val="24"/>
                </w:rPr>
                <w:t>Nv</w:t>
              </w:r>
            </w:ins>
            <w:del w:id="3570" w:author="Vo Cuong" w:date="2020-03-23T21:24:00Z">
              <w:r w:rsidDel="00597057">
                <w:rPr>
                  <w:rFonts w:ascii="Times New Roman" w:hAnsi="Times New Roman" w:cs="Times New Roman"/>
                  <w:sz w:val="24"/>
                  <w:szCs w:val="24"/>
                </w:rPr>
                <w:delText>V</w:delText>
              </w:r>
            </w:del>
            <w:r>
              <w:rPr>
                <w:rFonts w:ascii="Times New Roman" w:hAnsi="Times New Roman" w:cs="Times New Roman"/>
                <w:sz w:val="24"/>
                <w:szCs w:val="24"/>
              </w:rPr>
              <w:t>archar</w:t>
            </w:r>
            <w:ins w:id="3571" w:author="Vo Cuong" w:date="2020-04-04T01:37:00Z">
              <w:r>
                <w:rPr>
                  <w:rFonts w:ascii="Times New Roman" w:hAnsi="Times New Roman" w:cs="Times New Roman"/>
                  <w:sz w:val="24"/>
                  <w:szCs w:val="24"/>
                </w:rPr>
                <w:t>(</w:t>
              </w:r>
            </w:ins>
            <w:ins w:id="3572" w:author="Vo Cuong" w:date="2020-04-04T01:38:00Z">
              <w:r>
                <w:rPr>
                  <w:rFonts w:ascii="Times New Roman" w:hAnsi="Times New Roman" w:cs="Times New Roman"/>
                  <w:sz w:val="24"/>
                  <w:szCs w:val="24"/>
                </w:rPr>
                <w:t>50</w:t>
              </w:r>
            </w:ins>
            <w:ins w:id="3573" w:author="Vo Cuong" w:date="2020-04-04T01:37:00Z">
              <w:r>
                <w:rPr>
                  <w:rFonts w:ascii="Times New Roman" w:hAnsi="Times New Roman" w:cs="Times New Roman"/>
                  <w:sz w:val="24"/>
                  <w:szCs w:val="24"/>
                </w:rPr>
                <w:t>)</w:t>
              </w:r>
            </w:ins>
          </w:p>
        </w:tc>
        <w:tc>
          <w:tcPr>
            <w:tcW w:w="90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574" w:author="Vo Cuong" w:date="2020-04-04T02:52:00Z">
              <w:tcPr>
                <w:tcW w:w="90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575" w:author="Vo Cuong" w:date="2020-04-04T02:52:00Z">
              <w:tcPr>
                <w:tcW w:w="9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117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576" w:author="Vo Cuong" w:date="2020-04-04T02:52:00Z">
              <w:tcPr>
                <w:tcW w:w="126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81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577" w:author="Vo Cuong" w:date="2020-04-04T02:52:00Z">
              <w:tcPr>
                <w:tcW w:w="9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p>
        </w:tc>
        <w:tc>
          <w:tcPr>
            <w:tcW w:w="162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578" w:author="Vo Cuong" w:date="2020-04-04T02:52:00Z">
              <w:tcPr>
                <w:tcW w:w="135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25093F">
            <w:pPr>
              <w:spacing w:line="360" w:lineRule="auto"/>
              <w:rPr>
                <w:rFonts w:ascii="Times New Roman" w:hAnsi="Times New Roman" w:cs="Times New Roman"/>
                <w:sz w:val="24"/>
                <w:szCs w:val="24"/>
              </w:rPr>
            </w:pPr>
            <w:r>
              <w:rPr>
                <w:rFonts w:ascii="Times New Roman" w:hAnsi="Times New Roman" w:cs="Times New Roman"/>
                <w:sz w:val="24"/>
                <w:szCs w:val="24"/>
              </w:rPr>
              <w:t>Tên nhân viên</w:t>
            </w:r>
          </w:p>
        </w:tc>
      </w:tr>
      <w:tr w:rsidR="000D285D" w:rsidTr="000D285D">
        <w:trPr>
          <w:jc w:val="center"/>
          <w:trPrChange w:id="3579" w:author="Vo Cuong" w:date="2020-04-04T02:52:00Z">
            <w:trPr>
              <w:jc w:val="center"/>
            </w:trPr>
          </w:trPrChange>
        </w:trPr>
        <w:tc>
          <w:tcPr>
            <w:tcW w:w="665"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580" w:author="Vo Cuong" w:date="2020-04-04T02:52:00Z">
              <w:tcPr>
                <w:tcW w:w="665"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778"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581" w:author="Vo Cuong" w:date="2020-04-04T02:52:00Z">
              <w:tcPr>
                <w:tcW w:w="1778"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Email</w:t>
            </w:r>
          </w:p>
        </w:tc>
        <w:tc>
          <w:tcPr>
            <w:tcW w:w="153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582" w:author="Vo Cuong" w:date="2020-04-04T02:52:00Z">
              <w:tcPr>
                <w:tcW w:w="153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ins w:id="3583" w:author="Vo Cuong" w:date="2020-04-04T01:39:00Z">
              <w:r>
                <w:rPr>
                  <w:rFonts w:ascii="Times New Roman" w:hAnsi="Times New Roman" w:cs="Times New Roman"/>
                  <w:sz w:val="24"/>
                  <w:szCs w:val="24"/>
                </w:rPr>
                <w:t>(</w:t>
              </w:r>
            </w:ins>
            <w:ins w:id="3584" w:author="Vo Cuong" w:date="2020-04-04T01:40:00Z">
              <w:r>
                <w:rPr>
                  <w:rFonts w:ascii="Times New Roman" w:hAnsi="Times New Roman" w:cs="Times New Roman"/>
                  <w:sz w:val="24"/>
                  <w:szCs w:val="24"/>
                </w:rPr>
                <w:t>50</w:t>
              </w:r>
            </w:ins>
            <w:ins w:id="3585" w:author="Vo Cuong" w:date="2020-04-04T01:39:00Z">
              <w:r>
                <w:rPr>
                  <w:rFonts w:ascii="Times New Roman" w:hAnsi="Times New Roman" w:cs="Times New Roman"/>
                  <w:sz w:val="24"/>
                  <w:szCs w:val="24"/>
                </w:rPr>
                <w:t>)</w:t>
              </w:r>
            </w:ins>
          </w:p>
        </w:tc>
        <w:tc>
          <w:tcPr>
            <w:tcW w:w="90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586" w:author="Vo Cuong" w:date="2020-04-04T02:52:00Z">
              <w:tcPr>
                <w:tcW w:w="90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587" w:author="Vo Cuong" w:date="2020-04-04T02:52:00Z">
              <w:tcPr>
                <w:tcW w:w="9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Y</w:t>
            </w:r>
          </w:p>
        </w:tc>
        <w:tc>
          <w:tcPr>
            <w:tcW w:w="117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588" w:author="Vo Cuong" w:date="2020-04-04T02:52:00Z">
              <w:tcPr>
                <w:tcW w:w="126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81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589" w:author="Vo Cuong" w:date="2020-04-04T02:52:00Z">
              <w:tcPr>
                <w:tcW w:w="9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p>
        </w:tc>
        <w:tc>
          <w:tcPr>
            <w:tcW w:w="162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590" w:author="Vo Cuong" w:date="2020-04-04T02:52:00Z">
              <w:tcPr>
                <w:tcW w:w="135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25093F">
            <w:pPr>
              <w:spacing w:line="360" w:lineRule="auto"/>
              <w:rPr>
                <w:rFonts w:ascii="Times New Roman" w:hAnsi="Times New Roman" w:cs="Times New Roman"/>
                <w:sz w:val="24"/>
                <w:szCs w:val="24"/>
              </w:rPr>
            </w:pPr>
            <w:r>
              <w:rPr>
                <w:rFonts w:ascii="Times New Roman" w:hAnsi="Times New Roman" w:cs="Times New Roman"/>
                <w:sz w:val="24"/>
                <w:szCs w:val="24"/>
              </w:rPr>
              <w:t>Địa chỉ Email của nhân viên</w:t>
            </w:r>
          </w:p>
        </w:tc>
      </w:tr>
      <w:tr w:rsidR="000D285D" w:rsidTr="000D285D">
        <w:trPr>
          <w:jc w:val="center"/>
          <w:trPrChange w:id="3591" w:author="Vo Cuong" w:date="2020-04-04T02:52:00Z">
            <w:trPr>
              <w:jc w:val="center"/>
            </w:trPr>
          </w:trPrChange>
        </w:trPr>
        <w:tc>
          <w:tcPr>
            <w:tcW w:w="665"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592" w:author="Vo Cuong" w:date="2020-04-04T02:52:00Z">
              <w:tcPr>
                <w:tcW w:w="665"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778"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593" w:author="Vo Cuong" w:date="2020-04-04T02:52:00Z">
              <w:tcPr>
                <w:tcW w:w="1778"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Password</w:t>
            </w:r>
          </w:p>
        </w:tc>
        <w:tc>
          <w:tcPr>
            <w:tcW w:w="153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594" w:author="Vo Cuong" w:date="2020-04-04T02:52:00Z">
              <w:tcPr>
                <w:tcW w:w="153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del w:id="3595" w:author="Vo Cuong" w:date="2020-03-23T21:25:00Z">
              <w:r w:rsidDel="00597057">
                <w:rPr>
                  <w:rFonts w:ascii="Times New Roman" w:hAnsi="Times New Roman" w:cs="Times New Roman"/>
                  <w:sz w:val="24"/>
                  <w:szCs w:val="24"/>
                </w:rPr>
                <w:delText>Text</w:delText>
              </w:r>
            </w:del>
            <w:ins w:id="3596" w:author="Vo Cuong" w:date="2020-03-23T21:25:00Z">
              <w:r>
                <w:rPr>
                  <w:rFonts w:ascii="Times New Roman" w:hAnsi="Times New Roman" w:cs="Times New Roman"/>
                  <w:sz w:val="24"/>
                  <w:szCs w:val="24"/>
                </w:rPr>
                <w:t>Varchar</w:t>
              </w:r>
            </w:ins>
            <w:ins w:id="3597" w:author="Vo Cuong" w:date="2020-04-04T01:41:00Z">
              <w:r w:rsidR="008C50AC">
                <w:rPr>
                  <w:rFonts w:ascii="Times New Roman" w:hAnsi="Times New Roman" w:cs="Times New Roman"/>
                  <w:sz w:val="24"/>
                  <w:szCs w:val="24"/>
                </w:rPr>
                <w:t>(max</w:t>
              </w:r>
              <w:r>
                <w:rPr>
                  <w:rFonts w:ascii="Times New Roman" w:hAnsi="Times New Roman" w:cs="Times New Roman"/>
                  <w:sz w:val="24"/>
                  <w:szCs w:val="24"/>
                </w:rPr>
                <w:t>)</w:t>
              </w:r>
            </w:ins>
            <w:ins w:id="3598" w:author="Vo Cuong" w:date="2020-03-23T21:25:00Z">
              <w:r>
                <w:rPr>
                  <w:rFonts w:ascii="Times New Roman" w:hAnsi="Times New Roman" w:cs="Times New Roman"/>
                  <w:sz w:val="24"/>
                  <w:szCs w:val="24"/>
                </w:rPr>
                <w:t xml:space="preserve"> </w:t>
              </w:r>
            </w:ins>
          </w:p>
        </w:tc>
        <w:tc>
          <w:tcPr>
            <w:tcW w:w="90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599" w:author="Vo Cuong" w:date="2020-04-04T02:52:00Z">
              <w:tcPr>
                <w:tcW w:w="90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600" w:author="Vo Cuong" w:date="2020-04-04T02:52:00Z">
              <w:tcPr>
                <w:tcW w:w="9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117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601" w:author="Vo Cuong" w:date="2020-04-04T02:52:00Z">
              <w:tcPr>
                <w:tcW w:w="126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81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602" w:author="Vo Cuong" w:date="2020-04-04T02:52:00Z">
              <w:tcPr>
                <w:tcW w:w="9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p>
        </w:tc>
        <w:tc>
          <w:tcPr>
            <w:tcW w:w="162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603" w:author="Vo Cuong" w:date="2020-04-04T02:52:00Z">
              <w:tcPr>
                <w:tcW w:w="135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D340F8" w:rsidP="0025093F">
            <w:pPr>
              <w:spacing w:line="360" w:lineRule="auto"/>
              <w:rPr>
                <w:rFonts w:ascii="Times New Roman" w:hAnsi="Times New Roman" w:cs="Times New Roman"/>
                <w:sz w:val="24"/>
                <w:szCs w:val="24"/>
              </w:rPr>
            </w:pPr>
            <w:ins w:id="3604" w:author="Vo Cuong" w:date="2020-04-04T02:51:00Z">
              <w:r w:rsidRPr="006337C6">
                <w:rPr>
                  <w:rFonts w:ascii="Times New Roman" w:hAnsi="Times New Roman" w:cs="Times New Roman"/>
                  <w:color w:val="000000" w:themeColor="text1"/>
                  <w:sz w:val="26"/>
                  <w:szCs w:val="26"/>
                </w:rPr>
                <w:t>Mật khẩu phải dài 8 - 30 ký tự, có ít nhất một số, một chữ cái viế</w:t>
              </w:r>
              <w:r>
                <w:rPr>
                  <w:rFonts w:ascii="Times New Roman" w:hAnsi="Times New Roman" w:cs="Times New Roman"/>
                  <w:color w:val="000000" w:themeColor="text1"/>
                  <w:sz w:val="26"/>
                  <w:szCs w:val="26"/>
                </w:rPr>
                <w:t xml:space="preserve">t hoa, </w:t>
              </w:r>
              <w:r w:rsidRPr="006337C6">
                <w:rPr>
                  <w:rFonts w:ascii="Times New Roman" w:hAnsi="Times New Roman" w:cs="Times New Roman"/>
                  <w:color w:val="000000" w:themeColor="text1"/>
                  <w:sz w:val="26"/>
                  <w:szCs w:val="26"/>
                </w:rPr>
                <w:t xml:space="preserve"> một chữ cái </w:t>
              </w:r>
              <w:r w:rsidRPr="006337C6">
                <w:rPr>
                  <w:rFonts w:ascii="Times New Roman" w:hAnsi="Times New Roman" w:cs="Times New Roman"/>
                  <w:color w:val="000000" w:themeColor="text1"/>
                  <w:sz w:val="26"/>
                  <w:szCs w:val="26"/>
                </w:rPr>
                <w:lastRenderedPageBreak/>
                <w:t>viết thường</w:t>
              </w:r>
              <w:r>
                <w:rPr>
                  <w:rFonts w:ascii="Times New Roman" w:hAnsi="Times New Roman" w:cs="Times New Roman"/>
                  <w:color w:val="000000" w:themeColor="text1"/>
                  <w:sz w:val="26"/>
                  <w:szCs w:val="26"/>
                </w:rPr>
                <w:t xml:space="preserve"> và một ký tự đặc biệt</w:t>
              </w:r>
            </w:ins>
            <w:del w:id="3605" w:author="Vo Cuong" w:date="2020-04-04T02:51:00Z">
              <w:r w:rsidR="007034F3" w:rsidDel="00D340F8">
                <w:rPr>
                  <w:rFonts w:ascii="Times New Roman" w:hAnsi="Times New Roman" w:cs="Times New Roman"/>
                  <w:sz w:val="24"/>
                  <w:szCs w:val="24"/>
                </w:rPr>
                <w:delText>Mật khẩu</w:delText>
              </w:r>
            </w:del>
          </w:p>
        </w:tc>
      </w:tr>
      <w:tr w:rsidR="000D285D" w:rsidTr="000D285D">
        <w:trPr>
          <w:jc w:val="center"/>
          <w:trPrChange w:id="3606" w:author="Vo Cuong" w:date="2020-04-04T02:52:00Z">
            <w:trPr>
              <w:jc w:val="center"/>
            </w:trPr>
          </w:trPrChange>
        </w:trPr>
        <w:tc>
          <w:tcPr>
            <w:tcW w:w="665"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607" w:author="Vo Cuong" w:date="2020-04-04T02:52:00Z">
              <w:tcPr>
                <w:tcW w:w="665"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4</w:t>
            </w:r>
          </w:p>
        </w:tc>
        <w:tc>
          <w:tcPr>
            <w:tcW w:w="1778"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608" w:author="Vo Cuong" w:date="2020-04-04T02:52:00Z">
              <w:tcPr>
                <w:tcW w:w="1778"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DateOfBirth</w:t>
            </w:r>
          </w:p>
        </w:tc>
        <w:tc>
          <w:tcPr>
            <w:tcW w:w="153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609" w:author="Vo Cuong" w:date="2020-04-04T02:52:00Z">
              <w:tcPr>
                <w:tcW w:w="153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Datetime</w:t>
            </w:r>
          </w:p>
        </w:tc>
        <w:tc>
          <w:tcPr>
            <w:tcW w:w="90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610" w:author="Vo Cuong" w:date="2020-04-04T02:52:00Z">
              <w:tcPr>
                <w:tcW w:w="90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611" w:author="Vo Cuong" w:date="2020-04-04T02:52:00Z">
              <w:tcPr>
                <w:tcW w:w="9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117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612" w:author="Vo Cuong" w:date="2020-04-04T02:52:00Z">
              <w:tcPr>
                <w:tcW w:w="126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81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613" w:author="Vo Cuong" w:date="2020-04-04T02:52:00Z">
              <w:tcPr>
                <w:tcW w:w="9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p>
        </w:tc>
        <w:tc>
          <w:tcPr>
            <w:tcW w:w="162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614" w:author="Vo Cuong" w:date="2020-04-04T02:52:00Z">
              <w:tcPr>
                <w:tcW w:w="135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25093F">
            <w:pPr>
              <w:spacing w:line="360" w:lineRule="auto"/>
              <w:rPr>
                <w:rFonts w:ascii="Times New Roman" w:hAnsi="Times New Roman" w:cs="Times New Roman"/>
                <w:sz w:val="24"/>
                <w:szCs w:val="24"/>
              </w:rPr>
            </w:pPr>
            <w:r>
              <w:rPr>
                <w:rFonts w:ascii="Times New Roman" w:hAnsi="Times New Roman" w:cs="Times New Roman"/>
                <w:sz w:val="24"/>
                <w:szCs w:val="24"/>
              </w:rPr>
              <w:t>Ngày sinh</w:t>
            </w:r>
          </w:p>
        </w:tc>
      </w:tr>
      <w:tr w:rsidR="000D285D" w:rsidTr="000D285D">
        <w:trPr>
          <w:jc w:val="center"/>
          <w:trPrChange w:id="3615" w:author="Vo Cuong" w:date="2020-04-04T02:52:00Z">
            <w:trPr>
              <w:jc w:val="center"/>
            </w:trPr>
          </w:trPrChange>
        </w:trPr>
        <w:tc>
          <w:tcPr>
            <w:tcW w:w="665"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616" w:author="Vo Cuong" w:date="2020-04-04T02:52:00Z">
              <w:tcPr>
                <w:tcW w:w="665"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778"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617" w:author="Vo Cuong" w:date="2020-04-04T02:52:00Z">
              <w:tcPr>
                <w:tcW w:w="1778"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Point</w:t>
            </w:r>
          </w:p>
        </w:tc>
        <w:tc>
          <w:tcPr>
            <w:tcW w:w="153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618" w:author="Vo Cuong" w:date="2020-04-04T02:52:00Z">
              <w:tcPr>
                <w:tcW w:w="153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Int</w:t>
            </w:r>
          </w:p>
        </w:tc>
        <w:tc>
          <w:tcPr>
            <w:tcW w:w="90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619" w:author="Vo Cuong" w:date="2020-04-04T02:52:00Z">
              <w:tcPr>
                <w:tcW w:w="90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620" w:author="Vo Cuong" w:date="2020-04-04T02:52:00Z">
              <w:tcPr>
                <w:tcW w:w="9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117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621" w:author="Vo Cuong" w:date="2020-04-04T02:52:00Z">
              <w:tcPr>
                <w:tcW w:w="126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81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622" w:author="Vo Cuong" w:date="2020-04-04T02:52:00Z">
              <w:tcPr>
                <w:tcW w:w="9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p>
        </w:tc>
        <w:tc>
          <w:tcPr>
            <w:tcW w:w="162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623" w:author="Vo Cuong" w:date="2020-04-04T02:52:00Z">
              <w:tcPr>
                <w:tcW w:w="135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25093F">
            <w:pPr>
              <w:spacing w:line="360" w:lineRule="auto"/>
              <w:rPr>
                <w:rFonts w:ascii="Times New Roman" w:hAnsi="Times New Roman" w:cs="Times New Roman"/>
                <w:sz w:val="24"/>
                <w:szCs w:val="24"/>
              </w:rPr>
            </w:pPr>
            <w:r>
              <w:rPr>
                <w:rFonts w:ascii="Times New Roman" w:hAnsi="Times New Roman" w:cs="Times New Roman"/>
                <w:sz w:val="24"/>
                <w:szCs w:val="24"/>
              </w:rPr>
              <w:t>Điểm</w:t>
            </w:r>
          </w:p>
        </w:tc>
      </w:tr>
      <w:tr w:rsidR="000D285D" w:rsidTr="000D285D">
        <w:trPr>
          <w:jc w:val="center"/>
          <w:trPrChange w:id="3624" w:author="Vo Cuong" w:date="2020-04-04T02:52:00Z">
            <w:trPr>
              <w:jc w:val="center"/>
            </w:trPr>
          </w:trPrChange>
        </w:trPr>
        <w:tc>
          <w:tcPr>
            <w:tcW w:w="665"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625" w:author="Vo Cuong" w:date="2020-04-04T02:52:00Z">
              <w:tcPr>
                <w:tcW w:w="665"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1778"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626" w:author="Vo Cuong" w:date="2020-04-04T02:52:00Z">
              <w:tcPr>
                <w:tcW w:w="1778"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Level_</w:t>
            </w:r>
          </w:p>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Employee</w:t>
            </w:r>
          </w:p>
        </w:tc>
        <w:tc>
          <w:tcPr>
            <w:tcW w:w="153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627" w:author="Vo Cuong" w:date="2020-04-04T02:52:00Z">
              <w:tcPr>
                <w:tcW w:w="153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del w:id="3628" w:author="Vo Cuong" w:date="2020-03-23T21:25:00Z">
              <w:r w:rsidDel="00597057">
                <w:rPr>
                  <w:rFonts w:ascii="Times New Roman" w:hAnsi="Times New Roman" w:cs="Times New Roman"/>
                  <w:sz w:val="24"/>
                  <w:szCs w:val="24"/>
                </w:rPr>
                <w:delText>Int</w:delText>
              </w:r>
            </w:del>
            <w:ins w:id="3629" w:author="Vo Cuong" w:date="2020-03-23T21:25:00Z">
              <w:r>
                <w:rPr>
                  <w:rFonts w:ascii="Times New Roman" w:hAnsi="Times New Roman" w:cs="Times New Roman"/>
                  <w:sz w:val="24"/>
                  <w:szCs w:val="24"/>
                </w:rPr>
                <w:t>Bit</w:t>
              </w:r>
            </w:ins>
          </w:p>
        </w:tc>
        <w:tc>
          <w:tcPr>
            <w:tcW w:w="90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630" w:author="Vo Cuong" w:date="2020-04-04T02:52:00Z">
              <w:tcPr>
                <w:tcW w:w="90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631" w:author="Vo Cuong" w:date="2020-04-04T02:52:00Z">
              <w:tcPr>
                <w:tcW w:w="9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117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632" w:author="Vo Cuong" w:date="2020-04-04T02:52:00Z">
              <w:tcPr>
                <w:tcW w:w="126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81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633" w:author="Vo Cuong" w:date="2020-04-04T02:52:00Z">
              <w:tcPr>
                <w:tcW w:w="9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62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634" w:author="Vo Cuong" w:date="2020-04-04T02:52:00Z">
              <w:tcPr>
                <w:tcW w:w="135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25093F">
            <w:pPr>
              <w:spacing w:line="360" w:lineRule="auto"/>
              <w:rPr>
                <w:rFonts w:ascii="Times New Roman" w:hAnsi="Times New Roman" w:cs="Times New Roman"/>
                <w:sz w:val="24"/>
                <w:szCs w:val="24"/>
              </w:rPr>
            </w:pPr>
            <w:r>
              <w:rPr>
                <w:rFonts w:ascii="Times New Roman" w:hAnsi="Times New Roman" w:cs="Times New Roman"/>
                <w:sz w:val="24"/>
                <w:szCs w:val="24"/>
              </w:rPr>
              <w:t>Cấp độ</w:t>
            </w:r>
          </w:p>
        </w:tc>
      </w:tr>
      <w:tr w:rsidR="000D285D" w:rsidTr="000D285D">
        <w:trPr>
          <w:jc w:val="center"/>
          <w:trPrChange w:id="3635" w:author="Vo Cuong" w:date="2020-04-04T02:52:00Z">
            <w:trPr>
              <w:jc w:val="center"/>
            </w:trPr>
          </w:trPrChange>
        </w:trPr>
        <w:tc>
          <w:tcPr>
            <w:tcW w:w="665"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636" w:author="Vo Cuong" w:date="2020-04-04T02:52:00Z">
              <w:tcPr>
                <w:tcW w:w="665"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1778"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637" w:author="Vo Cuong" w:date="2020-04-04T02:52:00Z">
              <w:tcPr>
                <w:tcW w:w="1778"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Status</w:t>
            </w:r>
          </w:p>
        </w:tc>
        <w:tc>
          <w:tcPr>
            <w:tcW w:w="153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638" w:author="Vo Cuong" w:date="2020-04-04T02:52:00Z">
              <w:tcPr>
                <w:tcW w:w="153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Bit</w:t>
            </w:r>
          </w:p>
        </w:tc>
        <w:tc>
          <w:tcPr>
            <w:tcW w:w="90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639" w:author="Vo Cuong" w:date="2020-04-04T02:52:00Z">
              <w:tcPr>
                <w:tcW w:w="90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640" w:author="Vo Cuong" w:date="2020-04-04T02:52:00Z">
              <w:tcPr>
                <w:tcW w:w="9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117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641" w:author="Vo Cuong" w:date="2020-04-04T02:52:00Z">
              <w:tcPr>
                <w:tcW w:w="126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81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642" w:author="Vo Cuong" w:date="2020-04-04T02:52:00Z">
              <w:tcPr>
                <w:tcW w:w="9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62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643" w:author="Vo Cuong" w:date="2020-04-04T02:52:00Z">
              <w:tcPr>
                <w:tcW w:w="135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Trạng thái của tài khoản nhân viên</w:t>
            </w:r>
          </w:p>
        </w:tc>
      </w:tr>
      <w:tr w:rsidR="000D285D" w:rsidTr="000D285D">
        <w:trPr>
          <w:jc w:val="center"/>
          <w:ins w:id="3644" w:author="Vo Cuong" w:date="2020-03-23T21:21:00Z"/>
          <w:trPrChange w:id="3645" w:author="Vo Cuong" w:date="2020-04-04T02:52:00Z">
            <w:trPr>
              <w:jc w:val="center"/>
            </w:trPr>
          </w:trPrChange>
        </w:trPr>
        <w:tc>
          <w:tcPr>
            <w:tcW w:w="665"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646" w:author="Vo Cuong" w:date="2020-04-04T02:52:00Z">
              <w:tcPr>
                <w:tcW w:w="665"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ins w:id="3647" w:author="Vo Cuong" w:date="2020-03-23T21:21:00Z"/>
                <w:rFonts w:ascii="Times New Roman" w:hAnsi="Times New Roman" w:cs="Times New Roman"/>
                <w:sz w:val="24"/>
                <w:szCs w:val="24"/>
              </w:rPr>
            </w:pPr>
            <w:ins w:id="3648" w:author="Vo Cuong" w:date="2020-03-23T21:21:00Z">
              <w:r>
                <w:rPr>
                  <w:rFonts w:ascii="Times New Roman" w:hAnsi="Times New Roman" w:cs="Times New Roman"/>
                  <w:sz w:val="24"/>
                  <w:szCs w:val="24"/>
                </w:rPr>
                <w:t>8</w:t>
              </w:r>
            </w:ins>
          </w:p>
        </w:tc>
        <w:tc>
          <w:tcPr>
            <w:tcW w:w="1778"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649" w:author="Vo Cuong" w:date="2020-04-04T02:52:00Z">
              <w:tcPr>
                <w:tcW w:w="1778"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ins w:id="3650" w:author="Vo Cuong" w:date="2020-03-23T21:21:00Z"/>
                <w:rFonts w:ascii="Times New Roman" w:hAnsi="Times New Roman" w:cs="Times New Roman"/>
                <w:sz w:val="24"/>
                <w:szCs w:val="24"/>
              </w:rPr>
            </w:pPr>
            <w:ins w:id="3651" w:author="Vo Cuong" w:date="2020-03-23T21:21:00Z">
              <w:r>
                <w:rPr>
                  <w:rFonts w:ascii="Times New Roman" w:hAnsi="Times New Roman" w:cs="Times New Roman"/>
                  <w:sz w:val="24"/>
                  <w:szCs w:val="24"/>
                </w:rPr>
                <w:t>Apikey</w:t>
              </w:r>
            </w:ins>
          </w:p>
        </w:tc>
        <w:tc>
          <w:tcPr>
            <w:tcW w:w="1530" w:type="dxa"/>
            <w:tcBorders>
              <w:top w:val="single" w:sz="4" w:space="0" w:color="000001"/>
              <w:left w:val="single" w:sz="4" w:space="0" w:color="000001"/>
              <w:bottom w:val="single" w:sz="4" w:space="0" w:color="00000A"/>
              <w:right w:val="single" w:sz="4" w:space="0" w:color="000001"/>
            </w:tcBorders>
            <w:shd w:val="clear" w:color="auto" w:fill="auto"/>
            <w:tcMar>
              <w:left w:w="103" w:type="dxa"/>
            </w:tcMar>
            <w:tcPrChange w:id="3652" w:author="Vo Cuong" w:date="2020-04-04T02:52:00Z">
              <w:tcPr>
                <w:tcW w:w="1530" w:type="dxa"/>
                <w:tcBorders>
                  <w:top w:val="single" w:sz="4" w:space="0" w:color="000001"/>
                  <w:left w:val="single" w:sz="4" w:space="0" w:color="000001"/>
                  <w:bottom w:val="single" w:sz="4" w:space="0" w:color="00000A"/>
                  <w:right w:val="single" w:sz="4" w:space="0" w:color="000001"/>
                </w:tcBorders>
                <w:shd w:val="clear" w:color="auto" w:fill="auto"/>
                <w:tcMar>
                  <w:left w:w="103" w:type="dxa"/>
                </w:tcMar>
              </w:tcPr>
            </w:tcPrChange>
          </w:tcPr>
          <w:p w:rsidR="007034F3" w:rsidRDefault="007034F3" w:rsidP="00823C87">
            <w:pPr>
              <w:spacing w:line="360" w:lineRule="auto"/>
              <w:jc w:val="both"/>
              <w:rPr>
                <w:ins w:id="3653" w:author="Vo Cuong" w:date="2020-03-23T21:21:00Z"/>
                <w:rFonts w:ascii="Times New Roman" w:hAnsi="Times New Roman" w:cs="Times New Roman"/>
                <w:sz w:val="24"/>
                <w:szCs w:val="24"/>
              </w:rPr>
            </w:pPr>
            <w:ins w:id="3654" w:author="Vo Cuong" w:date="2020-03-23T21:25:00Z">
              <w:r>
                <w:rPr>
                  <w:rFonts w:ascii="Times New Roman" w:hAnsi="Times New Roman" w:cs="Times New Roman"/>
                  <w:sz w:val="24"/>
                  <w:szCs w:val="24"/>
                </w:rPr>
                <w:t>Varchar</w:t>
              </w:r>
            </w:ins>
            <w:ins w:id="3655" w:author="Vo Cuong" w:date="2020-04-04T01:41:00Z">
              <w:r>
                <w:rPr>
                  <w:rFonts w:ascii="Times New Roman" w:hAnsi="Times New Roman" w:cs="Times New Roman"/>
                  <w:sz w:val="24"/>
                  <w:szCs w:val="24"/>
                </w:rPr>
                <w:t>(</w:t>
              </w:r>
              <w:r w:rsidR="00F32798">
                <w:rPr>
                  <w:rFonts w:ascii="Times New Roman" w:hAnsi="Times New Roman" w:cs="Times New Roman"/>
                  <w:sz w:val="24"/>
                  <w:szCs w:val="24"/>
                </w:rPr>
                <w:t>max</w:t>
              </w:r>
              <w:r>
                <w:rPr>
                  <w:rFonts w:ascii="Times New Roman" w:hAnsi="Times New Roman" w:cs="Times New Roman"/>
                  <w:sz w:val="24"/>
                  <w:szCs w:val="24"/>
                </w:rPr>
                <w:t>)</w:t>
              </w:r>
            </w:ins>
          </w:p>
        </w:tc>
        <w:tc>
          <w:tcPr>
            <w:tcW w:w="90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656" w:author="Vo Cuong" w:date="2020-04-04T02:52:00Z">
              <w:tcPr>
                <w:tcW w:w="90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ins w:id="3657" w:author="Vo Cuong" w:date="2020-03-23T21:21:00Z"/>
                <w:rFonts w:ascii="Times New Roman" w:hAnsi="Times New Roman" w:cs="Times New Roman"/>
                <w:sz w:val="24"/>
                <w:szCs w:val="24"/>
              </w:rPr>
            </w:pPr>
            <w:ins w:id="3658" w:author="Vo Cuong" w:date="2020-03-23T21:26:00Z">
              <w:r>
                <w:rPr>
                  <w:rFonts w:ascii="Times New Roman" w:hAnsi="Times New Roman" w:cs="Times New Roman"/>
                  <w:sz w:val="24"/>
                  <w:szCs w:val="24"/>
                </w:rPr>
                <w:t>N</w:t>
              </w:r>
            </w:ins>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659" w:author="Vo Cuong" w:date="2020-04-04T02:52:00Z">
              <w:tcPr>
                <w:tcW w:w="9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ins w:id="3660" w:author="Vo Cuong" w:date="2020-03-23T21:21:00Z"/>
                <w:rFonts w:ascii="Times New Roman" w:hAnsi="Times New Roman" w:cs="Times New Roman"/>
                <w:sz w:val="24"/>
                <w:szCs w:val="24"/>
              </w:rPr>
            </w:pPr>
            <w:ins w:id="3661" w:author="Vo Cuong" w:date="2020-03-23T21:26:00Z">
              <w:r>
                <w:rPr>
                  <w:rFonts w:ascii="Times New Roman" w:hAnsi="Times New Roman" w:cs="Times New Roman"/>
                  <w:sz w:val="24"/>
                  <w:szCs w:val="24"/>
                </w:rPr>
                <w:t>N</w:t>
              </w:r>
            </w:ins>
          </w:p>
        </w:tc>
        <w:tc>
          <w:tcPr>
            <w:tcW w:w="117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662" w:author="Vo Cuong" w:date="2020-04-04T02:52:00Z">
              <w:tcPr>
                <w:tcW w:w="126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ins w:id="3663" w:author="Vo Cuong" w:date="2020-03-23T21:21:00Z"/>
                <w:rFonts w:ascii="Times New Roman" w:hAnsi="Times New Roman" w:cs="Times New Roman"/>
                <w:sz w:val="24"/>
                <w:szCs w:val="24"/>
              </w:rPr>
            </w:pPr>
            <w:ins w:id="3664" w:author="Vo Cuong" w:date="2020-03-23T21:26:00Z">
              <w:r>
                <w:rPr>
                  <w:rFonts w:ascii="Times New Roman" w:hAnsi="Times New Roman" w:cs="Times New Roman"/>
                  <w:sz w:val="24"/>
                  <w:szCs w:val="24"/>
                </w:rPr>
                <w:t>N</w:t>
              </w:r>
            </w:ins>
          </w:p>
        </w:tc>
        <w:tc>
          <w:tcPr>
            <w:tcW w:w="81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665" w:author="Vo Cuong" w:date="2020-04-04T02:52:00Z">
              <w:tcPr>
                <w:tcW w:w="9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ins w:id="3666" w:author="Vo Cuong" w:date="2020-03-23T21:21:00Z"/>
                <w:rFonts w:ascii="Times New Roman" w:hAnsi="Times New Roman" w:cs="Times New Roman"/>
                <w:sz w:val="24"/>
                <w:szCs w:val="24"/>
              </w:rPr>
            </w:pPr>
          </w:p>
        </w:tc>
        <w:tc>
          <w:tcPr>
            <w:tcW w:w="162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Change w:id="3667" w:author="Vo Cuong" w:date="2020-04-04T02:52:00Z">
              <w:tcPr>
                <w:tcW w:w="135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tcPrChange>
          </w:tcPr>
          <w:p w:rsidR="007034F3" w:rsidRDefault="007034F3" w:rsidP="00823C87">
            <w:pPr>
              <w:spacing w:line="360" w:lineRule="auto"/>
              <w:jc w:val="both"/>
              <w:rPr>
                <w:ins w:id="3668" w:author="Vo Cuong" w:date="2020-03-23T21:21:00Z"/>
                <w:rFonts w:ascii="Times New Roman" w:hAnsi="Times New Roman" w:cs="Times New Roman"/>
                <w:sz w:val="24"/>
                <w:szCs w:val="24"/>
              </w:rPr>
            </w:pPr>
            <w:ins w:id="3669" w:author="Vo Cuong" w:date="2020-03-23T21:27:00Z">
              <w:r>
                <w:rPr>
                  <w:rFonts w:ascii="Times New Roman" w:hAnsi="Times New Roman" w:cs="Times New Roman"/>
                  <w:sz w:val="24"/>
                  <w:szCs w:val="24"/>
                </w:rPr>
                <w:t>Dùng để nhận biết nhân viên</w:t>
              </w:r>
            </w:ins>
          </w:p>
        </w:tc>
      </w:tr>
    </w:tbl>
    <w:p w:rsidR="000706AC" w:rsidRDefault="000706AC" w:rsidP="00823C87">
      <w:pPr>
        <w:pStyle w:val="ListParagraph"/>
        <w:spacing w:line="360" w:lineRule="auto"/>
        <w:ind w:left="1800"/>
        <w:jc w:val="both"/>
        <w:rPr>
          <w:ins w:id="3670" w:author="Vo Cuong" w:date="2020-03-23T21:52:00Z"/>
          <w:rFonts w:ascii="Times New Roman" w:hAnsi="Times New Roman" w:cs="Times New Roman"/>
          <w:b/>
          <w:sz w:val="24"/>
          <w:szCs w:val="24"/>
        </w:rPr>
      </w:pPr>
    </w:p>
    <w:p w:rsidR="000706AC" w:rsidRPr="000706AC" w:rsidRDefault="0058262C">
      <w:pPr>
        <w:pStyle w:val="ListParagraph"/>
        <w:numPr>
          <w:ilvl w:val="1"/>
          <w:numId w:val="38"/>
        </w:numPr>
        <w:spacing w:line="360" w:lineRule="auto"/>
        <w:jc w:val="both"/>
        <w:rPr>
          <w:rFonts w:ascii="Times New Roman" w:hAnsi="Times New Roman" w:cs="Times New Roman"/>
          <w:sz w:val="24"/>
          <w:szCs w:val="24"/>
          <w:rPrChange w:id="3671" w:author="Vo Cuong" w:date="2020-03-23T21:52:00Z">
            <w:rPr>
              <w:rFonts w:ascii="Times New Roman" w:hAnsi="Times New Roman" w:cs="Times New Roman"/>
              <w:b/>
              <w:sz w:val="24"/>
              <w:szCs w:val="24"/>
            </w:rPr>
          </w:rPrChange>
        </w:rPr>
        <w:pPrChange w:id="3672" w:author="Vo Cuong" w:date="2020-03-23T21:52:00Z">
          <w:pPr>
            <w:pStyle w:val="ListParagraph"/>
            <w:spacing w:line="360" w:lineRule="auto"/>
            <w:ind w:left="1800"/>
            <w:jc w:val="both"/>
          </w:pPr>
        </w:pPrChange>
      </w:pPr>
      <w:ins w:id="3673" w:author="Vo Cuong" w:date="2020-03-23T21:58:00Z">
        <w:r>
          <w:rPr>
            <w:rFonts w:ascii="Times New Roman" w:hAnsi="Times New Roman" w:cs="Times New Roman"/>
            <w:sz w:val="24"/>
            <w:szCs w:val="24"/>
          </w:rPr>
          <w:t>Các r</w:t>
        </w:r>
      </w:ins>
      <w:ins w:id="3674" w:author="Vo Cuong" w:date="2020-03-23T21:52:00Z">
        <w:r w:rsidR="000706AC" w:rsidRPr="000706AC">
          <w:rPr>
            <w:rFonts w:ascii="Times New Roman" w:hAnsi="Times New Roman" w:cs="Times New Roman"/>
            <w:sz w:val="24"/>
            <w:szCs w:val="24"/>
            <w:rPrChange w:id="3675" w:author="Vo Cuong" w:date="2020-03-23T21:52:00Z">
              <w:rPr>
                <w:rFonts w:ascii="Times New Roman" w:hAnsi="Times New Roman" w:cs="Times New Roman"/>
                <w:b/>
                <w:sz w:val="24"/>
                <w:szCs w:val="24"/>
              </w:rPr>
            </w:rPrChange>
          </w:rPr>
          <w:t>àng buộc</w:t>
        </w:r>
      </w:ins>
    </w:p>
    <w:p w:rsidR="006248F5" w:rsidRPr="000706AC" w:rsidRDefault="006248F5">
      <w:pPr>
        <w:spacing w:after="200" w:line="360" w:lineRule="auto"/>
        <w:jc w:val="both"/>
        <w:rPr>
          <w:rFonts w:ascii="Times New Roman" w:hAnsi="Times New Roman" w:cs="Times New Roman"/>
          <w:sz w:val="24"/>
          <w:szCs w:val="24"/>
          <w:rPrChange w:id="3676" w:author="Vo Cuong" w:date="2020-03-23T21:52:00Z">
            <w:rPr/>
          </w:rPrChange>
        </w:rPr>
        <w:pPrChange w:id="3677" w:author="Vo Cuong" w:date="2020-03-23T21:52:00Z">
          <w:pPr>
            <w:pStyle w:val="ListParagraph"/>
            <w:numPr>
              <w:ilvl w:val="1"/>
              <w:numId w:val="41"/>
            </w:numPr>
            <w:spacing w:after="200" w:line="360" w:lineRule="auto"/>
            <w:ind w:left="1637" w:hanging="360"/>
            <w:jc w:val="both"/>
          </w:pPr>
        </w:pPrChange>
      </w:pPr>
      <w:del w:id="3678" w:author="Vo Cuong" w:date="2020-03-23T21:52:00Z">
        <w:r w:rsidRPr="000706AC" w:rsidDel="000706AC">
          <w:rPr>
            <w:rFonts w:ascii="Times New Roman" w:hAnsi="Times New Roman" w:cs="Times New Roman"/>
            <w:sz w:val="24"/>
            <w:szCs w:val="24"/>
            <w:rPrChange w:id="3679" w:author="Vo Cuong" w:date="2020-03-23T21:52:00Z">
              <w:rPr/>
            </w:rPrChange>
          </w:rPr>
          <w:delText>Ràng buộc</w:delText>
        </w:r>
      </w:del>
    </w:p>
    <w:tbl>
      <w:tblPr>
        <w:tblpPr w:leftFromText="180" w:rightFromText="180" w:vertAnchor="text" w:horzAnchor="margin" w:tblpXSpec="center" w:tblpY="26"/>
        <w:tblW w:w="964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Change w:id="3680" w:author="Vo Cuong" w:date="2020-04-04T01:44:00Z">
          <w:tblPr>
            <w:tblpPr w:leftFromText="180" w:rightFromText="180" w:vertAnchor="text" w:horzAnchor="page" w:tblpX="1183" w:tblpY="-31"/>
            <w:tblW w:w="1072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PrChange>
      </w:tblPr>
      <w:tblGrid>
        <w:gridCol w:w="1679"/>
        <w:gridCol w:w="3133"/>
        <w:gridCol w:w="1936"/>
        <w:gridCol w:w="2900"/>
        <w:tblGridChange w:id="3681">
          <w:tblGrid>
            <w:gridCol w:w="1247"/>
            <w:gridCol w:w="3133"/>
            <w:gridCol w:w="1936"/>
            <w:gridCol w:w="4409"/>
          </w:tblGrid>
        </w:tblGridChange>
      </w:tblGrid>
      <w:tr w:rsidR="004D3346" w:rsidTr="00465484">
        <w:trPr>
          <w:trHeight w:val="427"/>
          <w:trPrChange w:id="3682" w:author="Vo Cuong" w:date="2020-04-04T01:44:00Z">
            <w:trPr>
              <w:trHeight w:val="427"/>
            </w:trPr>
          </w:trPrChange>
        </w:trPr>
        <w:tc>
          <w:tcPr>
            <w:tcW w:w="167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683" w:author="Vo Cuong" w:date="2020-04-04T01:44:00Z">
              <w:tcPr>
                <w:tcW w:w="124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D3346" w:rsidRDefault="004D3346" w:rsidP="00415453">
            <w:pPr>
              <w:spacing w:line="360" w:lineRule="auto"/>
              <w:jc w:val="both"/>
              <w:rPr>
                <w:rFonts w:ascii="Times New Roman" w:hAnsi="Times New Roman" w:cs="Times New Roman"/>
                <w:b/>
                <w:sz w:val="24"/>
                <w:szCs w:val="24"/>
              </w:rPr>
            </w:pPr>
            <w:r>
              <w:rPr>
                <w:rFonts w:ascii="Times New Roman" w:hAnsi="Times New Roman" w:cs="Times New Roman"/>
                <w:b/>
                <w:sz w:val="24"/>
                <w:szCs w:val="24"/>
              </w:rPr>
              <w:t>STT</w:t>
            </w:r>
          </w:p>
        </w:tc>
        <w:tc>
          <w:tcPr>
            <w:tcW w:w="313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684" w:author="Vo Cuong" w:date="2020-04-04T01:44:00Z">
              <w:tcPr>
                <w:tcW w:w="313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D3346" w:rsidRDefault="004D3346" w:rsidP="00415453">
            <w:pPr>
              <w:spacing w:line="360" w:lineRule="auto"/>
              <w:jc w:val="both"/>
              <w:rPr>
                <w:rFonts w:ascii="Times New Roman" w:hAnsi="Times New Roman" w:cs="Times New Roman"/>
                <w:b/>
                <w:sz w:val="24"/>
                <w:szCs w:val="24"/>
              </w:rPr>
            </w:pPr>
            <w:r>
              <w:rPr>
                <w:rFonts w:ascii="Times New Roman" w:hAnsi="Times New Roman" w:cs="Times New Roman"/>
                <w:b/>
                <w:sz w:val="24"/>
                <w:szCs w:val="24"/>
              </w:rPr>
              <w:t>Tên constraint</w:t>
            </w:r>
          </w:p>
        </w:tc>
        <w:tc>
          <w:tcPr>
            <w:tcW w:w="19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685" w:author="Vo Cuong" w:date="2020-04-04T01:44:00Z">
              <w:tcPr>
                <w:tcW w:w="19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D3346" w:rsidRDefault="004D3346" w:rsidP="00415453">
            <w:pPr>
              <w:spacing w:line="360" w:lineRule="auto"/>
              <w:jc w:val="both"/>
              <w:rPr>
                <w:rFonts w:ascii="Times New Roman" w:hAnsi="Times New Roman" w:cs="Times New Roman"/>
                <w:b/>
                <w:sz w:val="24"/>
                <w:szCs w:val="24"/>
              </w:rPr>
            </w:pPr>
            <w:r>
              <w:rPr>
                <w:rFonts w:ascii="Times New Roman" w:hAnsi="Times New Roman" w:cs="Times New Roman"/>
                <w:b/>
                <w:sz w:val="24"/>
                <w:szCs w:val="24"/>
              </w:rPr>
              <w:t>Loại</w:t>
            </w:r>
          </w:p>
        </w:tc>
        <w:tc>
          <w:tcPr>
            <w:tcW w:w="290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686" w:author="Vo Cuong" w:date="2020-04-04T01:44:00Z">
              <w:tcPr>
                <w:tcW w:w="440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D3346" w:rsidRDefault="004D3346" w:rsidP="00415453">
            <w:pPr>
              <w:spacing w:line="360" w:lineRule="auto"/>
              <w:jc w:val="both"/>
              <w:rPr>
                <w:rFonts w:ascii="Times New Roman" w:hAnsi="Times New Roman" w:cs="Times New Roman"/>
                <w:b/>
                <w:sz w:val="24"/>
                <w:szCs w:val="24"/>
              </w:rPr>
            </w:pPr>
            <w:r>
              <w:rPr>
                <w:rFonts w:ascii="Times New Roman" w:hAnsi="Times New Roman" w:cs="Times New Roman"/>
                <w:b/>
                <w:sz w:val="24"/>
                <w:szCs w:val="24"/>
              </w:rPr>
              <w:t>Các trường liên quan</w:t>
            </w:r>
          </w:p>
        </w:tc>
      </w:tr>
      <w:tr w:rsidR="004D3346" w:rsidTr="00465484">
        <w:trPr>
          <w:trHeight w:val="427"/>
          <w:trPrChange w:id="3687" w:author="Vo Cuong" w:date="2020-04-04T01:44:00Z">
            <w:trPr>
              <w:trHeight w:val="427"/>
            </w:trPr>
          </w:trPrChange>
        </w:trPr>
        <w:tc>
          <w:tcPr>
            <w:tcW w:w="167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688" w:author="Vo Cuong" w:date="2020-04-04T01:44:00Z">
              <w:tcPr>
                <w:tcW w:w="124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D3346" w:rsidRDefault="004D3346" w:rsidP="00415453">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313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689" w:author="Vo Cuong" w:date="2020-04-04T01:44:00Z">
              <w:tcPr>
                <w:tcW w:w="313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D3346" w:rsidRDefault="004D3346" w:rsidP="00415453">
            <w:pPr>
              <w:spacing w:line="360" w:lineRule="auto"/>
              <w:jc w:val="both"/>
              <w:rPr>
                <w:rFonts w:ascii="Times New Roman" w:hAnsi="Times New Roman" w:cs="Times New Roman"/>
                <w:sz w:val="24"/>
                <w:szCs w:val="24"/>
              </w:rPr>
            </w:pPr>
            <w:r>
              <w:rPr>
                <w:rFonts w:ascii="Times New Roman" w:hAnsi="Times New Roman" w:cs="Times New Roman"/>
                <w:sz w:val="24"/>
                <w:szCs w:val="24"/>
              </w:rPr>
              <w:t>ID_EMPLOYEE</w:t>
            </w:r>
          </w:p>
        </w:tc>
        <w:tc>
          <w:tcPr>
            <w:tcW w:w="19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690" w:author="Vo Cuong" w:date="2020-04-04T01:44:00Z">
              <w:tcPr>
                <w:tcW w:w="19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D3346" w:rsidRDefault="004D3346" w:rsidP="00415453">
            <w:pPr>
              <w:spacing w:line="360" w:lineRule="auto"/>
              <w:jc w:val="both"/>
              <w:rPr>
                <w:rFonts w:ascii="Times New Roman" w:hAnsi="Times New Roman" w:cs="Times New Roman"/>
                <w:sz w:val="24"/>
                <w:szCs w:val="24"/>
              </w:rPr>
            </w:pPr>
            <w:r>
              <w:rPr>
                <w:rFonts w:ascii="Times New Roman" w:hAnsi="Times New Roman" w:cs="Times New Roman"/>
                <w:sz w:val="24"/>
                <w:szCs w:val="24"/>
              </w:rPr>
              <w:t>Primary Key</w:t>
            </w:r>
          </w:p>
        </w:tc>
        <w:tc>
          <w:tcPr>
            <w:tcW w:w="290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691" w:author="Vo Cuong" w:date="2020-04-04T01:44:00Z">
              <w:tcPr>
                <w:tcW w:w="440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D3346" w:rsidRDefault="004D3346" w:rsidP="00415453">
            <w:pPr>
              <w:spacing w:line="360" w:lineRule="auto"/>
              <w:jc w:val="both"/>
              <w:rPr>
                <w:rFonts w:ascii="Times New Roman" w:hAnsi="Times New Roman" w:cs="Times New Roman"/>
                <w:sz w:val="24"/>
                <w:szCs w:val="24"/>
              </w:rPr>
            </w:pPr>
            <w:r>
              <w:rPr>
                <w:rFonts w:ascii="Times New Roman" w:hAnsi="Times New Roman" w:cs="Times New Roman"/>
                <w:sz w:val="24"/>
                <w:szCs w:val="24"/>
              </w:rPr>
              <w:t>Id_Employee</w:t>
            </w:r>
          </w:p>
        </w:tc>
      </w:tr>
    </w:tbl>
    <w:p w:rsidR="004D3346" w:rsidRPr="00647F94" w:rsidRDefault="004D3346">
      <w:pPr>
        <w:pStyle w:val="Heading3"/>
        <w:rPr>
          <w:b w:val="0"/>
          <w:rPrChange w:id="3692" w:author="Vo Cuong" w:date="2020-03-24T13:13:00Z">
            <w:rPr>
              <w:b/>
            </w:rPr>
          </w:rPrChange>
        </w:rPr>
        <w:pPrChange w:id="3693" w:author="Vo Cuong" w:date="2020-03-24T13:13:00Z">
          <w:pPr>
            <w:pStyle w:val="ListParagraph"/>
            <w:numPr>
              <w:numId w:val="41"/>
            </w:numPr>
            <w:spacing w:after="200" w:line="360" w:lineRule="auto"/>
            <w:ind w:left="1080" w:hanging="720"/>
            <w:jc w:val="both"/>
            <w:outlineLvl w:val="1"/>
          </w:pPr>
        </w:pPrChange>
      </w:pPr>
      <w:bookmarkStart w:id="3694" w:name="_Toc36669304"/>
      <w:r w:rsidRPr="008B2655">
        <w:t>B</w:t>
      </w:r>
      <w:r w:rsidRPr="00647F94">
        <w:rPr>
          <w:rPrChange w:id="3695" w:author="Vo Cuong" w:date="2020-03-24T13:13:00Z">
            <w:rPr/>
          </w:rPrChange>
        </w:rPr>
        <w:t>ảng Mission</w:t>
      </w:r>
      <w:bookmarkEnd w:id="3694"/>
    </w:p>
    <w:p w:rsidR="004D3346" w:rsidRPr="009C19E3" w:rsidRDefault="004D3346">
      <w:pPr>
        <w:pStyle w:val="Heading5"/>
        <w:pPrChange w:id="3696" w:author="Vo Cuong" w:date="2020-03-24T13:11:00Z">
          <w:pPr>
            <w:pStyle w:val="ListParagraph"/>
            <w:numPr>
              <w:ilvl w:val="1"/>
              <w:numId w:val="41"/>
            </w:numPr>
            <w:spacing w:after="200" w:line="360" w:lineRule="auto"/>
            <w:ind w:left="1637" w:hanging="360"/>
            <w:jc w:val="both"/>
          </w:pPr>
        </w:pPrChange>
      </w:pPr>
      <w:r w:rsidRPr="009C19E3">
        <w:t>Bảng</w:t>
      </w:r>
    </w:p>
    <w:tbl>
      <w:tblPr>
        <w:tblW w:w="10260" w:type="dxa"/>
        <w:tblInd w:w="-70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Change w:id="3697" w:author="Vo Cuong" w:date="2020-04-04T01:49:00Z">
          <w:tblPr>
            <w:tblW w:w="10260" w:type="dxa"/>
            <w:tblInd w:w="-70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PrChange>
      </w:tblPr>
      <w:tblGrid>
        <w:gridCol w:w="670"/>
        <w:gridCol w:w="1563"/>
        <w:gridCol w:w="1802"/>
        <w:gridCol w:w="816"/>
        <w:gridCol w:w="963"/>
        <w:gridCol w:w="1949"/>
        <w:gridCol w:w="1237"/>
        <w:gridCol w:w="1260"/>
        <w:tblGridChange w:id="3698">
          <w:tblGrid>
            <w:gridCol w:w="670"/>
            <w:gridCol w:w="1436"/>
            <w:gridCol w:w="127"/>
            <w:gridCol w:w="543"/>
            <w:gridCol w:w="1259"/>
            <w:gridCol w:w="304"/>
            <w:gridCol w:w="512"/>
            <w:gridCol w:w="963"/>
            <w:gridCol w:w="327"/>
            <w:gridCol w:w="816"/>
            <w:gridCol w:w="806"/>
            <w:gridCol w:w="157"/>
            <w:gridCol w:w="1080"/>
            <w:gridCol w:w="869"/>
            <w:gridCol w:w="391"/>
            <w:gridCol w:w="1039"/>
            <w:gridCol w:w="1067"/>
          </w:tblGrid>
        </w:tblGridChange>
      </w:tblGrid>
      <w:tr w:rsidR="00465484" w:rsidTr="00465484">
        <w:trPr>
          <w:tblHeader/>
          <w:trPrChange w:id="3699" w:author="Vo Cuong" w:date="2020-04-04T01:49:00Z">
            <w:trPr>
              <w:gridBefore w:val="2"/>
              <w:tblHeader/>
            </w:trPr>
          </w:trPrChange>
        </w:trPr>
        <w:tc>
          <w:tcPr>
            <w:tcW w:w="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Change w:id="3700" w:author="Vo Cuong" w:date="2020-04-04T01:49:00Z">
              <w:tcPr>
                <w:tcW w:w="670" w:type="dxa"/>
                <w:gridSpan w:val="2"/>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tcPrChange>
          </w:tcPr>
          <w:p w:rsidR="006269A1" w:rsidRDefault="006269A1">
            <w:pPr>
              <w:spacing w:line="360" w:lineRule="auto"/>
              <w:jc w:val="center"/>
              <w:rPr>
                <w:rFonts w:ascii="Times New Roman" w:hAnsi="Times New Roman" w:cs="Times New Roman"/>
                <w:b/>
                <w:sz w:val="24"/>
                <w:szCs w:val="24"/>
              </w:rPr>
              <w:pPrChange w:id="3701" w:author="Vo Cuong" w:date="2020-04-04T01:34:00Z">
                <w:pPr>
                  <w:spacing w:line="360" w:lineRule="auto"/>
                  <w:jc w:val="both"/>
                </w:pPr>
              </w:pPrChange>
            </w:pPr>
            <w:r>
              <w:rPr>
                <w:rFonts w:ascii="Times New Roman" w:hAnsi="Times New Roman" w:cs="Times New Roman"/>
                <w:b/>
                <w:sz w:val="24"/>
                <w:szCs w:val="24"/>
              </w:rPr>
              <w:t>STT</w:t>
            </w:r>
          </w:p>
        </w:tc>
        <w:tc>
          <w:tcPr>
            <w:tcW w:w="1563"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Change w:id="3702" w:author="Vo Cuong" w:date="2020-04-04T01:49:00Z">
              <w:tcPr>
                <w:tcW w:w="1563" w:type="dxa"/>
                <w:gridSpan w:val="2"/>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tcPrChange>
          </w:tcPr>
          <w:p w:rsidR="006269A1" w:rsidRDefault="006269A1">
            <w:pPr>
              <w:spacing w:line="360" w:lineRule="auto"/>
              <w:jc w:val="center"/>
              <w:rPr>
                <w:rFonts w:ascii="Times New Roman" w:hAnsi="Times New Roman" w:cs="Times New Roman"/>
                <w:b/>
                <w:sz w:val="24"/>
                <w:szCs w:val="24"/>
              </w:rPr>
              <w:pPrChange w:id="3703" w:author="Vo Cuong" w:date="2020-04-04T01:34:00Z">
                <w:pPr>
                  <w:spacing w:line="360" w:lineRule="auto"/>
                  <w:jc w:val="both"/>
                </w:pPr>
              </w:pPrChange>
            </w:pPr>
            <w:r>
              <w:rPr>
                <w:rFonts w:ascii="Times New Roman" w:hAnsi="Times New Roman" w:cs="Times New Roman"/>
                <w:b/>
                <w:sz w:val="24"/>
                <w:szCs w:val="24"/>
              </w:rPr>
              <w:t>Tên trường</w:t>
            </w:r>
          </w:p>
        </w:tc>
        <w:tc>
          <w:tcPr>
            <w:tcW w:w="180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Change w:id="3704" w:author="Vo Cuong" w:date="2020-04-04T01:49:00Z">
              <w:tcPr>
                <w:tcW w:w="1802" w:type="dxa"/>
                <w:gridSpan w:val="3"/>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tcPrChange>
          </w:tcPr>
          <w:p w:rsidR="006269A1" w:rsidRDefault="006269A1">
            <w:pPr>
              <w:spacing w:line="360" w:lineRule="auto"/>
              <w:jc w:val="center"/>
              <w:rPr>
                <w:rFonts w:ascii="Times New Roman" w:hAnsi="Times New Roman" w:cs="Times New Roman"/>
                <w:b/>
                <w:sz w:val="24"/>
                <w:szCs w:val="24"/>
              </w:rPr>
              <w:pPrChange w:id="3705" w:author="Vo Cuong" w:date="2020-04-04T01:34:00Z">
                <w:pPr>
                  <w:spacing w:line="360" w:lineRule="auto"/>
                  <w:jc w:val="both"/>
                </w:pPr>
              </w:pPrChange>
            </w:pPr>
            <w:r>
              <w:rPr>
                <w:rFonts w:ascii="Times New Roman" w:hAnsi="Times New Roman" w:cs="Times New Roman"/>
                <w:b/>
                <w:sz w:val="24"/>
                <w:szCs w:val="24"/>
              </w:rPr>
              <w:t>Kiểu dữ liệu</w:t>
            </w:r>
          </w:p>
        </w:tc>
        <w:tc>
          <w:tcPr>
            <w:tcW w:w="8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Change w:id="3706" w:author="Vo Cuong" w:date="2020-04-04T01:49:00Z">
              <w:tcPr>
                <w:tcW w:w="8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tcPrChange>
          </w:tcPr>
          <w:p w:rsidR="006269A1" w:rsidRDefault="006269A1">
            <w:pPr>
              <w:spacing w:line="360" w:lineRule="auto"/>
              <w:jc w:val="center"/>
              <w:rPr>
                <w:rFonts w:ascii="Times New Roman" w:hAnsi="Times New Roman" w:cs="Times New Roman"/>
                <w:b/>
                <w:sz w:val="24"/>
                <w:szCs w:val="24"/>
              </w:rPr>
              <w:pPrChange w:id="3707" w:author="Vo Cuong" w:date="2020-04-04T01:34:00Z">
                <w:pPr>
                  <w:spacing w:line="360" w:lineRule="auto"/>
                  <w:jc w:val="both"/>
                </w:pPr>
              </w:pPrChange>
            </w:pPr>
            <w:r>
              <w:rPr>
                <w:rFonts w:ascii="Times New Roman" w:hAnsi="Times New Roman" w:cs="Times New Roman"/>
                <w:b/>
                <w:sz w:val="24"/>
                <w:szCs w:val="24"/>
              </w:rPr>
              <w:t>Allow Null</w:t>
            </w:r>
          </w:p>
        </w:tc>
        <w:tc>
          <w:tcPr>
            <w:tcW w:w="963"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Change w:id="3708" w:author="Vo Cuong" w:date="2020-04-04T01:49:00Z">
              <w:tcPr>
                <w:tcW w:w="963" w:type="dxa"/>
                <w:gridSpan w:val="2"/>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tcPrChange>
          </w:tcPr>
          <w:p w:rsidR="006269A1" w:rsidRDefault="006269A1">
            <w:pPr>
              <w:spacing w:line="360" w:lineRule="auto"/>
              <w:jc w:val="center"/>
              <w:rPr>
                <w:rFonts w:ascii="Times New Roman" w:hAnsi="Times New Roman" w:cs="Times New Roman"/>
                <w:b/>
                <w:sz w:val="24"/>
                <w:szCs w:val="24"/>
              </w:rPr>
              <w:pPrChange w:id="3709" w:author="Vo Cuong" w:date="2020-04-04T01:34:00Z">
                <w:pPr>
                  <w:spacing w:line="360" w:lineRule="auto"/>
                  <w:jc w:val="both"/>
                </w:pPr>
              </w:pPrChange>
            </w:pPr>
            <w:r>
              <w:rPr>
                <w:rFonts w:ascii="Times New Roman" w:hAnsi="Times New Roman" w:cs="Times New Roman"/>
                <w:b/>
                <w:sz w:val="24"/>
                <w:szCs w:val="24"/>
              </w:rPr>
              <w:t>Unique</w:t>
            </w:r>
          </w:p>
        </w:tc>
        <w:tc>
          <w:tcPr>
            <w:tcW w:w="194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Change w:id="3710" w:author="Vo Cuong" w:date="2020-04-04T01:49:00Z">
              <w:tcPr>
                <w:tcW w:w="1206" w:type="dxa"/>
                <w:gridSpan w:val="2"/>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tcPrChange>
          </w:tcPr>
          <w:p w:rsidR="006269A1" w:rsidRDefault="006269A1">
            <w:pPr>
              <w:spacing w:line="360" w:lineRule="auto"/>
              <w:jc w:val="center"/>
              <w:rPr>
                <w:rFonts w:ascii="Times New Roman" w:hAnsi="Times New Roman" w:cs="Times New Roman"/>
                <w:b/>
                <w:sz w:val="24"/>
                <w:szCs w:val="24"/>
              </w:rPr>
              <w:pPrChange w:id="3711" w:author="Vo Cuong" w:date="2020-04-04T01:34:00Z">
                <w:pPr>
                  <w:spacing w:line="360" w:lineRule="auto"/>
                  <w:jc w:val="both"/>
                </w:pPr>
              </w:pPrChange>
            </w:pPr>
            <w:r>
              <w:rPr>
                <w:rFonts w:ascii="Times New Roman" w:hAnsi="Times New Roman" w:cs="Times New Roman"/>
                <w:b/>
                <w:sz w:val="24"/>
                <w:szCs w:val="24"/>
              </w:rPr>
              <w:t>Primary/Foreign Key</w:t>
            </w:r>
          </w:p>
        </w:tc>
        <w:tc>
          <w:tcPr>
            <w:tcW w:w="123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Change w:id="3712" w:author="Vo Cuong" w:date="2020-04-04T01:49:00Z">
              <w:tcPr>
                <w:tcW w:w="2104" w:type="dxa"/>
                <w:gridSpan w:val="2"/>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tcPrChange>
          </w:tcPr>
          <w:p w:rsidR="006269A1" w:rsidRDefault="006269A1">
            <w:pPr>
              <w:spacing w:line="360" w:lineRule="auto"/>
              <w:jc w:val="center"/>
              <w:rPr>
                <w:rFonts w:ascii="Times New Roman" w:hAnsi="Times New Roman" w:cs="Times New Roman"/>
                <w:b/>
                <w:sz w:val="24"/>
                <w:szCs w:val="24"/>
              </w:rPr>
              <w:pPrChange w:id="3713" w:author="Vo Cuong" w:date="2020-04-04T01:34:00Z">
                <w:pPr>
                  <w:spacing w:line="360" w:lineRule="auto"/>
                  <w:jc w:val="both"/>
                </w:pPr>
              </w:pPrChange>
            </w:pPr>
            <w:r>
              <w:rPr>
                <w:rFonts w:ascii="Times New Roman" w:hAnsi="Times New Roman" w:cs="Times New Roman"/>
                <w:b/>
                <w:sz w:val="24"/>
                <w:szCs w:val="24"/>
              </w:rPr>
              <w:t>Giá trị mặc định</w:t>
            </w:r>
          </w:p>
        </w:tc>
        <w:tc>
          <w:tcPr>
            <w:tcW w:w="12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Change w:id="3714" w:author="Vo Cuong" w:date="2020-04-04T01:49:00Z">
              <w:tcPr>
                <w:tcW w:w="11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tcPrChange>
          </w:tcPr>
          <w:p w:rsidR="006269A1" w:rsidRDefault="006269A1">
            <w:pPr>
              <w:spacing w:line="360" w:lineRule="auto"/>
              <w:jc w:val="center"/>
              <w:rPr>
                <w:rFonts w:ascii="Times New Roman" w:hAnsi="Times New Roman" w:cs="Times New Roman"/>
                <w:b/>
                <w:sz w:val="24"/>
                <w:szCs w:val="24"/>
              </w:rPr>
              <w:pPrChange w:id="3715" w:author="Vo Cuong" w:date="2020-04-04T01:34:00Z">
                <w:pPr>
                  <w:spacing w:line="360" w:lineRule="auto"/>
                  <w:jc w:val="both"/>
                </w:pPr>
              </w:pPrChange>
            </w:pPr>
            <w:r>
              <w:rPr>
                <w:rFonts w:ascii="Times New Roman" w:hAnsi="Times New Roman" w:cs="Times New Roman"/>
                <w:b/>
                <w:sz w:val="24"/>
                <w:szCs w:val="24"/>
              </w:rPr>
              <w:t>Mô tả</w:t>
            </w:r>
          </w:p>
        </w:tc>
      </w:tr>
      <w:tr w:rsidR="00465484" w:rsidTr="00465484">
        <w:trPr>
          <w:trHeight w:val="683"/>
        </w:trPr>
        <w:tc>
          <w:tcPr>
            <w:tcW w:w="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56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269A1" w:rsidRDefault="006269A1">
            <w:pPr>
              <w:spacing w:line="360" w:lineRule="auto"/>
              <w:rPr>
                <w:rFonts w:ascii="Times New Roman" w:hAnsi="Times New Roman" w:cs="Times New Roman"/>
                <w:sz w:val="24"/>
                <w:szCs w:val="24"/>
              </w:rPr>
              <w:pPrChange w:id="3716" w:author="Vo Cuong" w:date="2020-03-23T21:28:00Z">
                <w:pPr>
                  <w:spacing w:line="360" w:lineRule="auto"/>
                  <w:jc w:val="both"/>
                </w:pPr>
              </w:pPrChange>
            </w:pPr>
            <w:r>
              <w:rPr>
                <w:rFonts w:ascii="Times New Roman" w:hAnsi="Times New Roman" w:cs="Times New Roman"/>
                <w:sz w:val="24"/>
                <w:szCs w:val="24"/>
              </w:rPr>
              <w:t>Id_Mission</w:t>
            </w:r>
          </w:p>
        </w:tc>
        <w:tc>
          <w:tcPr>
            <w:tcW w:w="180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del w:id="3717" w:author="Vo Cuong" w:date="2020-03-23T21:28:00Z">
              <w:r w:rsidDel="00251D7B">
                <w:rPr>
                  <w:rFonts w:ascii="Times New Roman" w:hAnsi="Times New Roman" w:cs="Times New Roman"/>
                  <w:sz w:val="24"/>
                  <w:szCs w:val="24"/>
                </w:rPr>
                <w:delText>Varchar</w:delText>
              </w:r>
            </w:del>
            <w:ins w:id="3718" w:author="Vo Cuong" w:date="2020-03-23T21:28:00Z">
              <w:r>
                <w:rPr>
                  <w:rFonts w:ascii="Times New Roman" w:hAnsi="Times New Roman" w:cs="Times New Roman"/>
                  <w:sz w:val="24"/>
                  <w:szCs w:val="24"/>
                </w:rPr>
                <w:t>Int</w:t>
              </w:r>
            </w:ins>
          </w:p>
        </w:tc>
        <w:tc>
          <w:tcPr>
            <w:tcW w:w="8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96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Y</w:t>
            </w:r>
          </w:p>
        </w:tc>
        <w:tc>
          <w:tcPr>
            <w:tcW w:w="194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Y</w:t>
            </w:r>
          </w:p>
        </w:tc>
        <w:tc>
          <w:tcPr>
            <w:tcW w:w="123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p>
        </w:tc>
        <w:tc>
          <w:tcPr>
            <w:tcW w:w="12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Là trường tự tăng, khóa chính của bản ghi</w:t>
            </w:r>
          </w:p>
        </w:tc>
      </w:tr>
      <w:tr w:rsidR="00465484" w:rsidTr="00465484">
        <w:tc>
          <w:tcPr>
            <w:tcW w:w="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56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269A1" w:rsidRDefault="006269A1">
            <w:pPr>
              <w:spacing w:line="360" w:lineRule="auto"/>
              <w:rPr>
                <w:rFonts w:ascii="Times New Roman" w:hAnsi="Times New Roman" w:cs="Times New Roman"/>
                <w:sz w:val="24"/>
                <w:szCs w:val="24"/>
              </w:rPr>
              <w:pPrChange w:id="3719" w:author="Vo Cuong" w:date="2020-04-04T01:34:00Z">
                <w:pPr>
                  <w:spacing w:line="360" w:lineRule="auto"/>
                  <w:jc w:val="both"/>
                </w:pPr>
              </w:pPrChange>
            </w:pPr>
            <w:r>
              <w:rPr>
                <w:rFonts w:ascii="Times New Roman" w:hAnsi="Times New Roman" w:cs="Times New Roman"/>
                <w:sz w:val="24"/>
                <w:szCs w:val="24"/>
              </w:rPr>
              <w:t>NameMission</w:t>
            </w:r>
          </w:p>
        </w:tc>
        <w:tc>
          <w:tcPr>
            <w:tcW w:w="180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ins w:id="3720" w:author="Vo Cuong" w:date="2020-03-23T21:29:00Z">
              <w:r>
                <w:rPr>
                  <w:rFonts w:ascii="Times New Roman" w:hAnsi="Times New Roman" w:cs="Times New Roman"/>
                  <w:sz w:val="24"/>
                  <w:szCs w:val="24"/>
                </w:rPr>
                <w:t>Nv</w:t>
              </w:r>
            </w:ins>
            <w:del w:id="3721" w:author="Vo Cuong" w:date="2020-03-23T21:29:00Z">
              <w:r w:rsidDel="00251D7B">
                <w:rPr>
                  <w:rFonts w:ascii="Times New Roman" w:hAnsi="Times New Roman" w:cs="Times New Roman"/>
                  <w:sz w:val="24"/>
                  <w:szCs w:val="24"/>
                </w:rPr>
                <w:delText>V</w:delText>
              </w:r>
            </w:del>
            <w:r>
              <w:rPr>
                <w:rFonts w:ascii="Times New Roman" w:hAnsi="Times New Roman" w:cs="Times New Roman"/>
                <w:sz w:val="24"/>
                <w:szCs w:val="24"/>
              </w:rPr>
              <w:t>archar</w:t>
            </w:r>
            <w:ins w:id="3722" w:author="Vo Cuong" w:date="2020-04-04T01:32:00Z">
              <w:r>
                <w:rPr>
                  <w:rFonts w:ascii="Times New Roman" w:hAnsi="Times New Roman" w:cs="Times New Roman"/>
                  <w:sz w:val="24"/>
                  <w:szCs w:val="24"/>
                </w:rPr>
                <w:t>(100)</w:t>
              </w:r>
            </w:ins>
          </w:p>
        </w:tc>
        <w:tc>
          <w:tcPr>
            <w:tcW w:w="8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96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194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ins w:id="3723" w:author="Vo Cuong" w:date="2020-03-23T21:45:00Z">
              <w:r>
                <w:rPr>
                  <w:rFonts w:ascii="Times New Roman" w:hAnsi="Times New Roman" w:cs="Times New Roman"/>
                  <w:sz w:val="24"/>
                  <w:szCs w:val="24"/>
                </w:rPr>
                <w:t>N</w:t>
              </w:r>
            </w:ins>
            <w:del w:id="3724" w:author="Vo Cuong" w:date="2020-03-23T21:45:00Z">
              <w:r w:rsidDel="00E47366">
                <w:rPr>
                  <w:rFonts w:ascii="Times New Roman" w:hAnsi="Times New Roman" w:cs="Times New Roman"/>
                  <w:sz w:val="24"/>
                  <w:szCs w:val="24"/>
                </w:rPr>
                <w:delText>Y</w:delText>
              </w:r>
            </w:del>
          </w:p>
        </w:tc>
        <w:tc>
          <w:tcPr>
            <w:tcW w:w="123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p>
        </w:tc>
        <w:tc>
          <w:tcPr>
            <w:tcW w:w="12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Tên nhiệm </w:t>
            </w:r>
            <w:r>
              <w:rPr>
                <w:rFonts w:ascii="Times New Roman" w:hAnsi="Times New Roman" w:cs="Times New Roman"/>
                <w:sz w:val="24"/>
                <w:szCs w:val="24"/>
              </w:rPr>
              <w:lastRenderedPageBreak/>
              <w:t>vụ</w:t>
            </w:r>
          </w:p>
        </w:tc>
      </w:tr>
      <w:tr w:rsidR="00465484" w:rsidTr="00465484">
        <w:trPr>
          <w:trHeight w:val="157"/>
        </w:trPr>
        <w:tc>
          <w:tcPr>
            <w:tcW w:w="670" w:type="dxa"/>
            <w:tcBorders>
              <w:top w:val="single" w:sz="4" w:space="0" w:color="000001"/>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w:t>
            </w:r>
          </w:p>
        </w:tc>
        <w:tc>
          <w:tcPr>
            <w:tcW w:w="1563" w:type="dxa"/>
            <w:tcBorders>
              <w:top w:val="single" w:sz="4" w:space="0" w:color="000001"/>
              <w:left w:val="single" w:sz="4" w:space="0" w:color="000001"/>
              <w:bottom w:val="single" w:sz="4" w:space="0" w:color="00000A"/>
              <w:right w:val="single" w:sz="4" w:space="0" w:color="000001"/>
            </w:tcBorders>
            <w:shd w:val="clear" w:color="auto" w:fill="auto"/>
            <w:tcMar>
              <w:left w:w="108" w:type="dxa"/>
            </w:tcMar>
          </w:tcPr>
          <w:p w:rsidR="006269A1" w:rsidRDefault="006269A1">
            <w:pPr>
              <w:spacing w:line="360" w:lineRule="auto"/>
              <w:rPr>
                <w:rFonts w:ascii="Times New Roman" w:hAnsi="Times New Roman" w:cs="Times New Roman"/>
                <w:sz w:val="24"/>
                <w:szCs w:val="24"/>
              </w:rPr>
              <w:pPrChange w:id="3725" w:author="Vo Cuong" w:date="2020-03-23T21:29:00Z">
                <w:pPr>
                  <w:spacing w:line="360" w:lineRule="auto"/>
                  <w:jc w:val="both"/>
                </w:pPr>
              </w:pPrChange>
            </w:pPr>
            <w:r>
              <w:rPr>
                <w:rFonts w:ascii="Times New Roman" w:hAnsi="Times New Roman" w:cs="Times New Roman"/>
                <w:sz w:val="24"/>
                <w:szCs w:val="24"/>
              </w:rPr>
              <w:t>StartDate</w:t>
            </w:r>
          </w:p>
        </w:tc>
        <w:tc>
          <w:tcPr>
            <w:tcW w:w="1802" w:type="dxa"/>
            <w:tcBorders>
              <w:top w:val="single" w:sz="4" w:space="0" w:color="000001"/>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Datetime </w:t>
            </w:r>
          </w:p>
        </w:tc>
        <w:tc>
          <w:tcPr>
            <w:tcW w:w="816" w:type="dxa"/>
            <w:tcBorders>
              <w:top w:val="single" w:sz="4" w:space="0" w:color="000001"/>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963" w:type="dxa"/>
            <w:tcBorders>
              <w:top w:val="single" w:sz="4" w:space="0" w:color="000001"/>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1949" w:type="dxa"/>
            <w:tcBorders>
              <w:top w:val="single" w:sz="4" w:space="0" w:color="000001"/>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ins w:id="3726" w:author="Vo Cuong" w:date="2020-03-23T21:45:00Z">
              <w:r>
                <w:rPr>
                  <w:rFonts w:ascii="Times New Roman" w:hAnsi="Times New Roman" w:cs="Times New Roman"/>
                  <w:sz w:val="24"/>
                  <w:szCs w:val="24"/>
                </w:rPr>
                <w:t>N</w:t>
              </w:r>
            </w:ins>
            <w:del w:id="3727" w:author="Vo Cuong" w:date="2020-03-23T21:45:00Z">
              <w:r w:rsidDel="00E47366">
                <w:rPr>
                  <w:rFonts w:ascii="Times New Roman" w:hAnsi="Times New Roman" w:cs="Times New Roman"/>
                  <w:sz w:val="24"/>
                  <w:szCs w:val="24"/>
                </w:rPr>
                <w:delText>Y</w:delText>
              </w:r>
            </w:del>
          </w:p>
        </w:tc>
        <w:tc>
          <w:tcPr>
            <w:tcW w:w="1237" w:type="dxa"/>
            <w:tcBorders>
              <w:top w:val="single" w:sz="4" w:space="0" w:color="000001"/>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p>
        </w:tc>
        <w:tc>
          <w:tcPr>
            <w:tcW w:w="1260" w:type="dxa"/>
            <w:tcBorders>
              <w:top w:val="single" w:sz="4" w:space="0" w:color="000001"/>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Ngày bắt đầu nhiêm vụ</w:t>
            </w:r>
          </w:p>
        </w:tc>
      </w:tr>
      <w:tr w:rsidR="00465484" w:rsidTr="00465484">
        <w:trPr>
          <w:trHeight w:val="132"/>
        </w:trPr>
        <w:tc>
          <w:tcPr>
            <w:tcW w:w="670"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563" w:type="dxa"/>
            <w:tcBorders>
              <w:top w:val="single" w:sz="4" w:space="0" w:color="00000A"/>
              <w:left w:val="single" w:sz="4" w:space="0" w:color="000001"/>
              <w:bottom w:val="single" w:sz="4" w:space="0" w:color="00000A"/>
              <w:right w:val="single" w:sz="4" w:space="0" w:color="000001"/>
            </w:tcBorders>
            <w:shd w:val="clear" w:color="auto" w:fill="auto"/>
            <w:tcMar>
              <w:left w:w="108" w:type="dxa"/>
            </w:tcMar>
            <w:vAlign w:val="cente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Point</w:t>
            </w:r>
          </w:p>
        </w:tc>
        <w:tc>
          <w:tcPr>
            <w:tcW w:w="1802"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Int</w:t>
            </w:r>
          </w:p>
        </w:tc>
        <w:tc>
          <w:tcPr>
            <w:tcW w:w="816"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963"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1949"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1237"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p>
        </w:tc>
        <w:tc>
          <w:tcPr>
            <w:tcW w:w="1260"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Số điểm</w:t>
            </w:r>
          </w:p>
        </w:tc>
      </w:tr>
      <w:tr w:rsidR="00465484" w:rsidTr="00465484">
        <w:tc>
          <w:tcPr>
            <w:tcW w:w="670"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563"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pPr>
              <w:spacing w:line="360" w:lineRule="auto"/>
              <w:rPr>
                <w:rFonts w:ascii="Times New Roman" w:hAnsi="Times New Roman" w:cs="Times New Roman"/>
                <w:sz w:val="24"/>
                <w:szCs w:val="24"/>
              </w:rPr>
              <w:pPrChange w:id="3728" w:author="Vo Cuong" w:date="2020-03-23T21:31:00Z">
                <w:pPr>
                  <w:spacing w:line="360" w:lineRule="auto"/>
                  <w:jc w:val="both"/>
                </w:pPr>
              </w:pPrChange>
            </w:pPr>
            <w:r>
              <w:rPr>
                <w:rFonts w:ascii="Times New Roman" w:hAnsi="Times New Roman" w:cs="Times New Roman"/>
                <w:sz w:val="24"/>
                <w:szCs w:val="24"/>
              </w:rPr>
              <w:t>Expire</w:t>
            </w:r>
          </w:p>
        </w:tc>
        <w:tc>
          <w:tcPr>
            <w:tcW w:w="1802"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Int</w:t>
            </w:r>
          </w:p>
        </w:tc>
        <w:tc>
          <w:tcPr>
            <w:tcW w:w="816"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963"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1949"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1237"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p>
        </w:tc>
        <w:tc>
          <w:tcPr>
            <w:tcW w:w="1260"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Số ngày hoàn thành</w:t>
            </w:r>
          </w:p>
        </w:tc>
      </w:tr>
      <w:tr w:rsidR="00465484" w:rsidTr="00465484">
        <w:tc>
          <w:tcPr>
            <w:tcW w:w="670"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1563"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pPr>
              <w:spacing w:line="360" w:lineRule="auto"/>
              <w:rPr>
                <w:rFonts w:ascii="Times New Roman" w:hAnsi="Times New Roman" w:cs="Times New Roman"/>
                <w:sz w:val="24"/>
                <w:szCs w:val="24"/>
              </w:rPr>
              <w:pPrChange w:id="3729" w:author="Vo Cuong" w:date="2020-03-23T21:29:00Z">
                <w:pPr>
                  <w:spacing w:line="360" w:lineRule="auto"/>
                  <w:jc w:val="both"/>
                </w:pPr>
              </w:pPrChange>
            </w:pPr>
            <w:r>
              <w:rPr>
                <w:rFonts w:ascii="Times New Roman" w:hAnsi="Times New Roman" w:cs="Times New Roman"/>
                <w:sz w:val="24"/>
                <w:szCs w:val="24"/>
              </w:rPr>
              <w:t>Describe</w:t>
            </w:r>
          </w:p>
        </w:tc>
        <w:tc>
          <w:tcPr>
            <w:tcW w:w="1802"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pPr>
            <w:r>
              <w:rPr>
                <w:rFonts w:ascii="Times New Roman" w:hAnsi="Times New Roman" w:cs="Times New Roman"/>
                <w:sz w:val="24"/>
                <w:szCs w:val="24"/>
              </w:rPr>
              <w:t>Text</w:t>
            </w:r>
          </w:p>
        </w:tc>
        <w:tc>
          <w:tcPr>
            <w:tcW w:w="816"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963"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1949"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1237"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p>
        </w:tc>
        <w:tc>
          <w:tcPr>
            <w:tcW w:w="1260"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Mô tả nhiệm vụ</w:t>
            </w:r>
          </w:p>
        </w:tc>
      </w:tr>
      <w:tr w:rsidR="00465484" w:rsidTr="00465484">
        <w:trPr>
          <w:ins w:id="3730" w:author="Vo Cuong" w:date="2020-03-23T21:35:00Z"/>
        </w:trPr>
        <w:tc>
          <w:tcPr>
            <w:tcW w:w="670"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ins w:id="3731" w:author="Vo Cuong" w:date="2020-03-23T21:35:00Z"/>
                <w:rFonts w:ascii="Times New Roman" w:hAnsi="Times New Roman" w:cs="Times New Roman"/>
                <w:sz w:val="24"/>
                <w:szCs w:val="24"/>
              </w:rPr>
            </w:pPr>
            <w:ins w:id="3732" w:author="Vo Cuong" w:date="2020-03-23T21:35:00Z">
              <w:r>
                <w:rPr>
                  <w:rFonts w:ascii="Times New Roman" w:hAnsi="Times New Roman" w:cs="Times New Roman"/>
                  <w:sz w:val="24"/>
                  <w:szCs w:val="24"/>
                </w:rPr>
                <w:t>7</w:t>
              </w:r>
            </w:ins>
          </w:p>
        </w:tc>
        <w:tc>
          <w:tcPr>
            <w:tcW w:w="1563"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251D7B">
            <w:pPr>
              <w:spacing w:line="360" w:lineRule="auto"/>
              <w:rPr>
                <w:ins w:id="3733" w:author="Vo Cuong" w:date="2020-03-23T21:35:00Z"/>
                <w:rFonts w:ascii="Times New Roman" w:hAnsi="Times New Roman" w:cs="Times New Roman"/>
                <w:sz w:val="24"/>
                <w:szCs w:val="24"/>
              </w:rPr>
            </w:pPr>
            <w:ins w:id="3734" w:author="Vo Cuong" w:date="2020-03-23T21:35:00Z">
              <w:r>
                <w:rPr>
                  <w:rFonts w:ascii="Times New Roman" w:hAnsi="Times New Roman" w:cs="Times New Roman"/>
                  <w:sz w:val="24"/>
                  <w:szCs w:val="24"/>
                </w:rPr>
                <w:t>Count</w:t>
              </w:r>
            </w:ins>
          </w:p>
        </w:tc>
        <w:tc>
          <w:tcPr>
            <w:tcW w:w="1802"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ins w:id="3735" w:author="Vo Cuong" w:date="2020-03-23T21:35:00Z"/>
                <w:rFonts w:ascii="Times New Roman" w:hAnsi="Times New Roman" w:cs="Times New Roman"/>
                <w:sz w:val="24"/>
                <w:szCs w:val="24"/>
              </w:rPr>
            </w:pPr>
            <w:ins w:id="3736" w:author="Vo Cuong" w:date="2020-03-23T21:35:00Z">
              <w:r>
                <w:rPr>
                  <w:rFonts w:ascii="Times New Roman" w:hAnsi="Times New Roman" w:cs="Times New Roman"/>
                  <w:sz w:val="24"/>
                  <w:szCs w:val="24"/>
                </w:rPr>
                <w:t>Int</w:t>
              </w:r>
            </w:ins>
          </w:p>
        </w:tc>
        <w:tc>
          <w:tcPr>
            <w:tcW w:w="816"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ins w:id="3737" w:author="Vo Cuong" w:date="2020-03-23T21:35:00Z"/>
                <w:rFonts w:ascii="Times New Roman" w:hAnsi="Times New Roman" w:cs="Times New Roman"/>
                <w:sz w:val="24"/>
                <w:szCs w:val="24"/>
              </w:rPr>
            </w:pPr>
            <w:ins w:id="3738" w:author="Vo Cuong" w:date="2020-03-23T21:35:00Z">
              <w:r>
                <w:rPr>
                  <w:rFonts w:ascii="Times New Roman" w:hAnsi="Times New Roman" w:cs="Times New Roman"/>
                  <w:sz w:val="24"/>
                  <w:szCs w:val="24"/>
                </w:rPr>
                <w:t>N</w:t>
              </w:r>
            </w:ins>
          </w:p>
        </w:tc>
        <w:tc>
          <w:tcPr>
            <w:tcW w:w="963"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ins w:id="3739" w:author="Vo Cuong" w:date="2020-03-23T21:35:00Z"/>
                <w:rFonts w:ascii="Times New Roman" w:hAnsi="Times New Roman" w:cs="Times New Roman"/>
                <w:sz w:val="24"/>
                <w:szCs w:val="24"/>
              </w:rPr>
            </w:pPr>
            <w:ins w:id="3740" w:author="Vo Cuong" w:date="2020-03-23T21:35:00Z">
              <w:r>
                <w:rPr>
                  <w:rFonts w:ascii="Times New Roman" w:hAnsi="Times New Roman" w:cs="Times New Roman"/>
                  <w:sz w:val="24"/>
                  <w:szCs w:val="24"/>
                </w:rPr>
                <w:t>N</w:t>
              </w:r>
            </w:ins>
          </w:p>
        </w:tc>
        <w:tc>
          <w:tcPr>
            <w:tcW w:w="1949"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ins w:id="3741" w:author="Vo Cuong" w:date="2020-03-23T21:35:00Z"/>
                <w:rFonts w:ascii="Times New Roman" w:hAnsi="Times New Roman" w:cs="Times New Roman"/>
                <w:sz w:val="24"/>
                <w:szCs w:val="24"/>
              </w:rPr>
            </w:pPr>
            <w:ins w:id="3742" w:author="Vo Cuong" w:date="2020-03-23T21:35:00Z">
              <w:r>
                <w:rPr>
                  <w:rFonts w:ascii="Times New Roman" w:hAnsi="Times New Roman" w:cs="Times New Roman"/>
                  <w:sz w:val="24"/>
                  <w:szCs w:val="24"/>
                </w:rPr>
                <w:t>N</w:t>
              </w:r>
            </w:ins>
          </w:p>
        </w:tc>
        <w:tc>
          <w:tcPr>
            <w:tcW w:w="1237"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ins w:id="3743" w:author="Vo Cuong" w:date="2020-03-23T21:35:00Z"/>
                <w:rFonts w:ascii="Times New Roman" w:hAnsi="Times New Roman" w:cs="Times New Roman"/>
                <w:sz w:val="24"/>
                <w:szCs w:val="24"/>
              </w:rPr>
            </w:pPr>
          </w:p>
        </w:tc>
        <w:tc>
          <w:tcPr>
            <w:tcW w:w="1260"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ins w:id="3744" w:author="Vo Cuong" w:date="2020-03-23T21:35:00Z"/>
                <w:rFonts w:ascii="Times New Roman" w:hAnsi="Times New Roman" w:cs="Times New Roman"/>
                <w:sz w:val="24"/>
                <w:szCs w:val="24"/>
              </w:rPr>
            </w:pPr>
            <w:ins w:id="3745" w:author="Vo Cuong" w:date="2020-03-23T21:36:00Z">
              <w:r>
                <w:rPr>
                  <w:rFonts w:ascii="Times New Roman" w:hAnsi="Times New Roman" w:cs="Times New Roman"/>
                  <w:sz w:val="24"/>
                  <w:szCs w:val="24"/>
                </w:rPr>
                <w:t>Mission này có thể cho tối đa bao nhiêu người nhận</w:t>
              </w:r>
            </w:ins>
          </w:p>
        </w:tc>
      </w:tr>
      <w:tr w:rsidR="00465484" w:rsidTr="00465484">
        <w:tc>
          <w:tcPr>
            <w:tcW w:w="670"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ins w:id="3746" w:author="Vo Cuong" w:date="2020-03-23T21:35:00Z">
              <w:r>
                <w:rPr>
                  <w:rFonts w:ascii="Times New Roman" w:hAnsi="Times New Roman" w:cs="Times New Roman"/>
                  <w:sz w:val="24"/>
                  <w:szCs w:val="24"/>
                </w:rPr>
                <w:t>8</w:t>
              </w:r>
            </w:ins>
            <w:del w:id="3747" w:author="Vo Cuong" w:date="2020-03-23T21:35:00Z">
              <w:r w:rsidDel="00251D7B">
                <w:rPr>
                  <w:rFonts w:ascii="Times New Roman" w:hAnsi="Times New Roman" w:cs="Times New Roman"/>
                  <w:sz w:val="24"/>
                  <w:szCs w:val="24"/>
                </w:rPr>
                <w:delText>7</w:delText>
              </w:r>
            </w:del>
          </w:p>
        </w:tc>
        <w:tc>
          <w:tcPr>
            <w:tcW w:w="1563"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pPr>
              <w:spacing w:line="360" w:lineRule="auto"/>
              <w:rPr>
                <w:rFonts w:ascii="Times New Roman" w:hAnsi="Times New Roman" w:cs="Times New Roman"/>
                <w:sz w:val="24"/>
                <w:szCs w:val="24"/>
              </w:rPr>
              <w:pPrChange w:id="3748" w:author="Vo Cuong" w:date="2020-03-23T21:30:00Z">
                <w:pPr>
                  <w:spacing w:line="360" w:lineRule="auto"/>
                  <w:jc w:val="both"/>
                </w:pPr>
              </w:pPrChange>
            </w:pPr>
            <w:r>
              <w:rPr>
                <w:rFonts w:ascii="Times New Roman" w:hAnsi="Times New Roman" w:cs="Times New Roman"/>
                <w:sz w:val="24"/>
                <w:szCs w:val="24"/>
              </w:rPr>
              <w:t>Id_Type</w:t>
            </w:r>
          </w:p>
        </w:tc>
        <w:tc>
          <w:tcPr>
            <w:tcW w:w="1802"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del w:id="3749" w:author="Vo Cuong" w:date="2020-03-23T21:30:00Z">
              <w:r w:rsidDel="00251D7B">
                <w:rPr>
                  <w:rFonts w:ascii="Times New Roman" w:hAnsi="Times New Roman" w:cs="Times New Roman"/>
                  <w:sz w:val="24"/>
                  <w:szCs w:val="24"/>
                </w:rPr>
                <w:delText>Varchar</w:delText>
              </w:r>
            </w:del>
            <w:ins w:id="3750" w:author="Vo Cuong" w:date="2020-03-23T21:30:00Z">
              <w:r>
                <w:rPr>
                  <w:rFonts w:ascii="Times New Roman" w:hAnsi="Times New Roman" w:cs="Times New Roman"/>
                  <w:sz w:val="24"/>
                  <w:szCs w:val="24"/>
                </w:rPr>
                <w:t>Int</w:t>
              </w:r>
            </w:ins>
          </w:p>
        </w:tc>
        <w:tc>
          <w:tcPr>
            <w:tcW w:w="816"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963"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1949"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Y</w:t>
            </w:r>
          </w:p>
        </w:tc>
        <w:tc>
          <w:tcPr>
            <w:tcW w:w="1237"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p>
        </w:tc>
        <w:tc>
          <w:tcPr>
            <w:tcW w:w="1260"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Mã loại nhiệm vụ.</w:t>
            </w:r>
          </w:p>
        </w:tc>
      </w:tr>
      <w:tr w:rsidR="00465484" w:rsidTr="00465484">
        <w:tc>
          <w:tcPr>
            <w:tcW w:w="670"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ins w:id="3751" w:author="Vo Cuong" w:date="2020-03-23T21:35:00Z">
              <w:r>
                <w:rPr>
                  <w:rFonts w:ascii="Times New Roman" w:hAnsi="Times New Roman" w:cs="Times New Roman"/>
                  <w:sz w:val="24"/>
                  <w:szCs w:val="24"/>
                </w:rPr>
                <w:t>9</w:t>
              </w:r>
            </w:ins>
            <w:del w:id="3752" w:author="Vo Cuong" w:date="2020-03-23T21:35:00Z">
              <w:r w:rsidDel="00251D7B">
                <w:rPr>
                  <w:rFonts w:ascii="Times New Roman" w:hAnsi="Times New Roman" w:cs="Times New Roman"/>
                  <w:sz w:val="24"/>
                  <w:szCs w:val="24"/>
                </w:rPr>
                <w:delText>8</w:delText>
              </w:r>
            </w:del>
          </w:p>
        </w:tc>
        <w:tc>
          <w:tcPr>
            <w:tcW w:w="1563"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Id_</w:t>
            </w:r>
            <w:r>
              <w:rPr>
                <w:rFonts w:ascii="Times New Roman" w:hAnsi="Times New Roman" w:cs="Times New Roman"/>
                <w:sz w:val="24"/>
                <w:szCs w:val="24"/>
                <w:lang w:val="vi-VN"/>
              </w:rPr>
              <w:t>E</w:t>
            </w:r>
            <w:r>
              <w:rPr>
                <w:rFonts w:ascii="Times New Roman" w:hAnsi="Times New Roman" w:cs="Times New Roman"/>
                <w:sz w:val="24"/>
                <w:szCs w:val="24"/>
              </w:rPr>
              <w:t>mployee</w:t>
            </w:r>
          </w:p>
        </w:tc>
        <w:tc>
          <w:tcPr>
            <w:tcW w:w="1802"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del w:id="3753" w:author="Vo Cuong" w:date="2020-03-23T21:30:00Z">
              <w:r w:rsidDel="00251D7B">
                <w:rPr>
                  <w:rFonts w:ascii="Times New Roman" w:hAnsi="Times New Roman" w:cs="Times New Roman"/>
                  <w:sz w:val="24"/>
                  <w:szCs w:val="24"/>
                </w:rPr>
                <w:delText>Varchar</w:delText>
              </w:r>
            </w:del>
            <w:ins w:id="3754" w:author="Vo Cuong" w:date="2020-03-23T21:30:00Z">
              <w:r>
                <w:rPr>
                  <w:rFonts w:ascii="Times New Roman" w:hAnsi="Times New Roman" w:cs="Times New Roman"/>
                  <w:sz w:val="24"/>
                  <w:szCs w:val="24"/>
                </w:rPr>
                <w:t>Int</w:t>
              </w:r>
            </w:ins>
          </w:p>
        </w:tc>
        <w:tc>
          <w:tcPr>
            <w:tcW w:w="816"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963"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1949"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Y</w:t>
            </w:r>
          </w:p>
        </w:tc>
        <w:tc>
          <w:tcPr>
            <w:tcW w:w="1237"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p>
        </w:tc>
        <w:tc>
          <w:tcPr>
            <w:tcW w:w="1260"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Mã nhân viên</w:t>
            </w:r>
          </w:p>
        </w:tc>
      </w:tr>
      <w:tr w:rsidR="00465484" w:rsidTr="00465484">
        <w:tc>
          <w:tcPr>
            <w:tcW w:w="670"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ins w:id="3755" w:author="Vo Cuong" w:date="2020-03-23T21:35:00Z">
              <w:r>
                <w:rPr>
                  <w:rFonts w:ascii="Times New Roman" w:hAnsi="Times New Roman" w:cs="Times New Roman"/>
                  <w:sz w:val="24"/>
                  <w:szCs w:val="24"/>
                </w:rPr>
                <w:t>10</w:t>
              </w:r>
            </w:ins>
            <w:del w:id="3756" w:author="Vo Cuong" w:date="2020-03-23T21:35:00Z">
              <w:r w:rsidDel="00251D7B">
                <w:rPr>
                  <w:rFonts w:ascii="Times New Roman" w:hAnsi="Times New Roman" w:cs="Times New Roman"/>
                  <w:sz w:val="24"/>
                  <w:szCs w:val="24"/>
                </w:rPr>
                <w:delText>9</w:delText>
              </w:r>
            </w:del>
          </w:p>
        </w:tc>
        <w:tc>
          <w:tcPr>
            <w:tcW w:w="1563"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Status</w:t>
            </w:r>
          </w:p>
        </w:tc>
        <w:tc>
          <w:tcPr>
            <w:tcW w:w="1802"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Bit</w:t>
            </w:r>
          </w:p>
        </w:tc>
        <w:tc>
          <w:tcPr>
            <w:tcW w:w="816"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963"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1949"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1237"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p w:rsidR="006269A1" w:rsidRDefault="006269A1">
            <w:pPr>
              <w:spacing w:line="360" w:lineRule="auto"/>
              <w:rPr>
                <w:rFonts w:ascii="Times New Roman" w:hAnsi="Times New Roman" w:cs="Times New Roman"/>
                <w:sz w:val="24"/>
                <w:szCs w:val="24"/>
              </w:rPr>
              <w:pPrChange w:id="3757" w:author="Vo Cuong" w:date="2020-04-04T01:35:00Z">
                <w:pPr>
                  <w:spacing w:line="360" w:lineRule="auto"/>
                  <w:jc w:val="both"/>
                </w:pPr>
              </w:pPrChange>
            </w:pPr>
            <w:r>
              <w:rPr>
                <w:rFonts w:ascii="Times New Roman" w:hAnsi="Times New Roman" w:cs="Times New Roman"/>
                <w:sz w:val="24"/>
                <w:szCs w:val="24"/>
              </w:rPr>
              <w:t>Trạng thái của nhiệm vụ (đã duyệt / chưa duyệt)</w:t>
            </w:r>
          </w:p>
        </w:tc>
      </w:tr>
    </w:tbl>
    <w:p w:rsidR="00F75B90" w:rsidRDefault="0058262C">
      <w:pPr>
        <w:pStyle w:val="Heading5"/>
        <w:rPr>
          <w:ins w:id="3758" w:author="Vo Cuong" w:date="2020-03-23T21:54:00Z"/>
        </w:rPr>
        <w:pPrChange w:id="3759" w:author="Vo Cuong" w:date="2020-03-24T13:11:00Z">
          <w:pPr>
            <w:pStyle w:val="ListParagraph"/>
            <w:numPr>
              <w:numId w:val="41"/>
            </w:numPr>
            <w:spacing w:after="200" w:line="360" w:lineRule="auto"/>
            <w:ind w:left="1080" w:hanging="720"/>
            <w:jc w:val="both"/>
            <w:outlineLvl w:val="1"/>
          </w:pPr>
        </w:pPrChange>
      </w:pPr>
      <w:ins w:id="3760" w:author="Vo Cuong" w:date="2020-03-23T21:57:00Z">
        <w:r>
          <w:t>Các</w:t>
        </w:r>
      </w:ins>
      <w:ins w:id="3761" w:author="Vo Cuong" w:date="2020-03-23T21:58:00Z">
        <w:r>
          <w:t xml:space="preserve"> </w:t>
        </w:r>
      </w:ins>
      <w:ins w:id="3762" w:author="Vo Cuong" w:date="2020-03-23T21:53:00Z">
        <w:r w:rsidRPr="00271C7B">
          <w:t>r</w:t>
        </w:r>
      </w:ins>
      <w:ins w:id="3763" w:author="Vo Cuong" w:date="2020-03-23T21:54:00Z">
        <w:r w:rsidR="00F75B90" w:rsidRPr="00271C7B">
          <w:t>àng buộ</w:t>
        </w:r>
        <w:r w:rsidR="00F75B90" w:rsidRPr="00F75B90">
          <w:rPr>
            <w:rFonts w:eastAsia="MS Gothic"/>
            <w:b/>
            <w:bCs/>
            <w:szCs w:val="26"/>
            <w:lang w:eastAsia="ja-JP"/>
            <w:rPrChange w:id="3764" w:author="Vo Cuong" w:date="2020-03-23T21:54:00Z">
              <w:rPr>
                <w:b/>
                <w:bCs/>
              </w:rPr>
            </w:rPrChange>
          </w:rPr>
          <w:t>c</w:t>
        </w:r>
      </w:ins>
    </w:p>
    <w:tbl>
      <w:tblPr>
        <w:tblpPr w:leftFromText="180" w:rightFromText="180" w:vertAnchor="text" w:horzAnchor="margin" w:tblpXSpec="center" w:tblpY="26"/>
        <w:tblW w:w="964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Change w:id="3765" w:author="Vo Cuong" w:date="2020-04-04T01:46:00Z">
          <w:tblPr>
            <w:tblpPr w:leftFromText="180" w:rightFromText="180" w:vertAnchor="text" w:horzAnchor="margin" w:tblpXSpec="center" w:tblpY="26"/>
            <w:tblW w:w="1072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PrChange>
      </w:tblPr>
      <w:tblGrid>
        <w:gridCol w:w="1247"/>
        <w:gridCol w:w="3133"/>
        <w:gridCol w:w="1936"/>
        <w:gridCol w:w="3332"/>
        <w:tblGridChange w:id="3766">
          <w:tblGrid>
            <w:gridCol w:w="1247"/>
            <w:gridCol w:w="3133"/>
            <w:gridCol w:w="1936"/>
            <w:gridCol w:w="4409"/>
          </w:tblGrid>
        </w:tblGridChange>
      </w:tblGrid>
      <w:tr w:rsidR="00415453" w:rsidTr="00465484">
        <w:trPr>
          <w:trHeight w:val="427"/>
          <w:ins w:id="3767" w:author="Vo Cuong" w:date="2020-03-23T21:55:00Z"/>
          <w:trPrChange w:id="3768" w:author="Vo Cuong" w:date="2020-04-04T01:46:00Z">
            <w:trPr>
              <w:trHeight w:val="427"/>
            </w:trPr>
          </w:trPrChange>
        </w:trPr>
        <w:tc>
          <w:tcPr>
            <w:tcW w:w="124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769" w:author="Vo Cuong" w:date="2020-04-04T01:46:00Z">
              <w:tcPr>
                <w:tcW w:w="124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15453" w:rsidRDefault="00415453" w:rsidP="002D70CA">
            <w:pPr>
              <w:spacing w:line="360" w:lineRule="auto"/>
              <w:jc w:val="both"/>
              <w:rPr>
                <w:ins w:id="3770" w:author="Vo Cuong" w:date="2020-03-23T21:55:00Z"/>
                <w:rFonts w:ascii="Times New Roman" w:hAnsi="Times New Roman" w:cs="Times New Roman"/>
                <w:b/>
                <w:sz w:val="24"/>
                <w:szCs w:val="24"/>
              </w:rPr>
            </w:pPr>
            <w:ins w:id="3771" w:author="Vo Cuong" w:date="2020-03-23T21:55:00Z">
              <w:r>
                <w:rPr>
                  <w:rFonts w:ascii="Times New Roman" w:hAnsi="Times New Roman" w:cs="Times New Roman"/>
                  <w:b/>
                  <w:sz w:val="24"/>
                  <w:szCs w:val="24"/>
                </w:rPr>
                <w:lastRenderedPageBreak/>
                <w:t>STT</w:t>
              </w:r>
            </w:ins>
          </w:p>
        </w:tc>
        <w:tc>
          <w:tcPr>
            <w:tcW w:w="313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772" w:author="Vo Cuong" w:date="2020-04-04T01:46:00Z">
              <w:tcPr>
                <w:tcW w:w="313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15453" w:rsidRDefault="00415453" w:rsidP="002D70CA">
            <w:pPr>
              <w:spacing w:line="360" w:lineRule="auto"/>
              <w:jc w:val="both"/>
              <w:rPr>
                <w:ins w:id="3773" w:author="Vo Cuong" w:date="2020-03-23T21:55:00Z"/>
                <w:rFonts w:ascii="Times New Roman" w:hAnsi="Times New Roman" w:cs="Times New Roman"/>
                <w:b/>
                <w:sz w:val="24"/>
                <w:szCs w:val="24"/>
              </w:rPr>
            </w:pPr>
            <w:ins w:id="3774" w:author="Vo Cuong" w:date="2020-03-23T21:55:00Z">
              <w:r>
                <w:rPr>
                  <w:rFonts w:ascii="Times New Roman" w:hAnsi="Times New Roman" w:cs="Times New Roman"/>
                  <w:b/>
                  <w:sz w:val="24"/>
                  <w:szCs w:val="24"/>
                </w:rPr>
                <w:t>Tên constraint</w:t>
              </w:r>
            </w:ins>
          </w:p>
        </w:tc>
        <w:tc>
          <w:tcPr>
            <w:tcW w:w="19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775" w:author="Vo Cuong" w:date="2020-04-04T01:46:00Z">
              <w:tcPr>
                <w:tcW w:w="19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15453" w:rsidRDefault="00415453" w:rsidP="002D70CA">
            <w:pPr>
              <w:spacing w:line="360" w:lineRule="auto"/>
              <w:jc w:val="both"/>
              <w:rPr>
                <w:ins w:id="3776" w:author="Vo Cuong" w:date="2020-03-23T21:55:00Z"/>
                <w:rFonts w:ascii="Times New Roman" w:hAnsi="Times New Roman" w:cs="Times New Roman"/>
                <w:b/>
                <w:sz w:val="24"/>
                <w:szCs w:val="24"/>
              </w:rPr>
            </w:pPr>
            <w:ins w:id="3777" w:author="Vo Cuong" w:date="2020-03-23T21:55:00Z">
              <w:r>
                <w:rPr>
                  <w:rFonts w:ascii="Times New Roman" w:hAnsi="Times New Roman" w:cs="Times New Roman"/>
                  <w:b/>
                  <w:sz w:val="24"/>
                  <w:szCs w:val="24"/>
                </w:rPr>
                <w:t>Loại</w:t>
              </w:r>
            </w:ins>
          </w:p>
        </w:tc>
        <w:tc>
          <w:tcPr>
            <w:tcW w:w="333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778" w:author="Vo Cuong" w:date="2020-04-04T01:46:00Z">
              <w:tcPr>
                <w:tcW w:w="440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15453" w:rsidRDefault="00415453" w:rsidP="002D70CA">
            <w:pPr>
              <w:spacing w:line="360" w:lineRule="auto"/>
              <w:jc w:val="both"/>
              <w:rPr>
                <w:ins w:id="3779" w:author="Vo Cuong" w:date="2020-03-23T21:55:00Z"/>
                <w:rFonts w:ascii="Times New Roman" w:hAnsi="Times New Roman" w:cs="Times New Roman"/>
                <w:b/>
                <w:sz w:val="24"/>
                <w:szCs w:val="24"/>
              </w:rPr>
            </w:pPr>
            <w:ins w:id="3780" w:author="Vo Cuong" w:date="2020-03-23T21:55:00Z">
              <w:r>
                <w:rPr>
                  <w:rFonts w:ascii="Times New Roman" w:hAnsi="Times New Roman" w:cs="Times New Roman"/>
                  <w:b/>
                  <w:sz w:val="24"/>
                  <w:szCs w:val="24"/>
                </w:rPr>
                <w:t>Các trường liên quan</w:t>
              </w:r>
            </w:ins>
          </w:p>
        </w:tc>
      </w:tr>
      <w:tr w:rsidR="00415453" w:rsidTr="00465484">
        <w:trPr>
          <w:trHeight w:val="427"/>
          <w:ins w:id="3781" w:author="Vo Cuong" w:date="2020-03-23T21:55:00Z"/>
          <w:trPrChange w:id="3782" w:author="Vo Cuong" w:date="2020-04-04T01:46:00Z">
            <w:trPr>
              <w:trHeight w:val="427"/>
            </w:trPr>
          </w:trPrChange>
        </w:trPr>
        <w:tc>
          <w:tcPr>
            <w:tcW w:w="124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783" w:author="Vo Cuong" w:date="2020-04-04T01:46:00Z">
              <w:tcPr>
                <w:tcW w:w="124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15453" w:rsidRDefault="00415453" w:rsidP="002D70CA">
            <w:pPr>
              <w:spacing w:line="360" w:lineRule="auto"/>
              <w:jc w:val="both"/>
              <w:rPr>
                <w:ins w:id="3784" w:author="Vo Cuong" w:date="2020-03-23T21:55:00Z"/>
                <w:rFonts w:ascii="Times New Roman" w:hAnsi="Times New Roman" w:cs="Times New Roman"/>
                <w:sz w:val="24"/>
                <w:szCs w:val="24"/>
              </w:rPr>
            </w:pPr>
            <w:ins w:id="3785" w:author="Vo Cuong" w:date="2020-03-23T21:55:00Z">
              <w:r>
                <w:rPr>
                  <w:rFonts w:ascii="Times New Roman" w:hAnsi="Times New Roman" w:cs="Times New Roman"/>
                  <w:sz w:val="24"/>
                  <w:szCs w:val="24"/>
                </w:rPr>
                <w:t>1</w:t>
              </w:r>
            </w:ins>
          </w:p>
        </w:tc>
        <w:tc>
          <w:tcPr>
            <w:tcW w:w="313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786" w:author="Vo Cuong" w:date="2020-04-04T01:46:00Z">
              <w:tcPr>
                <w:tcW w:w="313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15453" w:rsidRDefault="00415453" w:rsidP="00271C7B">
            <w:pPr>
              <w:spacing w:line="360" w:lineRule="auto"/>
              <w:jc w:val="both"/>
              <w:rPr>
                <w:ins w:id="3787" w:author="Vo Cuong" w:date="2020-03-23T21:55:00Z"/>
                <w:rFonts w:ascii="Times New Roman" w:hAnsi="Times New Roman" w:cs="Times New Roman"/>
                <w:sz w:val="24"/>
                <w:szCs w:val="24"/>
              </w:rPr>
            </w:pPr>
            <w:ins w:id="3788" w:author="Vo Cuong" w:date="2020-03-23T21:55:00Z">
              <w:r>
                <w:rPr>
                  <w:rFonts w:ascii="Times New Roman" w:hAnsi="Times New Roman" w:cs="Times New Roman"/>
                  <w:sz w:val="24"/>
                  <w:szCs w:val="24"/>
                </w:rPr>
                <w:t>ID_MISION</w:t>
              </w:r>
            </w:ins>
          </w:p>
        </w:tc>
        <w:tc>
          <w:tcPr>
            <w:tcW w:w="19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789" w:author="Vo Cuong" w:date="2020-04-04T01:46:00Z">
              <w:tcPr>
                <w:tcW w:w="19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15453" w:rsidRDefault="00415453" w:rsidP="002D70CA">
            <w:pPr>
              <w:spacing w:line="360" w:lineRule="auto"/>
              <w:jc w:val="both"/>
              <w:rPr>
                <w:ins w:id="3790" w:author="Vo Cuong" w:date="2020-03-23T21:55:00Z"/>
                <w:rFonts w:ascii="Times New Roman" w:hAnsi="Times New Roman" w:cs="Times New Roman"/>
                <w:sz w:val="24"/>
                <w:szCs w:val="24"/>
              </w:rPr>
            </w:pPr>
            <w:ins w:id="3791" w:author="Vo Cuong" w:date="2020-03-23T21:55:00Z">
              <w:r>
                <w:rPr>
                  <w:rFonts w:ascii="Times New Roman" w:hAnsi="Times New Roman" w:cs="Times New Roman"/>
                  <w:sz w:val="24"/>
                  <w:szCs w:val="24"/>
                </w:rPr>
                <w:t>Primary Key</w:t>
              </w:r>
            </w:ins>
          </w:p>
        </w:tc>
        <w:tc>
          <w:tcPr>
            <w:tcW w:w="333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792" w:author="Vo Cuong" w:date="2020-04-04T01:46:00Z">
              <w:tcPr>
                <w:tcW w:w="440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15453" w:rsidRDefault="00415453" w:rsidP="00271C7B">
            <w:pPr>
              <w:spacing w:line="360" w:lineRule="auto"/>
              <w:jc w:val="both"/>
              <w:rPr>
                <w:ins w:id="3793" w:author="Vo Cuong" w:date="2020-03-23T21:55:00Z"/>
                <w:rFonts w:ascii="Times New Roman" w:hAnsi="Times New Roman" w:cs="Times New Roman"/>
                <w:sz w:val="24"/>
                <w:szCs w:val="24"/>
              </w:rPr>
            </w:pPr>
            <w:ins w:id="3794" w:author="Vo Cuong" w:date="2020-03-23T21:55:00Z">
              <w:r>
                <w:rPr>
                  <w:rFonts w:ascii="Times New Roman" w:hAnsi="Times New Roman" w:cs="Times New Roman"/>
                  <w:sz w:val="24"/>
                  <w:szCs w:val="24"/>
                </w:rPr>
                <w:t>Id_Mission</w:t>
              </w:r>
            </w:ins>
          </w:p>
        </w:tc>
      </w:tr>
      <w:tr w:rsidR="00516C2E" w:rsidTr="00465484">
        <w:trPr>
          <w:trHeight w:val="427"/>
          <w:ins w:id="3795" w:author="Vo Cuong" w:date="2020-03-23T21:55:00Z"/>
          <w:trPrChange w:id="3796" w:author="Vo Cuong" w:date="2020-04-04T01:46:00Z">
            <w:trPr>
              <w:trHeight w:val="427"/>
            </w:trPr>
          </w:trPrChange>
        </w:trPr>
        <w:tc>
          <w:tcPr>
            <w:tcW w:w="124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797" w:author="Vo Cuong" w:date="2020-04-04T01:46:00Z">
              <w:tcPr>
                <w:tcW w:w="124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516C2E" w:rsidRDefault="00516C2E" w:rsidP="002D70CA">
            <w:pPr>
              <w:spacing w:line="360" w:lineRule="auto"/>
              <w:jc w:val="both"/>
              <w:rPr>
                <w:ins w:id="3798" w:author="Vo Cuong" w:date="2020-03-23T21:55:00Z"/>
                <w:rFonts w:ascii="Times New Roman" w:hAnsi="Times New Roman" w:cs="Times New Roman"/>
                <w:sz w:val="24"/>
                <w:szCs w:val="24"/>
              </w:rPr>
            </w:pPr>
            <w:ins w:id="3799" w:author="Vo Cuong" w:date="2020-03-23T21:55:00Z">
              <w:r>
                <w:rPr>
                  <w:rFonts w:ascii="Times New Roman" w:hAnsi="Times New Roman" w:cs="Times New Roman"/>
                  <w:sz w:val="24"/>
                  <w:szCs w:val="24"/>
                </w:rPr>
                <w:t>2</w:t>
              </w:r>
            </w:ins>
          </w:p>
        </w:tc>
        <w:tc>
          <w:tcPr>
            <w:tcW w:w="313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800" w:author="Vo Cuong" w:date="2020-04-04T01:46:00Z">
              <w:tcPr>
                <w:tcW w:w="313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516C2E" w:rsidRDefault="00516C2E" w:rsidP="00415453">
            <w:pPr>
              <w:spacing w:line="360" w:lineRule="auto"/>
              <w:jc w:val="both"/>
              <w:rPr>
                <w:ins w:id="3801" w:author="Vo Cuong" w:date="2020-03-23T21:55:00Z"/>
                <w:rFonts w:ascii="Times New Roman" w:hAnsi="Times New Roman" w:cs="Times New Roman"/>
                <w:sz w:val="24"/>
                <w:szCs w:val="24"/>
              </w:rPr>
            </w:pPr>
            <w:ins w:id="3802" w:author="Vo Cuong" w:date="2020-03-23T21:56:00Z">
              <w:r>
                <w:rPr>
                  <w:rFonts w:ascii="Times New Roman" w:hAnsi="Times New Roman" w:cs="Times New Roman"/>
                  <w:sz w:val="24"/>
                  <w:szCs w:val="24"/>
                </w:rPr>
                <w:t>ID_TYPE</w:t>
              </w:r>
            </w:ins>
          </w:p>
        </w:tc>
        <w:tc>
          <w:tcPr>
            <w:tcW w:w="19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803" w:author="Vo Cuong" w:date="2020-04-04T01:46:00Z">
              <w:tcPr>
                <w:tcW w:w="19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516C2E" w:rsidRDefault="00516C2E" w:rsidP="002D70CA">
            <w:pPr>
              <w:spacing w:line="360" w:lineRule="auto"/>
              <w:jc w:val="both"/>
              <w:rPr>
                <w:ins w:id="3804" w:author="Vo Cuong" w:date="2020-03-23T21:55:00Z"/>
                <w:rFonts w:ascii="Times New Roman" w:hAnsi="Times New Roman" w:cs="Times New Roman"/>
                <w:sz w:val="24"/>
                <w:szCs w:val="24"/>
              </w:rPr>
            </w:pPr>
            <w:ins w:id="3805" w:author="Vo Cuong" w:date="2020-03-23T21:56:00Z">
              <w:r>
                <w:rPr>
                  <w:rFonts w:ascii="Times New Roman" w:hAnsi="Times New Roman" w:cs="Times New Roman"/>
                  <w:sz w:val="24"/>
                  <w:szCs w:val="24"/>
                </w:rPr>
                <w:t>Foreign Key</w:t>
              </w:r>
            </w:ins>
          </w:p>
        </w:tc>
        <w:tc>
          <w:tcPr>
            <w:tcW w:w="333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806" w:author="Vo Cuong" w:date="2020-04-04T01:46:00Z">
              <w:tcPr>
                <w:tcW w:w="440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516C2E" w:rsidRDefault="00516C2E" w:rsidP="00415453">
            <w:pPr>
              <w:spacing w:line="360" w:lineRule="auto"/>
              <w:jc w:val="both"/>
              <w:rPr>
                <w:ins w:id="3807" w:author="Vo Cuong" w:date="2020-03-23T21:55:00Z"/>
                <w:rFonts w:ascii="Times New Roman" w:hAnsi="Times New Roman" w:cs="Times New Roman"/>
                <w:sz w:val="24"/>
                <w:szCs w:val="24"/>
              </w:rPr>
            </w:pPr>
            <w:ins w:id="3808" w:author="Vo Cuong" w:date="2020-03-23T21:56:00Z">
              <w:r>
                <w:rPr>
                  <w:rFonts w:ascii="Times New Roman" w:hAnsi="Times New Roman" w:cs="Times New Roman"/>
                  <w:sz w:val="24"/>
                  <w:szCs w:val="24"/>
                </w:rPr>
                <w:t>Id_Type</w:t>
              </w:r>
            </w:ins>
          </w:p>
        </w:tc>
      </w:tr>
      <w:tr w:rsidR="00516C2E" w:rsidTr="00465484">
        <w:trPr>
          <w:trHeight w:val="427"/>
          <w:ins w:id="3809" w:author="Vo Cuong" w:date="2020-03-23T21:55:00Z"/>
          <w:trPrChange w:id="3810" w:author="Vo Cuong" w:date="2020-04-04T01:46:00Z">
            <w:trPr>
              <w:trHeight w:val="427"/>
            </w:trPr>
          </w:trPrChange>
        </w:trPr>
        <w:tc>
          <w:tcPr>
            <w:tcW w:w="124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811" w:author="Vo Cuong" w:date="2020-04-04T01:46:00Z">
              <w:tcPr>
                <w:tcW w:w="124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516C2E" w:rsidRDefault="00516C2E" w:rsidP="002D70CA">
            <w:pPr>
              <w:spacing w:line="360" w:lineRule="auto"/>
              <w:jc w:val="both"/>
              <w:rPr>
                <w:ins w:id="3812" w:author="Vo Cuong" w:date="2020-03-23T21:55:00Z"/>
                <w:rFonts w:ascii="Times New Roman" w:hAnsi="Times New Roman" w:cs="Times New Roman"/>
                <w:sz w:val="24"/>
                <w:szCs w:val="24"/>
              </w:rPr>
            </w:pPr>
            <w:ins w:id="3813" w:author="Vo Cuong" w:date="2020-03-23T21:56:00Z">
              <w:r>
                <w:rPr>
                  <w:rFonts w:ascii="Times New Roman" w:hAnsi="Times New Roman" w:cs="Times New Roman"/>
                  <w:sz w:val="24"/>
                  <w:szCs w:val="24"/>
                </w:rPr>
                <w:t>3</w:t>
              </w:r>
            </w:ins>
          </w:p>
        </w:tc>
        <w:tc>
          <w:tcPr>
            <w:tcW w:w="313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814" w:author="Vo Cuong" w:date="2020-04-04T01:46:00Z">
              <w:tcPr>
                <w:tcW w:w="313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516C2E" w:rsidRDefault="00516C2E" w:rsidP="00415453">
            <w:pPr>
              <w:spacing w:line="360" w:lineRule="auto"/>
              <w:jc w:val="both"/>
              <w:rPr>
                <w:ins w:id="3815" w:author="Vo Cuong" w:date="2020-03-23T21:55:00Z"/>
                <w:rFonts w:ascii="Times New Roman" w:hAnsi="Times New Roman" w:cs="Times New Roman"/>
                <w:sz w:val="24"/>
                <w:szCs w:val="24"/>
              </w:rPr>
            </w:pPr>
            <w:ins w:id="3816" w:author="Vo Cuong" w:date="2020-03-23T21:56:00Z">
              <w:r>
                <w:rPr>
                  <w:rFonts w:ascii="Times New Roman" w:hAnsi="Times New Roman" w:cs="Times New Roman"/>
                  <w:sz w:val="24"/>
                  <w:szCs w:val="24"/>
                </w:rPr>
                <w:t>ID_EMPLOYEE</w:t>
              </w:r>
            </w:ins>
          </w:p>
        </w:tc>
        <w:tc>
          <w:tcPr>
            <w:tcW w:w="19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817" w:author="Vo Cuong" w:date="2020-04-04T01:46:00Z">
              <w:tcPr>
                <w:tcW w:w="19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516C2E" w:rsidRDefault="00516C2E" w:rsidP="002D70CA">
            <w:pPr>
              <w:spacing w:line="360" w:lineRule="auto"/>
              <w:jc w:val="both"/>
              <w:rPr>
                <w:ins w:id="3818" w:author="Vo Cuong" w:date="2020-03-23T21:55:00Z"/>
                <w:rFonts w:ascii="Times New Roman" w:hAnsi="Times New Roman" w:cs="Times New Roman"/>
                <w:sz w:val="24"/>
                <w:szCs w:val="24"/>
              </w:rPr>
            </w:pPr>
            <w:ins w:id="3819" w:author="Vo Cuong" w:date="2020-03-23T21:56:00Z">
              <w:r>
                <w:rPr>
                  <w:rFonts w:ascii="Times New Roman" w:hAnsi="Times New Roman" w:cs="Times New Roman"/>
                  <w:sz w:val="24"/>
                  <w:szCs w:val="24"/>
                </w:rPr>
                <w:t>Foreign Key</w:t>
              </w:r>
            </w:ins>
          </w:p>
        </w:tc>
        <w:tc>
          <w:tcPr>
            <w:tcW w:w="333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820" w:author="Vo Cuong" w:date="2020-04-04T01:46:00Z">
              <w:tcPr>
                <w:tcW w:w="440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516C2E" w:rsidRDefault="00516C2E" w:rsidP="00415453">
            <w:pPr>
              <w:spacing w:line="360" w:lineRule="auto"/>
              <w:jc w:val="both"/>
              <w:rPr>
                <w:ins w:id="3821" w:author="Vo Cuong" w:date="2020-03-23T21:55:00Z"/>
                <w:rFonts w:ascii="Times New Roman" w:hAnsi="Times New Roman" w:cs="Times New Roman"/>
                <w:sz w:val="24"/>
                <w:szCs w:val="24"/>
              </w:rPr>
            </w:pPr>
            <w:ins w:id="3822" w:author="Vo Cuong" w:date="2020-03-23T21:56:00Z">
              <w:r>
                <w:rPr>
                  <w:rFonts w:ascii="Times New Roman" w:hAnsi="Times New Roman" w:cs="Times New Roman"/>
                  <w:sz w:val="24"/>
                  <w:szCs w:val="24"/>
                </w:rPr>
                <w:t>Id_E</w:t>
              </w:r>
            </w:ins>
            <w:ins w:id="3823" w:author="Vo Cuong" w:date="2020-03-23T21:57:00Z">
              <w:r>
                <w:rPr>
                  <w:rFonts w:ascii="Times New Roman" w:hAnsi="Times New Roman" w:cs="Times New Roman"/>
                  <w:sz w:val="24"/>
                  <w:szCs w:val="24"/>
                </w:rPr>
                <w:t>mployee</w:t>
              </w:r>
            </w:ins>
          </w:p>
        </w:tc>
      </w:tr>
    </w:tbl>
    <w:p w:rsidR="00F75B90" w:rsidRPr="00F75B90" w:rsidRDefault="00F75B90">
      <w:pPr>
        <w:rPr>
          <w:ins w:id="3824" w:author="Vo Cuong" w:date="2020-03-23T21:53:00Z"/>
          <w:lang w:eastAsia="ja-JP"/>
          <w:rPrChange w:id="3825" w:author="Vo Cuong" w:date="2020-03-23T21:54:00Z">
            <w:rPr>
              <w:ins w:id="3826" w:author="Vo Cuong" w:date="2020-03-23T21:53:00Z"/>
            </w:rPr>
          </w:rPrChange>
        </w:rPr>
        <w:pPrChange w:id="3827" w:author="Vo Cuong" w:date="2020-03-23T21:54:00Z">
          <w:pPr>
            <w:pStyle w:val="ListParagraph"/>
            <w:numPr>
              <w:numId w:val="41"/>
            </w:numPr>
            <w:spacing w:after="200" w:line="360" w:lineRule="auto"/>
            <w:ind w:left="1080" w:hanging="720"/>
            <w:jc w:val="both"/>
            <w:outlineLvl w:val="1"/>
          </w:pPr>
        </w:pPrChange>
      </w:pPr>
    </w:p>
    <w:p w:rsidR="004D3346" w:rsidRPr="00647F94" w:rsidRDefault="004D3346">
      <w:pPr>
        <w:pStyle w:val="Heading3"/>
        <w:rPr>
          <w:rPrChange w:id="3828" w:author="Vo Cuong" w:date="2020-03-24T13:13:00Z">
            <w:rPr/>
          </w:rPrChange>
        </w:rPr>
        <w:pPrChange w:id="3829" w:author="Vo Cuong" w:date="2020-03-24T13:13:00Z">
          <w:pPr>
            <w:pStyle w:val="ListParagraph"/>
            <w:numPr>
              <w:numId w:val="41"/>
            </w:numPr>
            <w:spacing w:after="200" w:line="360" w:lineRule="auto"/>
            <w:ind w:left="1080" w:hanging="720"/>
            <w:jc w:val="both"/>
            <w:outlineLvl w:val="1"/>
          </w:pPr>
        </w:pPrChange>
      </w:pPr>
      <w:bookmarkStart w:id="3830" w:name="_Toc36669305"/>
      <w:r w:rsidRPr="00647F94">
        <w:rPr>
          <w:rPrChange w:id="3831" w:author="Vo Cuong" w:date="2020-03-24T13:13:00Z">
            <w:rPr>
              <w:b/>
            </w:rPr>
          </w:rPrChange>
        </w:rPr>
        <w:t>Bảng Type_Mission</w:t>
      </w:r>
      <w:bookmarkEnd w:id="3830"/>
    </w:p>
    <w:p w:rsidR="006248F5" w:rsidRDefault="006248F5">
      <w:pPr>
        <w:pStyle w:val="ListParagraph"/>
        <w:numPr>
          <w:ilvl w:val="0"/>
          <w:numId w:val="39"/>
        </w:numPr>
        <w:spacing w:after="200" w:line="360" w:lineRule="auto"/>
        <w:jc w:val="both"/>
        <w:rPr>
          <w:rFonts w:ascii="Times New Roman" w:hAnsi="Times New Roman" w:cs="Times New Roman"/>
          <w:sz w:val="24"/>
          <w:szCs w:val="24"/>
        </w:rPr>
        <w:pPrChange w:id="3832" w:author="Vo Cuong" w:date="2020-03-23T16:14:00Z">
          <w:pPr>
            <w:pStyle w:val="ListParagraph"/>
            <w:numPr>
              <w:numId w:val="42"/>
            </w:numPr>
            <w:spacing w:after="200" w:line="360" w:lineRule="auto"/>
            <w:ind w:left="1080" w:hanging="720"/>
            <w:jc w:val="both"/>
          </w:pPr>
        </w:pPrChange>
      </w:pPr>
      <w:r w:rsidRPr="00ED4BE2">
        <w:rPr>
          <w:rFonts w:ascii="Times New Roman" w:hAnsi="Times New Roman" w:cs="Times New Roman"/>
          <w:sz w:val="24"/>
          <w:szCs w:val="24"/>
        </w:rPr>
        <w:t>Bảng</w:t>
      </w:r>
    </w:p>
    <w:tbl>
      <w:tblPr>
        <w:tblW w:w="10191" w:type="dxa"/>
        <w:tblInd w:w="-633"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Change w:id="3833" w:author="Vo Cuong" w:date="2020-04-04T01:48:00Z">
          <w:tblPr>
            <w:tblW w:w="10191" w:type="dxa"/>
            <w:tblInd w:w="-633"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PrChange>
      </w:tblPr>
      <w:tblGrid>
        <w:gridCol w:w="671"/>
        <w:gridCol w:w="1509"/>
        <w:gridCol w:w="1629"/>
        <w:gridCol w:w="816"/>
        <w:gridCol w:w="963"/>
        <w:gridCol w:w="1949"/>
        <w:gridCol w:w="1197"/>
        <w:gridCol w:w="1457"/>
        <w:tblGridChange w:id="3834">
          <w:tblGrid>
            <w:gridCol w:w="670"/>
            <w:gridCol w:w="1509"/>
            <w:gridCol w:w="1629"/>
            <w:gridCol w:w="818"/>
            <w:gridCol w:w="963"/>
            <w:gridCol w:w="1949"/>
            <w:gridCol w:w="1089"/>
            <w:gridCol w:w="1564"/>
          </w:tblGrid>
        </w:tblGridChange>
      </w:tblGrid>
      <w:tr w:rsidR="00465484" w:rsidTr="00465484">
        <w:trPr>
          <w:tblHeader/>
          <w:trPrChange w:id="3835" w:author="Vo Cuong" w:date="2020-04-04T01:48:00Z">
            <w:trPr>
              <w:tblHeader/>
            </w:trPr>
          </w:trPrChange>
        </w:trPr>
        <w:tc>
          <w:tcPr>
            <w:tcW w:w="67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Change w:id="3836" w:author="Vo Cuong" w:date="2020-04-04T01:48:00Z">
              <w:tcPr>
                <w:tcW w:w="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tcPrChange>
          </w:tcPr>
          <w:p w:rsidR="006269A1" w:rsidRDefault="006269A1">
            <w:pPr>
              <w:spacing w:line="360" w:lineRule="auto"/>
              <w:jc w:val="center"/>
              <w:rPr>
                <w:rFonts w:ascii="Times New Roman" w:hAnsi="Times New Roman" w:cs="Times New Roman"/>
                <w:b/>
                <w:sz w:val="24"/>
                <w:szCs w:val="24"/>
              </w:rPr>
              <w:pPrChange w:id="3837" w:author="Vo Cuong" w:date="2020-04-04T01:46:00Z">
                <w:pPr>
                  <w:spacing w:line="360" w:lineRule="auto"/>
                  <w:jc w:val="both"/>
                </w:pPr>
              </w:pPrChange>
            </w:pPr>
            <w:r>
              <w:rPr>
                <w:rFonts w:ascii="Times New Roman" w:hAnsi="Times New Roman" w:cs="Times New Roman"/>
                <w:b/>
                <w:sz w:val="24"/>
                <w:szCs w:val="24"/>
              </w:rPr>
              <w:t>STT</w:t>
            </w:r>
          </w:p>
        </w:tc>
        <w:tc>
          <w:tcPr>
            <w:tcW w:w="150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Change w:id="3838" w:author="Vo Cuong" w:date="2020-04-04T01:48:00Z">
              <w:tcPr>
                <w:tcW w:w="150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tcPrChange>
          </w:tcPr>
          <w:p w:rsidR="006269A1" w:rsidRDefault="006269A1">
            <w:pPr>
              <w:spacing w:line="360" w:lineRule="auto"/>
              <w:jc w:val="center"/>
              <w:rPr>
                <w:rFonts w:ascii="Times New Roman" w:hAnsi="Times New Roman" w:cs="Times New Roman"/>
                <w:b/>
                <w:sz w:val="24"/>
                <w:szCs w:val="24"/>
              </w:rPr>
              <w:pPrChange w:id="3839" w:author="Vo Cuong" w:date="2020-04-04T01:46:00Z">
                <w:pPr>
                  <w:spacing w:line="360" w:lineRule="auto"/>
                  <w:jc w:val="both"/>
                </w:pPr>
              </w:pPrChange>
            </w:pPr>
            <w:r>
              <w:rPr>
                <w:rFonts w:ascii="Times New Roman" w:hAnsi="Times New Roman" w:cs="Times New Roman"/>
                <w:b/>
                <w:sz w:val="24"/>
                <w:szCs w:val="24"/>
              </w:rPr>
              <w:t>Tên trường</w:t>
            </w:r>
          </w:p>
        </w:tc>
        <w:tc>
          <w:tcPr>
            <w:tcW w:w="16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Change w:id="3840" w:author="Vo Cuong" w:date="2020-04-04T01:48:00Z">
              <w:tcPr>
                <w:tcW w:w="16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tcPrChange>
          </w:tcPr>
          <w:p w:rsidR="006269A1" w:rsidRDefault="006269A1">
            <w:pPr>
              <w:spacing w:line="360" w:lineRule="auto"/>
              <w:jc w:val="center"/>
              <w:rPr>
                <w:rFonts w:ascii="Times New Roman" w:hAnsi="Times New Roman" w:cs="Times New Roman"/>
                <w:b/>
                <w:sz w:val="24"/>
                <w:szCs w:val="24"/>
              </w:rPr>
              <w:pPrChange w:id="3841" w:author="Vo Cuong" w:date="2020-04-04T01:46:00Z">
                <w:pPr>
                  <w:spacing w:line="360" w:lineRule="auto"/>
                  <w:jc w:val="both"/>
                </w:pPr>
              </w:pPrChange>
            </w:pPr>
            <w:r>
              <w:rPr>
                <w:rFonts w:ascii="Times New Roman" w:hAnsi="Times New Roman" w:cs="Times New Roman"/>
                <w:b/>
                <w:sz w:val="24"/>
                <w:szCs w:val="24"/>
              </w:rPr>
              <w:t>Kiểu dữ liệu</w:t>
            </w:r>
          </w:p>
        </w:tc>
        <w:tc>
          <w:tcPr>
            <w:tcW w:w="8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Change w:id="3842" w:author="Vo Cuong" w:date="2020-04-04T01:48:00Z">
              <w:tcPr>
                <w:tcW w:w="818"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tcPrChange>
          </w:tcPr>
          <w:p w:rsidR="006269A1" w:rsidRDefault="006269A1">
            <w:pPr>
              <w:spacing w:line="360" w:lineRule="auto"/>
              <w:jc w:val="center"/>
              <w:rPr>
                <w:rFonts w:ascii="Times New Roman" w:hAnsi="Times New Roman" w:cs="Times New Roman"/>
                <w:b/>
                <w:sz w:val="24"/>
                <w:szCs w:val="24"/>
              </w:rPr>
              <w:pPrChange w:id="3843" w:author="Vo Cuong" w:date="2020-04-04T01:46:00Z">
                <w:pPr>
                  <w:spacing w:line="360" w:lineRule="auto"/>
                  <w:jc w:val="both"/>
                </w:pPr>
              </w:pPrChange>
            </w:pPr>
            <w:r>
              <w:rPr>
                <w:rFonts w:ascii="Times New Roman" w:hAnsi="Times New Roman" w:cs="Times New Roman"/>
                <w:b/>
                <w:sz w:val="24"/>
                <w:szCs w:val="24"/>
              </w:rPr>
              <w:t>Allow Null</w:t>
            </w:r>
          </w:p>
        </w:tc>
        <w:tc>
          <w:tcPr>
            <w:tcW w:w="963"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Change w:id="3844" w:author="Vo Cuong" w:date="2020-04-04T01:48:00Z">
              <w:tcPr>
                <w:tcW w:w="963"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tcPrChange>
          </w:tcPr>
          <w:p w:rsidR="006269A1" w:rsidRDefault="006269A1">
            <w:pPr>
              <w:spacing w:line="360" w:lineRule="auto"/>
              <w:jc w:val="center"/>
              <w:rPr>
                <w:rFonts w:ascii="Times New Roman" w:hAnsi="Times New Roman" w:cs="Times New Roman"/>
                <w:b/>
                <w:sz w:val="24"/>
                <w:szCs w:val="24"/>
              </w:rPr>
              <w:pPrChange w:id="3845" w:author="Vo Cuong" w:date="2020-04-04T01:46:00Z">
                <w:pPr>
                  <w:spacing w:line="360" w:lineRule="auto"/>
                  <w:jc w:val="both"/>
                </w:pPr>
              </w:pPrChange>
            </w:pPr>
            <w:r>
              <w:rPr>
                <w:rFonts w:ascii="Times New Roman" w:hAnsi="Times New Roman" w:cs="Times New Roman"/>
                <w:b/>
                <w:sz w:val="24"/>
                <w:szCs w:val="24"/>
              </w:rPr>
              <w:t>Unique</w:t>
            </w:r>
          </w:p>
        </w:tc>
        <w:tc>
          <w:tcPr>
            <w:tcW w:w="194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Change w:id="3846" w:author="Vo Cuong" w:date="2020-04-04T01:48:00Z">
              <w:tcPr>
                <w:tcW w:w="194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tcPrChange>
          </w:tcPr>
          <w:p w:rsidR="006269A1" w:rsidRDefault="006269A1">
            <w:pPr>
              <w:spacing w:line="360" w:lineRule="auto"/>
              <w:jc w:val="center"/>
              <w:rPr>
                <w:rFonts w:ascii="Times New Roman" w:hAnsi="Times New Roman" w:cs="Times New Roman"/>
                <w:b/>
                <w:sz w:val="24"/>
                <w:szCs w:val="24"/>
              </w:rPr>
              <w:pPrChange w:id="3847" w:author="Vo Cuong" w:date="2020-04-04T01:46:00Z">
                <w:pPr>
                  <w:spacing w:line="360" w:lineRule="auto"/>
                  <w:jc w:val="both"/>
                </w:pPr>
              </w:pPrChange>
            </w:pPr>
            <w:r>
              <w:rPr>
                <w:rFonts w:ascii="Times New Roman" w:hAnsi="Times New Roman" w:cs="Times New Roman"/>
                <w:b/>
                <w:sz w:val="24"/>
                <w:szCs w:val="24"/>
              </w:rPr>
              <w:t>Primary/Foreign Key</w:t>
            </w:r>
          </w:p>
        </w:tc>
        <w:tc>
          <w:tcPr>
            <w:tcW w:w="11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Change w:id="3848" w:author="Vo Cuong" w:date="2020-04-04T01:48:00Z">
              <w:tcPr>
                <w:tcW w:w="108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tcPrChange>
          </w:tcPr>
          <w:p w:rsidR="006269A1" w:rsidRDefault="006269A1">
            <w:pPr>
              <w:spacing w:line="360" w:lineRule="auto"/>
              <w:jc w:val="center"/>
              <w:rPr>
                <w:rFonts w:ascii="Times New Roman" w:hAnsi="Times New Roman" w:cs="Times New Roman"/>
                <w:b/>
                <w:sz w:val="24"/>
                <w:szCs w:val="24"/>
              </w:rPr>
              <w:pPrChange w:id="3849" w:author="Vo Cuong" w:date="2020-04-04T01:46:00Z">
                <w:pPr>
                  <w:spacing w:line="360" w:lineRule="auto"/>
                  <w:jc w:val="both"/>
                </w:pPr>
              </w:pPrChange>
            </w:pPr>
            <w:r>
              <w:rPr>
                <w:rFonts w:ascii="Times New Roman" w:hAnsi="Times New Roman" w:cs="Times New Roman"/>
                <w:b/>
                <w:sz w:val="24"/>
                <w:szCs w:val="24"/>
              </w:rPr>
              <w:t>Giá trị mặc định</w:t>
            </w:r>
          </w:p>
        </w:tc>
        <w:tc>
          <w:tcPr>
            <w:tcW w:w="145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Change w:id="3850" w:author="Vo Cuong" w:date="2020-04-04T01:48:00Z">
              <w:tcPr>
                <w:tcW w:w="1564"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tcPrChange>
          </w:tcPr>
          <w:p w:rsidR="006269A1" w:rsidRDefault="006269A1">
            <w:pPr>
              <w:spacing w:line="360" w:lineRule="auto"/>
              <w:jc w:val="center"/>
              <w:rPr>
                <w:rFonts w:ascii="Times New Roman" w:hAnsi="Times New Roman" w:cs="Times New Roman"/>
                <w:b/>
                <w:sz w:val="24"/>
                <w:szCs w:val="24"/>
              </w:rPr>
              <w:pPrChange w:id="3851" w:author="Vo Cuong" w:date="2020-04-04T01:46:00Z">
                <w:pPr>
                  <w:spacing w:line="360" w:lineRule="auto"/>
                  <w:jc w:val="both"/>
                </w:pPr>
              </w:pPrChange>
            </w:pPr>
            <w:r>
              <w:rPr>
                <w:rFonts w:ascii="Times New Roman" w:hAnsi="Times New Roman" w:cs="Times New Roman"/>
                <w:b/>
                <w:sz w:val="24"/>
                <w:szCs w:val="24"/>
              </w:rPr>
              <w:t>Mô tả</w:t>
            </w:r>
          </w:p>
        </w:tc>
      </w:tr>
      <w:tr w:rsidR="00465484" w:rsidTr="00465484">
        <w:trPr>
          <w:trHeight w:val="683"/>
          <w:trPrChange w:id="3852" w:author="Vo Cuong" w:date="2020-04-04T01:48:00Z">
            <w:trPr>
              <w:trHeight w:val="683"/>
            </w:trPr>
          </w:trPrChange>
        </w:trPr>
        <w:tc>
          <w:tcPr>
            <w:tcW w:w="67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853" w:author="Vo Cuong" w:date="2020-04-04T01:48:00Z">
              <w:tcPr>
                <w:tcW w:w="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50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854" w:author="Vo Cuong" w:date="2020-04-04T01:48:00Z">
              <w:tcPr>
                <w:tcW w:w="150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6269A1" w:rsidRDefault="006269A1">
            <w:pPr>
              <w:spacing w:line="360" w:lineRule="auto"/>
              <w:rPr>
                <w:rFonts w:ascii="Times New Roman" w:hAnsi="Times New Roman" w:cs="Times New Roman"/>
                <w:sz w:val="24"/>
                <w:szCs w:val="24"/>
              </w:rPr>
              <w:pPrChange w:id="3855" w:author="Vo Cuong" w:date="2020-03-23T21:37:00Z">
                <w:pPr>
                  <w:spacing w:line="360" w:lineRule="auto"/>
                  <w:jc w:val="both"/>
                </w:pPr>
              </w:pPrChange>
            </w:pPr>
            <w:r>
              <w:rPr>
                <w:rFonts w:ascii="Times New Roman" w:hAnsi="Times New Roman" w:cs="Times New Roman"/>
                <w:sz w:val="24"/>
                <w:szCs w:val="24"/>
              </w:rPr>
              <w:t>Id_Type</w:t>
            </w:r>
          </w:p>
        </w:tc>
        <w:tc>
          <w:tcPr>
            <w:tcW w:w="16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856" w:author="Vo Cuong" w:date="2020-04-04T01:48:00Z">
              <w:tcPr>
                <w:tcW w:w="16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6269A1" w:rsidRDefault="006269A1" w:rsidP="00823C87">
            <w:pPr>
              <w:spacing w:line="360" w:lineRule="auto"/>
              <w:jc w:val="both"/>
              <w:rPr>
                <w:rFonts w:ascii="Times New Roman" w:hAnsi="Times New Roman" w:cs="Times New Roman"/>
                <w:sz w:val="24"/>
                <w:szCs w:val="24"/>
              </w:rPr>
            </w:pPr>
            <w:del w:id="3857" w:author="Vo Cuong" w:date="2020-03-23T21:37:00Z">
              <w:r w:rsidDel="00251D7B">
                <w:rPr>
                  <w:rFonts w:ascii="Times New Roman" w:hAnsi="Times New Roman" w:cs="Times New Roman"/>
                  <w:sz w:val="24"/>
                  <w:szCs w:val="24"/>
                </w:rPr>
                <w:delText>Varchar</w:delText>
              </w:r>
            </w:del>
            <w:ins w:id="3858" w:author="Vo Cuong" w:date="2020-03-23T21:37:00Z">
              <w:r>
                <w:rPr>
                  <w:rFonts w:ascii="Times New Roman" w:hAnsi="Times New Roman" w:cs="Times New Roman"/>
                  <w:sz w:val="24"/>
                  <w:szCs w:val="24"/>
                </w:rPr>
                <w:t>Int</w:t>
              </w:r>
            </w:ins>
          </w:p>
        </w:tc>
        <w:tc>
          <w:tcPr>
            <w:tcW w:w="8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859" w:author="Vo Cuong" w:date="2020-04-04T01:48:00Z">
              <w:tcPr>
                <w:tcW w:w="81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96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860" w:author="Vo Cuong" w:date="2020-04-04T01:48:00Z">
              <w:tcPr>
                <w:tcW w:w="96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Y</w:t>
            </w:r>
          </w:p>
        </w:tc>
        <w:tc>
          <w:tcPr>
            <w:tcW w:w="194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861" w:author="Vo Cuong" w:date="2020-04-04T01:48:00Z">
              <w:tcPr>
                <w:tcW w:w="194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Y</w:t>
            </w:r>
          </w:p>
        </w:tc>
        <w:tc>
          <w:tcPr>
            <w:tcW w:w="11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862" w:author="Vo Cuong" w:date="2020-04-04T01:48:00Z">
              <w:tcPr>
                <w:tcW w:w="108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6269A1" w:rsidRDefault="006269A1" w:rsidP="00823C87">
            <w:pPr>
              <w:spacing w:line="360" w:lineRule="auto"/>
              <w:jc w:val="both"/>
              <w:rPr>
                <w:rFonts w:ascii="Times New Roman" w:hAnsi="Times New Roman" w:cs="Times New Roman"/>
                <w:sz w:val="24"/>
                <w:szCs w:val="24"/>
              </w:rPr>
            </w:pPr>
          </w:p>
        </w:tc>
        <w:tc>
          <w:tcPr>
            <w:tcW w:w="145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863" w:author="Vo Cuong" w:date="2020-04-04T01:48:00Z">
              <w:tcPr>
                <w:tcW w:w="1564"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Là trường tự tăng, khóa chính của bản ghi</w:t>
            </w:r>
          </w:p>
        </w:tc>
      </w:tr>
      <w:tr w:rsidR="00465484" w:rsidTr="00465484">
        <w:tc>
          <w:tcPr>
            <w:tcW w:w="67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864" w:author="Vo Cuong" w:date="2020-04-04T01:48:00Z">
              <w:tcPr>
                <w:tcW w:w="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50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865" w:author="Vo Cuong" w:date="2020-04-04T01:48:00Z">
              <w:tcPr>
                <w:tcW w:w="150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6269A1" w:rsidRDefault="006269A1">
            <w:pPr>
              <w:spacing w:line="360" w:lineRule="auto"/>
              <w:rPr>
                <w:rFonts w:ascii="Times New Roman" w:hAnsi="Times New Roman" w:cs="Times New Roman"/>
                <w:sz w:val="24"/>
                <w:szCs w:val="24"/>
              </w:rPr>
              <w:pPrChange w:id="3866" w:author="Vo Cuong" w:date="2020-03-23T21:44:00Z">
                <w:pPr>
                  <w:spacing w:line="360" w:lineRule="auto"/>
                  <w:jc w:val="both"/>
                </w:pPr>
              </w:pPrChange>
            </w:pPr>
            <w:r>
              <w:rPr>
                <w:rFonts w:ascii="Times New Roman" w:hAnsi="Times New Roman" w:cs="Times New Roman"/>
                <w:sz w:val="24"/>
                <w:szCs w:val="24"/>
              </w:rPr>
              <w:t>NameType</w:t>
            </w:r>
          </w:p>
        </w:tc>
        <w:tc>
          <w:tcPr>
            <w:tcW w:w="16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867" w:author="Vo Cuong" w:date="2020-04-04T01:48:00Z">
              <w:tcPr>
                <w:tcW w:w="16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6269A1" w:rsidRDefault="006269A1" w:rsidP="00823C87">
            <w:pPr>
              <w:spacing w:line="360" w:lineRule="auto"/>
              <w:jc w:val="both"/>
              <w:rPr>
                <w:rFonts w:ascii="Times New Roman" w:hAnsi="Times New Roman" w:cs="Times New Roman"/>
                <w:sz w:val="24"/>
                <w:szCs w:val="24"/>
              </w:rPr>
            </w:pPr>
            <w:ins w:id="3868" w:author="Vo Cuong" w:date="2020-03-23T21:49:00Z">
              <w:r>
                <w:rPr>
                  <w:rFonts w:ascii="Times New Roman" w:hAnsi="Times New Roman" w:cs="Times New Roman"/>
                  <w:sz w:val="24"/>
                  <w:szCs w:val="24"/>
                </w:rPr>
                <w:t>N</w:t>
              </w:r>
            </w:ins>
            <w:r>
              <w:rPr>
                <w:rFonts w:ascii="Times New Roman" w:hAnsi="Times New Roman" w:cs="Times New Roman"/>
                <w:sz w:val="24"/>
                <w:szCs w:val="24"/>
              </w:rPr>
              <w:t>varchar</w:t>
            </w:r>
            <w:ins w:id="3869" w:author="Vo Cuong" w:date="2020-04-04T01:35:00Z">
              <w:r w:rsidR="00094BD5">
                <w:rPr>
                  <w:rFonts w:ascii="Times New Roman" w:hAnsi="Times New Roman" w:cs="Times New Roman"/>
                  <w:sz w:val="24"/>
                  <w:szCs w:val="24"/>
                </w:rPr>
                <w:t>(50</w:t>
              </w:r>
              <w:r>
                <w:rPr>
                  <w:rFonts w:ascii="Times New Roman" w:hAnsi="Times New Roman" w:cs="Times New Roman"/>
                  <w:sz w:val="24"/>
                  <w:szCs w:val="24"/>
                </w:rPr>
                <w:t>)</w:t>
              </w:r>
            </w:ins>
          </w:p>
        </w:tc>
        <w:tc>
          <w:tcPr>
            <w:tcW w:w="8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870" w:author="Vo Cuong" w:date="2020-04-04T01:48:00Z">
              <w:tcPr>
                <w:tcW w:w="81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96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871" w:author="Vo Cuong" w:date="2020-04-04T01:48:00Z">
              <w:tcPr>
                <w:tcW w:w="96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194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872" w:author="Vo Cuong" w:date="2020-04-04T01:48:00Z">
              <w:tcPr>
                <w:tcW w:w="194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6269A1" w:rsidRDefault="006269A1" w:rsidP="00823C87">
            <w:pPr>
              <w:spacing w:line="360" w:lineRule="auto"/>
              <w:jc w:val="both"/>
              <w:rPr>
                <w:rFonts w:ascii="Times New Roman" w:hAnsi="Times New Roman" w:cs="Times New Roman"/>
                <w:sz w:val="24"/>
                <w:szCs w:val="24"/>
              </w:rPr>
            </w:pPr>
            <w:ins w:id="3873" w:author="Vo Cuong" w:date="2020-03-23T21:45:00Z">
              <w:r>
                <w:rPr>
                  <w:rFonts w:ascii="Times New Roman" w:hAnsi="Times New Roman" w:cs="Times New Roman"/>
                  <w:sz w:val="24"/>
                  <w:szCs w:val="24"/>
                </w:rPr>
                <w:t>N</w:t>
              </w:r>
            </w:ins>
            <w:del w:id="3874" w:author="Vo Cuong" w:date="2020-03-23T21:45:00Z">
              <w:r w:rsidDel="002B2E6B">
                <w:rPr>
                  <w:rFonts w:ascii="Times New Roman" w:hAnsi="Times New Roman" w:cs="Times New Roman"/>
                  <w:sz w:val="24"/>
                  <w:szCs w:val="24"/>
                </w:rPr>
                <w:delText>Y</w:delText>
              </w:r>
            </w:del>
          </w:p>
        </w:tc>
        <w:tc>
          <w:tcPr>
            <w:tcW w:w="11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875" w:author="Vo Cuong" w:date="2020-04-04T01:48:00Z">
              <w:tcPr>
                <w:tcW w:w="108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6269A1" w:rsidRDefault="006269A1" w:rsidP="00823C87">
            <w:pPr>
              <w:spacing w:line="360" w:lineRule="auto"/>
              <w:jc w:val="both"/>
              <w:rPr>
                <w:rFonts w:ascii="Times New Roman" w:hAnsi="Times New Roman" w:cs="Times New Roman"/>
                <w:sz w:val="24"/>
                <w:szCs w:val="24"/>
              </w:rPr>
            </w:pPr>
          </w:p>
        </w:tc>
        <w:tc>
          <w:tcPr>
            <w:tcW w:w="145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876" w:author="Vo Cuong" w:date="2020-04-04T01:48:00Z">
              <w:tcPr>
                <w:tcW w:w="1564"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6269A1" w:rsidRDefault="006269A1"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Tên nhiệm vụ</w:t>
            </w:r>
          </w:p>
        </w:tc>
      </w:tr>
      <w:tr w:rsidR="00465484" w:rsidTr="00465484">
        <w:trPr>
          <w:ins w:id="3877" w:author="Vo Cuong" w:date="2020-03-23T21:47:00Z"/>
        </w:trPr>
        <w:tc>
          <w:tcPr>
            <w:tcW w:w="67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878" w:author="Vo Cuong" w:date="2020-04-04T01:48:00Z">
              <w:tcPr>
                <w:tcW w:w="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6269A1" w:rsidRDefault="006269A1" w:rsidP="00823C87">
            <w:pPr>
              <w:spacing w:line="360" w:lineRule="auto"/>
              <w:jc w:val="both"/>
              <w:rPr>
                <w:ins w:id="3879" w:author="Vo Cuong" w:date="2020-03-23T21:47:00Z"/>
                <w:rFonts w:ascii="Times New Roman" w:hAnsi="Times New Roman" w:cs="Times New Roman"/>
                <w:sz w:val="24"/>
                <w:szCs w:val="24"/>
              </w:rPr>
            </w:pPr>
            <w:ins w:id="3880" w:author="Vo Cuong" w:date="2020-03-23T21:47:00Z">
              <w:r>
                <w:rPr>
                  <w:rFonts w:ascii="Times New Roman" w:hAnsi="Times New Roman" w:cs="Times New Roman"/>
                  <w:sz w:val="24"/>
                  <w:szCs w:val="24"/>
                </w:rPr>
                <w:t>3</w:t>
              </w:r>
            </w:ins>
          </w:p>
        </w:tc>
        <w:tc>
          <w:tcPr>
            <w:tcW w:w="150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881" w:author="Vo Cuong" w:date="2020-04-04T01:48:00Z">
              <w:tcPr>
                <w:tcW w:w="150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6269A1" w:rsidRDefault="006269A1" w:rsidP="002B2E6B">
            <w:pPr>
              <w:spacing w:line="360" w:lineRule="auto"/>
              <w:rPr>
                <w:ins w:id="3882" w:author="Vo Cuong" w:date="2020-03-23T21:47:00Z"/>
                <w:rFonts w:ascii="Times New Roman" w:hAnsi="Times New Roman" w:cs="Times New Roman"/>
                <w:sz w:val="24"/>
                <w:szCs w:val="24"/>
              </w:rPr>
            </w:pPr>
            <w:ins w:id="3883" w:author="Vo Cuong" w:date="2020-03-23T21:47:00Z">
              <w:r>
                <w:rPr>
                  <w:rFonts w:ascii="Times New Roman" w:hAnsi="Times New Roman" w:cs="Times New Roman"/>
                  <w:sz w:val="24"/>
                  <w:szCs w:val="24"/>
                </w:rPr>
                <w:t>Status</w:t>
              </w:r>
            </w:ins>
          </w:p>
        </w:tc>
        <w:tc>
          <w:tcPr>
            <w:tcW w:w="16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884" w:author="Vo Cuong" w:date="2020-04-04T01:48:00Z">
              <w:tcPr>
                <w:tcW w:w="16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6269A1" w:rsidRDefault="006269A1" w:rsidP="00823C87">
            <w:pPr>
              <w:spacing w:line="360" w:lineRule="auto"/>
              <w:jc w:val="both"/>
              <w:rPr>
                <w:ins w:id="3885" w:author="Vo Cuong" w:date="2020-03-23T21:47:00Z"/>
                <w:rFonts w:ascii="Times New Roman" w:hAnsi="Times New Roman" w:cs="Times New Roman"/>
                <w:sz w:val="24"/>
                <w:szCs w:val="24"/>
              </w:rPr>
            </w:pPr>
            <w:ins w:id="3886" w:author="Vo Cuong" w:date="2020-03-23T21:48:00Z">
              <w:r>
                <w:rPr>
                  <w:rFonts w:ascii="Times New Roman" w:hAnsi="Times New Roman" w:cs="Times New Roman"/>
                  <w:sz w:val="24"/>
                  <w:szCs w:val="24"/>
                </w:rPr>
                <w:t>Bit</w:t>
              </w:r>
            </w:ins>
          </w:p>
        </w:tc>
        <w:tc>
          <w:tcPr>
            <w:tcW w:w="8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887" w:author="Vo Cuong" w:date="2020-04-04T01:48:00Z">
              <w:tcPr>
                <w:tcW w:w="81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6269A1" w:rsidRDefault="006269A1" w:rsidP="00823C87">
            <w:pPr>
              <w:spacing w:line="360" w:lineRule="auto"/>
              <w:jc w:val="both"/>
              <w:rPr>
                <w:ins w:id="3888" w:author="Vo Cuong" w:date="2020-03-23T21:47:00Z"/>
                <w:rFonts w:ascii="Times New Roman" w:hAnsi="Times New Roman" w:cs="Times New Roman"/>
                <w:sz w:val="24"/>
                <w:szCs w:val="24"/>
              </w:rPr>
            </w:pPr>
            <w:ins w:id="3889" w:author="Vo Cuong" w:date="2020-03-23T21:48:00Z">
              <w:r>
                <w:rPr>
                  <w:rFonts w:ascii="Times New Roman" w:hAnsi="Times New Roman" w:cs="Times New Roman"/>
                  <w:sz w:val="24"/>
                  <w:szCs w:val="24"/>
                </w:rPr>
                <w:t>N</w:t>
              </w:r>
            </w:ins>
          </w:p>
        </w:tc>
        <w:tc>
          <w:tcPr>
            <w:tcW w:w="96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890" w:author="Vo Cuong" w:date="2020-04-04T01:48:00Z">
              <w:tcPr>
                <w:tcW w:w="96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6269A1" w:rsidRDefault="006269A1" w:rsidP="00823C87">
            <w:pPr>
              <w:spacing w:line="360" w:lineRule="auto"/>
              <w:jc w:val="both"/>
              <w:rPr>
                <w:ins w:id="3891" w:author="Vo Cuong" w:date="2020-03-23T21:47:00Z"/>
                <w:rFonts w:ascii="Times New Roman" w:hAnsi="Times New Roman" w:cs="Times New Roman"/>
                <w:sz w:val="24"/>
                <w:szCs w:val="24"/>
              </w:rPr>
            </w:pPr>
            <w:ins w:id="3892" w:author="Vo Cuong" w:date="2020-03-23T21:48:00Z">
              <w:r>
                <w:rPr>
                  <w:rFonts w:ascii="Times New Roman" w:hAnsi="Times New Roman" w:cs="Times New Roman"/>
                  <w:sz w:val="24"/>
                  <w:szCs w:val="24"/>
                </w:rPr>
                <w:t>N</w:t>
              </w:r>
            </w:ins>
          </w:p>
        </w:tc>
        <w:tc>
          <w:tcPr>
            <w:tcW w:w="194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893" w:author="Vo Cuong" w:date="2020-04-04T01:48:00Z">
              <w:tcPr>
                <w:tcW w:w="194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6269A1" w:rsidRDefault="006269A1" w:rsidP="00823C87">
            <w:pPr>
              <w:spacing w:line="360" w:lineRule="auto"/>
              <w:jc w:val="both"/>
              <w:rPr>
                <w:ins w:id="3894" w:author="Vo Cuong" w:date="2020-03-23T21:47:00Z"/>
                <w:rFonts w:ascii="Times New Roman" w:hAnsi="Times New Roman" w:cs="Times New Roman"/>
                <w:sz w:val="24"/>
                <w:szCs w:val="24"/>
              </w:rPr>
            </w:pPr>
            <w:ins w:id="3895" w:author="Vo Cuong" w:date="2020-03-23T21:48:00Z">
              <w:r>
                <w:rPr>
                  <w:rFonts w:ascii="Times New Roman" w:hAnsi="Times New Roman" w:cs="Times New Roman"/>
                  <w:sz w:val="24"/>
                  <w:szCs w:val="24"/>
                </w:rPr>
                <w:t>N</w:t>
              </w:r>
            </w:ins>
          </w:p>
        </w:tc>
        <w:tc>
          <w:tcPr>
            <w:tcW w:w="11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896" w:author="Vo Cuong" w:date="2020-04-04T01:48:00Z">
              <w:tcPr>
                <w:tcW w:w="108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6269A1" w:rsidRDefault="006269A1" w:rsidP="00823C87">
            <w:pPr>
              <w:spacing w:line="360" w:lineRule="auto"/>
              <w:jc w:val="both"/>
              <w:rPr>
                <w:ins w:id="3897" w:author="Vo Cuong" w:date="2020-03-23T21:47:00Z"/>
                <w:rFonts w:ascii="Times New Roman" w:hAnsi="Times New Roman" w:cs="Times New Roman"/>
                <w:sz w:val="24"/>
                <w:szCs w:val="24"/>
              </w:rPr>
            </w:pPr>
            <w:ins w:id="3898" w:author="Vo Cuong" w:date="2020-03-23T21:48:00Z">
              <w:r>
                <w:rPr>
                  <w:rFonts w:ascii="Times New Roman" w:hAnsi="Times New Roman" w:cs="Times New Roman"/>
                  <w:sz w:val="24"/>
                  <w:szCs w:val="24"/>
                </w:rPr>
                <w:t>1</w:t>
              </w:r>
            </w:ins>
          </w:p>
        </w:tc>
        <w:tc>
          <w:tcPr>
            <w:tcW w:w="145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899" w:author="Vo Cuong" w:date="2020-04-04T01:48:00Z">
              <w:tcPr>
                <w:tcW w:w="1564"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6269A1" w:rsidRDefault="006269A1" w:rsidP="00823C87">
            <w:pPr>
              <w:spacing w:line="360" w:lineRule="auto"/>
              <w:jc w:val="both"/>
              <w:rPr>
                <w:ins w:id="3900" w:author="Vo Cuong" w:date="2020-03-23T21:47:00Z"/>
                <w:rFonts w:ascii="Times New Roman" w:hAnsi="Times New Roman" w:cs="Times New Roman"/>
                <w:sz w:val="24"/>
                <w:szCs w:val="24"/>
              </w:rPr>
            </w:pPr>
            <w:ins w:id="3901" w:author="Vo Cuong" w:date="2020-03-23T21:48:00Z">
              <w:r>
                <w:rPr>
                  <w:rFonts w:ascii="Times New Roman" w:hAnsi="Times New Roman" w:cs="Times New Roman"/>
                  <w:sz w:val="24"/>
                  <w:szCs w:val="24"/>
                </w:rPr>
                <w:t>Trạng thái loại nhiệm vụ</w:t>
              </w:r>
            </w:ins>
            <w:ins w:id="3902" w:author="Vo Cuong" w:date="2020-03-23T21:49:00Z">
              <w:r>
                <w:rPr>
                  <w:rFonts w:ascii="Times New Roman" w:hAnsi="Times New Roman" w:cs="Times New Roman"/>
                  <w:sz w:val="24"/>
                  <w:szCs w:val="24"/>
                </w:rPr>
                <w:t xml:space="preserve"> (hoạt động / tắt hoạt động)</w:t>
              </w:r>
            </w:ins>
          </w:p>
        </w:tc>
      </w:tr>
      <w:tr w:rsidR="00465484" w:rsidTr="00465484">
        <w:trPr>
          <w:ins w:id="3903" w:author="Vo Cuong" w:date="2020-03-23T21:47:00Z"/>
        </w:trPr>
        <w:tc>
          <w:tcPr>
            <w:tcW w:w="67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904" w:author="Vo Cuong" w:date="2020-04-04T01:48:00Z">
              <w:tcPr>
                <w:tcW w:w="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6269A1" w:rsidRDefault="006269A1" w:rsidP="00823C87">
            <w:pPr>
              <w:spacing w:line="360" w:lineRule="auto"/>
              <w:jc w:val="both"/>
              <w:rPr>
                <w:ins w:id="3905" w:author="Vo Cuong" w:date="2020-03-23T21:47:00Z"/>
                <w:rFonts w:ascii="Times New Roman" w:hAnsi="Times New Roman" w:cs="Times New Roman"/>
                <w:sz w:val="24"/>
                <w:szCs w:val="24"/>
              </w:rPr>
            </w:pPr>
            <w:ins w:id="3906" w:author="Vo Cuong" w:date="2020-03-23T21:47:00Z">
              <w:r>
                <w:rPr>
                  <w:rFonts w:ascii="Times New Roman" w:hAnsi="Times New Roman" w:cs="Times New Roman"/>
                  <w:sz w:val="24"/>
                  <w:szCs w:val="24"/>
                </w:rPr>
                <w:t>4</w:t>
              </w:r>
            </w:ins>
          </w:p>
        </w:tc>
        <w:tc>
          <w:tcPr>
            <w:tcW w:w="150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907" w:author="Vo Cuong" w:date="2020-04-04T01:48:00Z">
              <w:tcPr>
                <w:tcW w:w="150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6269A1" w:rsidRDefault="006269A1" w:rsidP="002B2E6B">
            <w:pPr>
              <w:spacing w:line="360" w:lineRule="auto"/>
              <w:rPr>
                <w:ins w:id="3908" w:author="Vo Cuong" w:date="2020-03-23T21:47:00Z"/>
                <w:rFonts w:ascii="Times New Roman" w:hAnsi="Times New Roman" w:cs="Times New Roman"/>
                <w:sz w:val="24"/>
                <w:szCs w:val="24"/>
              </w:rPr>
            </w:pPr>
            <w:ins w:id="3909" w:author="Vo Cuong" w:date="2020-03-23T21:47:00Z">
              <w:r>
                <w:rPr>
                  <w:rFonts w:ascii="Times New Roman" w:hAnsi="Times New Roman" w:cs="Times New Roman"/>
                  <w:sz w:val="24"/>
                  <w:szCs w:val="24"/>
                </w:rPr>
                <w:t>Date</w:t>
              </w:r>
            </w:ins>
          </w:p>
        </w:tc>
        <w:tc>
          <w:tcPr>
            <w:tcW w:w="16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910" w:author="Vo Cuong" w:date="2020-04-04T01:48:00Z">
              <w:tcPr>
                <w:tcW w:w="16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6269A1" w:rsidRDefault="006269A1" w:rsidP="00823C87">
            <w:pPr>
              <w:spacing w:line="360" w:lineRule="auto"/>
              <w:jc w:val="both"/>
              <w:rPr>
                <w:ins w:id="3911" w:author="Vo Cuong" w:date="2020-03-23T21:47:00Z"/>
                <w:rFonts w:ascii="Times New Roman" w:hAnsi="Times New Roman" w:cs="Times New Roman"/>
                <w:sz w:val="24"/>
                <w:szCs w:val="24"/>
              </w:rPr>
            </w:pPr>
            <w:ins w:id="3912" w:author="Vo Cuong" w:date="2020-03-23T21:49:00Z">
              <w:r>
                <w:rPr>
                  <w:rFonts w:ascii="Times New Roman" w:hAnsi="Times New Roman" w:cs="Times New Roman"/>
                  <w:sz w:val="24"/>
                  <w:szCs w:val="24"/>
                </w:rPr>
                <w:t>Date</w:t>
              </w:r>
            </w:ins>
          </w:p>
        </w:tc>
        <w:tc>
          <w:tcPr>
            <w:tcW w:w="8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913" w:author="Vo Cuong" w:date="2020-04-04T01:48:00Z">
              <w:tcPr>
                <w:tcW w:w="81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6269A1" w:rsidRDefault="006269A1" w:rsidP="00823C87">
            <w:pPr>
              <w:spacing w:line="360" w:lineRule="auto"/>
              <w:jc w:val="both"/>
              <w:rPr>
                <w:ins w:id="3914" w:author="Vo Cuong" w:date="2020-03-23T21:47:00Z"/>
                <w:rFonts w:ascii="Times New Roman" w:hAnsi="Times New Roman" w:cs="Times New Roman"/>
                <w:sz w:val="24"/>
                <w:szCs w:val="24"/>
              </w:rPr>
            </w:pPr>
            <w:ins w:id="3915" w:author="Vo Cuong" w:date="2020-03-23T21:49:00Z">
              <w:r>
                <w:rPr>
                  <w:rFonts w:ascii="Times New Roman" w:hAnsi="Times New Roman" w:cs="Times New Roman"/>
                  <w:sz w:val="24"/>
                  <w:szCs w:val="24"/>
                </w:rPr>
                <w:t>N</w:t>
              </w:r>
            </w:ins>
          </w:p>
        </w:tc>
        <w:tc>
          <w:tcPr>
            <w:tcW w:w="96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916" w:author="Vo Cuong" w:date="2020-04-04T01:48:00Z">
              <w:tcPr>
                <w:tcW w:w="96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6269A1" w:rsidRDefault="006269A1" w:rsidP="00823C87">
            <w:pPr>
              <w:spacing w:line="360" w:lineRule="auto"/>
              <w:jc w:val="both"/>
              <w:rPr>
                <w:ins w:id="3917" w:author="Vo Cuong" w:date="2020-03-23T21:47:00Z"/>
                <w:rFonts w:ascii="Times New Roman" w:hAnsi="Times New Roman" w:cs="Times New Roman"/>
                <w:sz w:val="24"/>
                <w:szCs w:val="24"/>
              </w:rPr>
            </w:pPr>
            <w:ins w:id="3918" w:author="Vo Cuong" w:date="2020-03-23T21:49:00Z">
              <w:r>
                <w:rPr>
                  <w:rFonts w:ascii="Times New Roman" w:hAnsi="Times New Roman" w:cs="Times New Roman"/>
                  <w:sz w:val="24"/>
                  <w:szCs w:val="24"/>
                </w:rPr>
                <w:t>N</w:t>
              </w:r>
            </w:ins>
          </w:p>
        </w:tc>
        <w:tc>
          <w:tcPr>
            <w:tcW w:w="194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919" w:author="Vo Cuong" w:date="2020-04-04T01:48:00Z">
              <w:tcPr>
                <w:tcW w:w="194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6269A1" w:rsidRDefault="006269A1" w:rsidP="00823C87">
            <w:pPr>
              <w:spacing w:line="360" w:lineRule="auto"/>
              <w:jc w:val="both"/>
              <w:rPr>
                <w:ins w:id="3920" w:author="Vo Cuong" w:date="2020-03-23T21:47:00Z"/>
                <w:rFonts w:ascii="Times New Roman" w:hAnsi="Times New Roman" w:cs="Times New Roman"/>
                <w:sz w:val="24"/>
                <w:szCs w:val="24"/>
              </w:rPr>
            </w:pPr>
            <w:ins w:id="3921" w:author="Vo Cuong" w:date="2020-03-23T21:49:00Z">
              <w:r>
                <w:rPr>
                  <w:rFonts w:ascii="Times New Roman" w:hAnsi="Times New Roman" w:cs="Times New Roman"/>
                  <w:sz w:val="24"/>
                  <w:szCs w:val="24"/>
                </w:rPr>
                <w:t>N</w:t>
              </w:r>
            </w:ins>
          </w:p>
        </w:tc>
        <w:tc>
          <w:tcPr>
            <w:tcW w:w="11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922" w:author="Vo Cuong" w:date="2020-04-04T01:48:00Z">
              <w:tcPr>
                <w:tcW w:w="108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6269A1" w:rsidRDefault="006269A1" w:rsidP="00823C87">
            <w:pPr>
              <w:spacing w:line="360" w:lineRule="auto"/>
              <w:jc w:val="both"/>
              <w:rPr>
                <w:ins w:id="3923" w:author="Vo Cuong" w:date="2020-03-23T21:47:00Z"/>
                <w:rFonts w:ascii="Times New Roman" w:hAnsi="Times New Roman" w:cs="Times New Roman"/>
                <w:sz w:val="24"/>
                <w:szCs w:val="24"/>
              </w:rPr>
            </w:pPr>
          </w:p>
        </w:tc>
        <w:tc>
          <w:tcPr>
            <w:tcW w:w="145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924" w:author="Vo Cuong" w:date="2020-04-04T01:48:00Z">
              <w:tcPr>
                <w:tcW w:w="1564"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6269A1" w:rsidRDefault="006269A1" w:rsidP="00823C87">
            <w:pPr>
              <w:spacing w:line="360" w:lineRule="auto"/>
              <w:jc w:val="both"/>
              <w:rPr>
                <w:ins w:id="3925" w:author="Vo Cuong" w:date="2020-03-23T21:47:00Z"/>
                <w:rFonts w:ascii="Times New Roman" w:hAnsi="Times New Roman" w:cs="Times New Roman"/>
                <w:sz w:val="24"/>
                <w:szCs w:val="24"/>
              </w:rPr>
            </w:pPr>
            <w:ins w:id="3926" w:author="Vo Cuong" w:date="2020-03-23T21:49:00Z">
              <w:r>
                <w:rPr>
                  <w:rFonts w:ascii="Times New Roman" w:hAnsi="Times New Roman" w:cs="Times New Roman"/>
                  <w:sz w:val="24"/>
                  <w:szCs w:val="24"/>
                </w:rPr>
                <w:t>Ngày tạo loại nhiệm vụ này</w:t>
              </w:r>
            </w:ins>
          </w:p>
        </w:tc>
      </w:tr>
      <w:tr w:rsidR="00465484" w:rsidTr="00465484">
        <w:trPr>
          <w:ins w:id="3927" w:author="Vo Cuong" w:date="2020-03-23T21:47:00Z"/>
        </w:trPr>
        <w:tc>
          <w:tcPr>
            <w:tcW w:w="67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928" w:author="Vo Cuong" w:date="2020-04-04T01:48:00Z">
              <w:tcPr>
                <w:tcW w:w="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6269A1" w:rsidRDefault="006269A1" w:rsidP="00823C87">
            <w:pPr>
              <w:spacing w:line="360" w:lineRule="auto"/>
              <w:jc w:val="both"/>
              <w:rPr>
                <w:ins w:id="3929" w:author="Vo Cuong" w:date="2020-03-23T21:47:00Z"/>
                <w:rFonts w:ascii="Times New Roman" w:hAnsi="Times New Roman" w:cs="Times New Roman"/>
                <w:sz w:val="24"/>
                <w:szCs w:val="24"/>
              </w:rPr>
            </w:pPr>
            <w:ins w:id="3930" w:author="Vo Cuong" w:date="2020-03-23T21:47:00Z">
              <w:r>
                <w:rPr>
                  <w:rFonts w:ascii="Times New Roman" w:hAnsi="Times New Roman" w:cs="Times New Roman"/>
                  <w:sz w:val="24"/>
                  <w:szCs w:val="24"/>
                </w:rPr>
                <w:t>5</w:t>
              </w:r>
            </w:ins>
          </w:p>
        </w:tc>
        <w:tc>
          <w:tcPr>
            <w:tcW w:w="150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931" w:author="Vo Cuong" w:date="2020-04-04T01:48:00Z">
              <w:tcPr>
                <w:tcW w:w="150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6269A1" w:rsidRDefault="006269A1" w:rsidP="002B2E6B">
            <w:pPr>
              <w:spacing w:line="360" w:lineRule="auto"/>
              <w:rPr>
                <w:ins w:id="3932" w:author="Vo Cuong" w:date="2020-03-23T21:47:00Z"/>
                <w:rFonts w:ascii="Times New Roman" w:hAnsi="Times New Roman" w:cs="Times New Roman"/>
                <w:sz w:val="24"/>
                <w:szCs w:val="24"/>
              </w:rPr>
            </w:pPr>
            <w:ins w:id="3933" w:author="Vo Cuong" w:date="2020-03-23T21:47:00Z">
              <w:r>
                <w:rPr>
                  <w:rFonts w:ascii="Times New Roman" w:hAnsi="Times New Roman" w:cs="Times New Roman"/>
                  <w:sz w:val="24"/>
                  <w:szCs w:val="24"/>
                </w:rPr>
                <w:t>Id_</w:t>
              </w:r>
            </w:ins>
            <w:ins w:id="3934" w:author="Vo Cuong" w:date="2020-03-23T21:57:00Z">
              <w:r>
                <w:rPr>
                  <w:rFonts w:ascii="Times New Roman" w:hAnsi="Times New Roman" w:cs="Times New Roman"/>
                  <w:sz w:val="24"/>
                  <w:szCs w:val="24"/>
                </w:rPr>
                <w:t>E</w:t>
              </w:r>
            </w:ins>
            <w:ins w:id="3935" w:author="Vo Cuong" w:date="2020-03-23T21:47:00Z">
              <w:r>
                <w:rPr>
                  <w:rFonts w:ascii="Times New Roman" w:hAnsi="Times New Roman" w:cs="Times New Roman"/>
                  <w:sz w:val="24"/>
                  <w:szCs w:val="24"/>
                </w:rPr>
                <w:t>mployee</w:t>
              </w:r>
            </w:ins>
          </w:p>
        </w:tc>
        <w:tc>
          <w:tcPr>
            <w:tcW w:w="16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936" w:author="Vo Cuong" w:date="2020-04-04T01:48:00Z">
              <w:tcPr>
                <w:tcW w:w="16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6269A1" w:rsidRDefault="006269A1" w:rsidP="00823C87">
            <w:pPr>
              <w:spacing w:line="360" w:lineRule="auto"/>
              <w:jc w:val="both"/>
              <w:rPr>
                <w:ins w:id="3937" w:author="Vo Cuong" w:date="2020-03-23T21:47:00Z"/>
                <w:rFonts w:ascii="Times New Roman" w:hAnsi="Times New Roman" w:cs="Times New Roman"/>
                <w:sz w:val="24"/>
                <w:szCs w:val="24"/>
              </w:rPr>
            </w:pPr>
            <w:ins w:id="3938" w:author="Vo Cuong" w:date="2020-03-23T21:50:00Z">
              <w:r>
                <w:rPr>
                  <w:rFonts w:ascii="Times New Roman" w:hAnsi="Times New Roman" w:cs="Times New Roman"/>
                  <w:sz w:val="24"/>
                  <w:szCs w:val="24"/>
                </w:rPr>
                <w:t>Int</w:t>
              </w:r>
            </w:ins>
          </w:p>
        </w:tc>
        <w:tc>
          <w:tcPr>
            <w:tcW w:w="8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939" w:author="Vo Cuong" w:date="2020-04-04T01:48:00Z">
              <w:tcPr>
                <w:tcW w:w="81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6269A1" w:rsidRDefault="006269A1" w:rsidP="00823C87">
            <w:pPr>
              <w:spacing w:line="360" w:lineRule="auto"/>
              <w:jc w:val="both"/>
              <w:rPr>
                <w:ins w:id="3940" w:author="Vo Cuong" w:date="2020-03-23T21:47:00Z"/>
                <w:rFonts w:ascii="Times New Roman" w:hAnsi="Times New Roman" w:cs="Times New Roman"/>
                <w:sz w:val="24"/>
                <w:szCs w:val="24"/>
              </w:rPr>
            </w:pPr>
            <w:ins w:id="3941" w:author="Vo Cuong" w:date="2020-03-23T21:50:00Z">
              <w:r>
                <w:rPr>
                  <w:rFonts w:ascii="Times New Roman" w:hAnsi="Times New Roman" w:cs="Times New Roman"/>
                  <w:sz w:val="24"/>
                  <w:szCs w:val="24"/>
                </w:rPr>
                <w:t>N</w:t>
              </w:r>
            </w:ins>
          </w:p>
        </w:tc>
        <w:tc>
          <w:tcPr>
            <w:tcW w:w="96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942" w:author="Vo Cuong" w:date="2020-04-04T01:48:00Z">
              <w:tcPr>
                <w:tcW w:w="96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6269A1" w:rsidRDefault="006269A1" w:rsidP="00823C87">
            <w:pPr>
              <w:spacing w:line="360" w:lineRule="auto"/>
              <w:jc w:val="both"/>
              <w:rPr>
                <w:ins w:id="3943" w:author="Vo Cuong" w:date="2020-03-23T21:47:00Z"/>
                <w:rFonts w:ascii="Times New Roman" w:hAnsi="Times New Roman" w:cs="Times New Roman"/>
                <w:sz w:val="24"/>
                <w:szCs w:val="24"/>
              </w:rPr>
            </w:pPr>
            <w:ins w:id="3944" w:author="Vo Cuong" w:date="2020-03-23T21:50:00Z">
              <w:r>
                <w:rPr>
                  <w:rFonts w:ascii="Times New Roman" w:hAnsi="Times New Roman" w:cs="Times New Roman"/>
                  <w:sz w:val="24"/>
                  <w:szCs w:val="24"/>
                </w:rPr>
                <w:t>N</w:t>
              </w:r>
            </w:ins>
          </w:p>
        </w:tc>
        <w:tc>
          <w:tcPr>
            <w:tcW w:w="194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945" w:author="Vo Cuong" w:date="2020-04-04T01:48:00Z">
              <w:tcPr>
                <w:tcW w:w="194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6269A1" w:rsidRDefault="006269A1" w:rsidP="00823C87">
            <w:pPr>
              <w:spacing w:line="360" w:lineRule="auto"/>
              <w:jc w:val="both"/>
              <w:rPr>
                <w:ins w:id="3946" w:author="Vo Cuong" w:date="2020-03-23T21:47:00Z"/>
                <w:rFonts w:ascii="Times New Roman" w:hAnsi="Times New Roman" w:cs="Times New Roman"/>
                <w:sz w:val="24"/>
                <w:szCs w:val="24"/>
              </w:rPr>
            </w:pPr>
            <w:ins w:id="3947" w:author="Vo Cuong" w:date="2020-03-23T21:50:00Z">
              <w:r>
                <w:rPr>
                  <w:rFonts w:ascii="Times New Roman" w:hAnsi="Times New Roman" w:cs="Times New Roman"/>
                  <w:sz w:val="24"/>
                  <w:szCs w:val="24"/>
                </w:rPr>
                <w:t>Y</w:t>
              </w:r>
            </w:ins>
          </w:p>
        </w:tc>
        <w:tc>
          <w:tcPr>
            <w:tcW w:w="11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948" w:author="Vo Cuong" w:date="2020-04-04T01:48:00Z">
              <w:tcPr>
                <w:tcW w:w="108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6269A1" w:rsidRDefault="006269A1" w:rsidP="00823C87">
            <w:pPr>
              <w:spacing w:line="360" w:lineRule="auto"/>
              <w:jc w:val="both"/>
              <w:rPr>
                <w:ins w:id="3949" w:author="Vo Cuong" w:date="2020-03-23T21:47:00Z"/>
                <w:rFonts w:ascii="Times New Roman" w:hAnsi="Times New Roman" w:cs="Times New Roman"/>
                <w:sz w:val="24"/>
                <w:szCs w:val="24"/>
              </w:rPr>
            </w:pPr>
          </w:p>
        </w:tc>
        <w:tc>
          <w:tcPr>
            <w:tcW w:w="145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950" w:author="Vo Cuong" w:date="2020-04-04T01:48:00Z">
              <w:tcPr>
                <w:tcW w:w="1564"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6269A1" w:rsidRDefault="006269A1" w:rsidP="00823C87">
            <w:pPr>
              <w:spacing w:line="360" w:lineRule="auto"/>
              <w:jc w:val="both"/>
              <w:rPr>
                <w:ins w:id="3951" w:author="Vo Cuong" w:date="2020-03-23T21:47:00Z"/>
                <w:rFonts w:ascii="Times New Roman" w:hAnsi="Times New Roman" w:cs="Times New Roman"/>
                <w:sz w:val="24"/>
                <w:szCs w:val="24"/>
              </w:rPr>
            </w:pPr>
            <w:ins w:id="3952" w:author="Vo Cuong" w:date="2020-03-23T21:50:00Z">
              <w:r>
                <w:rPr>
                  <w:rFonts w:ascii="Times New Roman" w:hAnsi="Times New Roman" w:cs="Times New Roman"/>
                  <w:sz w:val="24"/>
                  <w:szCs w:val="24"/>
                </w:rPr>
                <w:t>Nhân viên tạo loại nhiệm vụ này</w:t>
              </w:r>
            </w:ins>
          </w:p>
        </w:tc>
      </w:tr>
    </w:tbl>
    <w:p w:rsidR="00ED4BE2" w:rsidRPr="00ED4BE2" w:rsidRDefault="00ED4BE2" w:rsidP="00823C87">
      <w:pPr>
        <w:pStyle w:val="ListParagraph"/>
        <w:spacing w:after="200" w:line="360" w:lineRule="auto"/>
        <w:ind w:left="1800"/>
        <w:jc w:val="both"/>
        <w:rPr>
          <w:rFonts w:ascii="Times New Roman" w:hAnsi="Times New Roman" w:cs="Times New Roman"/>
          <w:sz w:val="24"/>
          <w:szCs w:val="24"/>
        </w:rPr>
      </w:pPr>
    </w:p>
    <w:p w:rsidR="004D3346" w:rsidRPr="00ED4BE2" w:rsidRDefault="00ED4BE2">
      <w:pPr>
        <w:pStyle w:val="ListParagraph"/>
        <w:numPr>
          <w:ilvl w:val="0"/>
          <w:numId w:val="39"/>
        </w:numPr>
        <w:spacing w:after="200" w:line="360" w:lineRule="auto"/>
        <w:jc w:val="both"/>
        <w:rPr>
          <w:rFonts w:ascii="Times New Roman" w:hAnsi="Times New Roman" w:cs="Times New Roman"/>
          <w:sz w:val="24"/>
          <w:szCs w:val="24"/>
        </w:rPr>
        <w:pPrChange w:id="3953" w:author="Vo Cuong" w:date="2020-03-23T16:14:00Z">
          <w:pPr>
            <w:pStyle w:val="ListParagraph"/>
            <w:numPr>
              <w:numId w:val="42"/>
            </w:numPr>
            <w:spacing w:after="200" w:line="360" w:lineRule="auto"/>
            <w:ind w:left="1080" w:hanging="720"/>
            <w:jc w:val="both"/>
          </w:pPr>
        </w:pPrChange>
      </w:pPr>
      <w:r w:rsidRPr="00ED4BE2">
        <w:rPr>
          <w:rFonts w:ascii="Times New Roman" w:hAnsi="Times New Roman" w:cs="Times New Roman"/>
          <w:sz w:val="24"/>
          <w:szCs w:val="24"/>
        </w:rPr>
        <w:t>Các ràng buộc</w:t>
      </w:r>
    </w:p>
    <w:tbl>
      <w:tblPr>
        <w:tblW w:w="10260" w:type="dxa"/>
        <w:tblInd w:w="-61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Change w:id="3954" w:author="Vo Cuong" w:date="2020-03-23T22:00:00Z">
          <w:tblPr>
            <w:tblW w:w="10276" w:type="dxa"/>
            <w:tblInd w:w="-7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PrChange>
      </w:tblPr>
      <w:tblGrid>
        <w:gridCol w:w="805"/>
        <w:gridCol w:w="3459"/>
        <w:gridCol w:w="3329"/>
        <w:gridCol w:w="2667"/>
        <w:tblGridChange w:id="3955">
          <w:tblGrid>
            <w:gridCol w:w="901"/>
            <w:gridCol w:w="3459"/>
            <w:gridCol w:w="3329"/>
            <w:gridCol w:w="2587"/>
          </w:tblGrid>
        </w:tblGridChange>
      </w:tblGrid>
      <w:tr w:rsidR="004D3346" w:rsidTr="00A657E7">
        <w:trPr>
          <w:trHeight w:val="783"/>
          <w:trPrChange w:id="3956" w:author="Vo Cuong" w:date="2020-03-23T22:00:00Z">
            <w:trPr>
              <w:trHeight w:val="783"/>
            </w:trPr>
          </w:trPrChange>
        </w:trPr>
        <w:tc>
          <w:tcPr>
            <w:tcW w:w="80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957" w:author="Vo Cuong" w:date="2020-03-23T22:00:00Z">
              <w:tcPr>
                <w:tcW w:w="90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D3346" w:rsidRDefault="004D3346" w:rsidP="00823C87">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STT</w:t>
            </w:r>
          </w:p>
        </w:tc>
        <w:tc>
          <w:tcPr>
            <w:tcW w:w="34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958" w:author="Vo Cuong" w:date="2020-03-23T22:00:00Z">
              <w:tcPr>
                <w:tcW w:w="34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D3346" w:rsidRDefault="004D3346" w:rsidP="00823C87">
            <w:pPr>
              <w:spacing w:line="360" w:lineRule="auto"/>
              <w:jc w:val="both"/>
              <w:rPr>
                <w:rFonts w:ascii="Times New Roman" w:hAnsi="Times New Roman" w:cs="Times New Roman"/>
                <w:b/>
                <w:sz w:val="24"/>
                <w:szCs w:val="24"/>
              </w:rPr>
            </w:pPr>
            <w:r>
              <w:rPr>
                <w:rFonts w:ascii="Times New Roman" w:hAnsi="Times New Roman" w:cs="Times New Roman"/>
                <w:b/>
                <w:sz w:val="24"/>
                <w:szCs w:val="24"/>
              </w:rPr>
              <w:t>Tên constraint</w:t>
            </w:r>
          </w:p>
        </w:tc>
        <w:tc>
          <w:tcPr>
            <w:tcW w:w="33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959" w:author="Vo Cuong" w:date="2020-03-23T22:00:00Z">
              <w:tcPr>
                <w:tcW w:w="33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D3346" w:rsidRDefault="004D3346" w:rsidP="00823C87">
            <w:pPr>
              <w:spacing w:line="360" w:lineRule="auto"/>
              <w:jc w:val="both"/>
              <w:rPr>
                <w:rFonts w:ascii="Times New Roman" w:hAnsi="Times New Roman" w:cs="Times New Roman"/>
                <w:b/>
                <w:sz w:val="24"/>
                <w:szCs w:val="24"/>
              </w:rPr>
            </w:pPr>
            <w:r>
              <w:rPr>
                <w:rFonts w:ascii="Times New Roman" w:hAnsi="Times New Roman" w:cs="Times New Roman"/>
                <w:b/>
                <w:sz w:val="24"/>
                <w:szCs w:val="24"/>
              </w:rPr>
              <w:t>Loại</w:t>
            </w:r>
          </w:p>
        </w:tc>
        <w:tc>
          <w:tcPr>
            <w:tcW w:w="266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960" w:author="Vo Cuong" w:date="2020-03-23T22:00:00Z">
              <w:tcPr>
                <w:tcW w:w="258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D3346" w:rsidRDefault="004D3346" w:rsidP="00823C87">
            <w:pPr>
              <w:spacing w:line="360" w:lineRule="auto"/>
              <w:jc w:val="both"/>
              <w:rPr>
                <w:rFonts w:ascii="Times New Roman" w:hAnsi="Times New Roman" w:cs="Times New Roman"/>
                <w:b/>
                <w:sz w:val="24"/>
                <w:szCs w:val="24"/>
              </w:rPr>
            </w:pPr>
            <w:r>
              <w:rPr>
                <w:rFonts w:ascii="Times New Roman" w:hAnsi="Times New Roman" w:cs="Times New Roman"/>
                <w:b/>
                <w:sz w:val="24"/>
                <w:szCs w:val="24"/>
              </w:rPr>
              <w:t>Các trường liên quan</w:t>
            </w:r>
          </w:p>
        </w:tc>
      </w:tr>
      <w:tr w:rsidR="004D3346" w:rsidTr="00A657E7">
        <w:trPr>
          <w:trHeight w:val="109"/>
          <w:trPrChange w:id="3961" w:author="Vo Cuong" w:date="2020-03-23T22:00:00Z">
            <w:trPr>
              <w:trHeight w:val="109"/>
            </w:trPr>
          </w:trPrChange>
        </w:trPr>
        <w:tc>
          <w:tcPr>
            <w:tcW w:w="80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962" w:author="Vo Cuong" w:date="2020-03-23T22:00:00Z">
              <w:tcPr>
                <w:tcW w:w="90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D3346" w:rsidRDefault="004D3346"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34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963" w:author="Vo Cuong" w:date="2020-03-23T22:00:00Z">
              <w:tcPr>
                <w:tcW w:w="34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D3346" w:rsidRDefault="004D3346"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ID_TYPE</w:t>
            </w:r>
          </w:p>
        </w:tc>
        <w:tc>
          <w:tcPr>
            <w:tcW w:w="33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964" w:author="Vo Cuong" w:date="2020-03-23T22:00:00Z">
              <w:tcPr>
                <w:tcW w:w="33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D3346" w:rsidRDefault="004D3346"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Primary Key</w:t>
            </w:r>
          </w:p>
        </w:tc>
        <w:tc>
          <w:tcPr>
            <w:tcW w:w="266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965" w:author="Vo Cuong" w:date="2020-03-23T22:00:00Z">
              <w:tcPr>
                <w:tcW w:w="258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D3346" w:rsidRDefault="004D3346"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Id_Type</w:t>
            </w:r>
          </w:p>
        </w:tc>
      </w:tr>
      <w:tr w:rsidR="00CD3C52" w:rsidTr="00A657E7">
        <w:trPr>
          <w:trHeight w:val="109"/>
          <w:ins w:id="3966" w:author="Vo Cuong" w:date="2020-03-23T21:57:00Z"/>
          <w:trPrChange w:id="3967" w:author="Vo Cuong" w:date="2020-03-23T22:00:00Z">
            <w:trPr>
              <w:trHeight w:val="109"/>
            </w:trPr>
          </w:trPrChange>
        </w:trPr>
        <w:tc>
          <w:tcPr>
            <w:tcW w:w="80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968" w:author="Vo Cuong" w:date="2020-03-23T22:00:00Z">
              <w:tcPr>
                <w:tcW w:w="90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CD3C52" w:rsidRDefault="00CD3C52" w:rsidP="00823C87">
            <w:pPr>
              <w:spacing w:line="360" w:lineRule="auto"/>
              <w:jc w:val="both"/>
              <w:rPr>
                <w:ins w:id="3969" w:author="Vo Cuong" w:date="2020-03-23T21:57:00Z"/>
                <w:rFonts w:ascii="Times New Roman" w:hAnsi="Times New Roman" w:cs="Times New Roman"/>
                <w:sz w:val="24"/>
                <w:szCs w:val="24"/>
              </w:rPr>
            </w:pPr>
            <w:ins w:id="3970" w:author="Vo Cuong" w:date="2020-03-23T21:57:00Z">
              <w:r>
                <w:rPr>
                  <w:rFonts w:ascii="Times New Roman" w:hAnsi="Times New Roman" w:cs="Times New Roman"/>
                  <w:sz w:val="24"/>
                  <w:szCs w:val="24"/>
                </w:rPr>
                <w:t>2</w:t>
              </w:r>
            </w:ins>
          </w:p>
        </w:tc>
        <w:tc>
          <w:tcPr>
            <w:tcW w:w="34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971" w:author="Vo Cuong" w:date="2020-03-23T22:00:00Z">
              <w:tcPr>
                <w:tcW w:w="34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CD3C52" w:rsidRDefault="00CD3C52" w:rsidP="00823C87">
            <w:pPr>
              <w:spacing w:line="360" w:lineRule="auto"/>
              <w:jc w:val="both"/>
              <w:rPr>
                <w:ins w:id="3972" w:author="Vo Cuong" w:date="2020-03-23T21:57:00Z"/>
                <w:rFonts w:ascii="Times New Roman" w:hAnsi="Times New Roman" w:cs="Times New Roman"/>
                <w:sz w:val="24"/>
                <w:szCs w:val="24"/>
              </w:rPr>
            </w:pPr>
            <w:ins w:id="3973" w:author="Vo Cuong" w:date="2020-03-23T21:57:00Z">
              <w:r>
                <w:rPr>
                  <w:rFonts w:ascii="Times New Roman" w:hAnsi="Times New Roman" w:cs="Times New Roman"/>
                  <w:sz w:val="24"/>
                  <w:szCs w:val="24"/>
                </w:rPr>
                <w:t>ID_EMPLOYEE</w:t>
              </w:r>
            </w:ins>
          </w:p>
        </w:tc>
        <w:tc>
          <w:tcPr>
            <w:tcW w:w="33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974" w:author="Vo Cuong" w:date="2020-03-23T22:00:00Z">
              <w:tcPr>
                <w:tcW w:w="33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CD3C52" w:rsidRDefault="00CD3C52" w:rsidP="00823C87">
            <w:pPr>
              <w:spacing w:line="360" w:lineRule="auto"/>
              <w:jc w:val="both"/>
              <w:rPr>
                <w:ins w:id="3975" w:author="Vo Cuong" w:date="2020-03-23T21:57:00Z"/>
                <w:rFonts w:ascii="Times New Roman" w:hAnsi="Times New Roman" w:cs="Times New Roman"/>
                <w:sz w:val="24"/>
                <w:szCs w:val="24"/>
              </w:rPr>
            </w:pPr>
            <w:ins w:id="3976" w:author="Vo Cuong" w:date="2020-03-23T21:57:00Z">
              <w:r>
                <w:rPr>
                  <w:rFonts w:ascii="Times New Roman" w:hAnsi="Times New Roman" w:cs="Times New Roman"/>
                  <w:sz w:val="24"/>
                  <w:szCs w:val="24"/>
                </w:rPr>
                <w:t>Foreign Key</w:t>
              </w:r>
            </w:ins>
          </w:p>
        </w:tc>
        <w:tc>
          <w:tcPr>
            <w:tcW w:w="266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977" w:author="Vo Cuong" w:date="2020-03-23T22:00:00Z">
              <w:tcPr>
                <w:tcW w:w="258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CD3C52" w:rsidRDefault="00CD3C52" w:rsidP="00823C87">
            <w:pPr>
              <w:spacing w:line="360" w:lineRule="auto"/>
              <w:jc w:val="both"/>
              <w:rPr>
                <w:ins w:id="3978" w:author="Vo Cuong" w:date="2020-03-23T21:57:00Z"/>
                <w:rFonts w:ascii="Times New Roman" w:hAnsi="Times New Roman" w:cs="Times New Roman"/>
                <w:sz w:val="24"/>
                <w:szCs w:val="24"/>
              </w:rPr>
            </w:pPr>
            <w:ins w:id="3979" w:author="Vo Cuong" w:date="2020-03-23T21:57:00Z">
              <w:r>
                <w:rPr>
                  <w:rFonts w:ascii="Times New Roman" w:hAnsi="Times New Roman" w:cs="Times New Roman"/>
                  <w:sz w:val="24"/>
                  <w:szCs w:val="24"/>
                </w:rPr>
                <w:t>Id_Employee</w:t>
              </w:r>
            </w:ins>
          </w:p>
        </w:tc>
      </w:tr>
    </w:tbl>
    <w:p w:rsidR="006248F5" w:rsidRDefault="006248F5" w:rsidP="00823C87">
      <w:pPr>
        <w:spacing w:line="360" w:lineRule="auto"/>
        <w:jc w:val="both"/>
        <w:rPr>
          <w:rFonts w:ascii="Times New Roman" w:hAnsi="Times New Roman" w:cs="Times New Roman"/>
          <w:sz w:val="24"/>
          <w:szCs w:val="24"/>
        </w:rPr>
      </w:pPr>
    </w:p>
    <w:p w:rsidR="006248F5" w:rsidRPr="00647F94" w:rsidRDefault="006248F5">
      <w:pPr>
        <w:pStyle w:val="Heading3"/>
        <w:pPrChange w:id="3980" w:author="Vo Cuong" w:date="2020-03-24T13:13:00Z">
          <w:pPr>
            <w:pStyle w:val="ListParagraph"/>
            <w:numPr>
              <w:numId w:val="41"/>
            </w:numPr>
            <w:spacing w:after="200" w:line="360" w:lineRule="auto"/>
            <w:ind w:left="1080" w:hanging="720"/>
            <w:jc w:val="both"/>
            <w:outlineLvl w:val="1"/>
          </w:pPr>
        </w:pPrChange>
      </w:pPr>
      <w:bookmarkStart w:id="3981" w:name="_Toc36669306"/>
      <w:r w:rsidRPr="00647F94">
        <w:t>Bảng Type_Process</w:t>
      </w:r>
      <w:bookmarkEnd w:id="3981"/>
    </w:p>
    <w:p w:rsidR="00ED4BE2" w:rsidRDefault="00ED4BE2">
      <w:pPr>
        <w:pStyle w:val="ListParagraph"/>
        <w:numPr>
          <w:ilvl w:val="1"/>
          <w:numId w:val="38"/>
        </w:numPr>
        <w:spacing w:after="200" w:line="360" w:lineRule="auto"/>
        <w:jc w:val="both"/>
        <w:rPr>
          <w:rFonts w:ascii="Times New Roman" w:hAnsi="Times New Roman" w:cs="Times New Roman"/>
          <w:sz w:val="24"/>
          <w:szCs w:val="24"/>
        </w:rPr>
        <w:pPrChange w:id="3982" w:author="Vo Cuong" w:date="2020-03-23T16:14:00Z">
          <w:pPr>
            <w:pStyle w:val="ListParagraph"/>
            <w:numPr>
              <w:ilvl w:val="1"/>
              <w:numId w:val="41"/>
            </w:numPr>
            <w:spacing w:after="200" w:line="360" w:lineRule="auto"/>
            <w:ind w:left="1637" w:hanging="360"/>
            <w:jc w:val="both"/>
          </w:pPr>
        </w:pPrChange>
      </w:pPr>
      <w:r w:rsidRPr="00ED4BE2">
        <w:rPr>
          <w:rFonts w:ascii="Times New Roman" w:hAnsi="Times New Roman" w:cs="Times New Roman"/>
          <w:sz w:val="24"/>
          <w:szCs w:val="24"/>
        </w:rPr>
        <w:t>Bản</w:t>
      </w:r>
      <w:r>
        <w:rPr>
          <w:rFonts w:ascii="Times New Roman" w:hAnsi="Times New Roman" w:cs="Times New Roman"/>
          <w:sz w:val="24"/>
          <w:szCs w:val="24"/>
        </w:rPr>
        <w:t>g</w:t>
      </w:r>
    </w:p>
    <w:tbl>
      <w:tblPr>
        <w:tblpPr w:leftFromText="180" w:rightFromText="180" w:vertAnchor="text" w:horzAnchor="margin" w:tblpXSpec="center" w:tblpY="-110"/>
        <w:tblOverlap w:val="never"/>
        <w:tblW w:w="9623"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4A0" w:firstRow="1" w:lastRow="0" w:firstColumn="1" w:lastColumn="0" w:noHBand="0" w:noVBand="1"/>
        <w:tblPrChange w:id="3983" w:author="Vo Cuong" w:date="2020-04-04T01:45:00Z">
          <w:tblPr>
            <w:tblpPr w:leftFromText="180" w:rightFromText="180" w:vertAnchor="text" w:horzAnchor="margin" w:tblpXSpec="center" w:tblpY="-110"/>
            <w:tblOverlap w:val="never"/>
            <w:tblW w:w="1018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4A0" w:firstRow="1" w:lastRow="0" w:firstColumn="1" w:lastColumn="0" w:noHBand="0" w:noVBand="1"/>
          </w:tblPr>
        </w:tblPrChange>
      </w:tblPr>
      <w:tblGrid>
        <w:gridCol w:w="1261"/>
        <w:gridCol w:w="1554"/>
        <w:gridCol w:w="1128"/>
        <w:gridCol w:w="840"/>
        <w:gridCol w:w="992"/>
        <w:gridCol w:w="1328"/>
        <w:gridCol w:w="1465"/>
        <w:gridCol w:w="1055"/>
        <w:tblGridChange w:id="3984">
          <w:tblGrid>
            <w:gridCol w:w="1261"/>
            <w:gridCol w:w="1554"/>
            <w:gridCol w:w="1128"/>
            <w:gridCol w:w="840"/>
            <w:gridCol w:w="992"/>
            <w:gridCol w:w="1328"/>
            <w:gridCol w:w="1465"/>
            <w:gridCol w:w="1055"/>
          </w:tblGrid>
        </w:tblGridChange>
      </w:tblGrid>
      <w:tr w:rsidR="00465484" w:rsidTr="00465484">
        <w:trPr>
          <w:trHeight w:val="1181"/>
          <w:tblHeader/>
          <w:trPrChange w:id="3985" w:author="Vo Cuong" w:date="2020-04-04T01:45:00Z">
            <w:trPr>
              <w:trHeight w:val="1181"/>
              <w:tblHeader/>
            </w:trPr>
          </w:trPrChange>
        </w:trPr>
        <w:tc>
          <w:tcPr>
            <w:tcW w:w="126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986" w:author="Vo Cuong" w:date="2020-04-04T01:45:00Z">
              <w:tcPr>
                <w:tcW w:w="126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65484" w:rsidRDefault="00465484" w:rsidP="00823C87">
            <w:pPr>
              <w:spacing w:line="360" w:lineRule="auto"/>
              <w:jc w:val="both"/>
              <w:rPr>
                <w:rFonts w:ascii="Times New Roman" w:hAnsi="Times New Roman" w:cs="Times New Roman"/>
                <w:b/>
                <w:sz w:val="24"/>
                <w:szCs w:val="24"/>
              </w:rPr>
            </w:pPr>
            <w:r>
              <w:rPr>
                <w:rFonts w:ascii="Times New Roman" w:hAnsi="Times New Roman" w:cs="Times New Roman"/>
                <w:b/>
                <w:sz w:val="24"/>
                <w:szCs w:val="24"/>
              </w:rPr>
              <w:t>STT</w:t>
            </w:r>
          </w:p>
        </w:tc>
        <w:tc>
          <w:tcPr>
            <w:tcW w:w="1554"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987" w:author="Vo Cuong" w:date="2020-04-04T01:45:00Z">
              <w:tcPr>
                <w:tcW w:w="1554"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65484" w:rsidRDefault="00465484" w:rsidP="00823C87">
            <w:pPr>
              <w:spacing w:line="360" w:lineRule="auto"/>
              <w:jc w:val="both"/>
              <w:rPr>
                <w:rFonts w:ascii="Times New Roman" w:hAnsi="Times New Roman" w:cs="Times New Roman"/>
                <w:b/>
                <w:sz w:val="24"/>
                <w:szCs w:val="24"/>
              </w:rPr>
            </w:pPr>
            <w:r>
              <w:rPr>
                <w:rFonts w:ascii="Times New Roman" w:hAnsi="Times New Roman" w:cs="Times New Roman"/>
                <w:b/>
                <w:sz w:val="24"/>
                <w:szCs w:val="24"/>
              </w:rPr>
              <w:t>Tên trường</w:t>
            </w:r>
          </w:p>
        </w:tc>
        <w:tc>
          <w:tcPr>
            <w:tcW w:w="112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988" w:author="Vo Cuong" w:date="2020-04-04T01:45:00Z">
              <w:tcPr>
                <w:tcW w:w="112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65484" w:rsidRDefault="00465484" w:rsidP="00823C87">
            <w:pPr>
              <w:spacing w:line="360" w:lineRule="auto"/>
              <w:jc w:val="both"/>
              <w:rPr>
                <w:rFonts w:ascii="Times New Roman" w:hAnsi="Times New Roman" w:cs="Times New Roman"/>
                <w:b/>
                <w:sz w:val="24"/>
                <w:szCs w:val="24"/>
              </w:rPr>
            </w:pPr>
            <w:r>
              <w:rPr>
                <w:rFonts w:ascii="Times New Roman" w:hAnsi="Times New Roman" w:cs="Times New Roman"/>
                <w:b/>
                <w:sz w:val="24"/>
                <w:szCs w:val="24"/>
              </w:rPr>
              <w:t>Kiểu dữ liệu</w:t>
            </w:r>
          </w:p>
        </w:tc>
        <w:tc>
          <w:tcPr>
            <w:tcW w:w="84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989" w:author="Vo Cuong" w:date="2020-04-04T01:45:00Z">
              <w:tcPr>
                <w:tcW w:w="84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65484" w:rsidRDefault="00465484" w:rsidP="00823C87">
            <w:pPr>
              <w:spacing w:line="360" w:lineRule="auto"/>
              <w:jc w:val="both"/>
              <w:rPr>
                <w:rFonts w:ascii="Times New Roman" w:hAnsi="Times New Roman" w:cs="Times New Roman"/>
                <w:b/>
                <w:sz w:val="24"/>
                <w:szCs w:val="24"/>
              </w:rPr>
            </w:pPr>
            <w:r>
              <w:rPr>
                <w:rFonts w:ascii="Times New Roman" w:hAnsi="Times New Roman" w:cs="Times New Roman"/>
                <w:b/>
                <w:sz w:val="24"/>
                <w:szCs w:val="24"/>
              </w:rPr>
              <w:t>Allow Null</w:t>
            </w:r>
          </w:p>
        </w:tc>
        <w:tc>
          <w:tcPr>
            <w:tcW w:w="9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990" w:author="Vo Cuong" w:date="2020-04-04T01:45:00Z">
              <w:tcPr>
                <w:tcW w:w="9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65484" w:rsidRDefault="00465484" w:rsidP="00823C87">
            <w:pPr>
              <w:spacing w:line="360" w:lineRule="auto"/>
              <w:jc w:val="both"/>
              <w:rPr>
                <w:rFonts w:ascii="Times New Roman" w:hAnsi="Times New Roman" w:cs="Times New Roman"/>
                <w:b/>
                <w:sz w:val="24"/>
                <w:szCs w:val="24"/>
              </w:rPr>
            </w:pPr>
            <w:r>
              <w:rPr>
                <w:rFonts w:ascii="Times New Roman" w:hAnsi="Times New Roman" w:cs="Times New Roman"/>
                <w:b/>
                <w:sz w:val="24"/>
                <w:szCs w:val="24"/>
              </w:rPr>
              <w:t>Unique</w:t>
            </w:r>
          </w:p>
        </w:tc>
        <w:tc>
          <w:tcPr>
            <w:tcW w:w="132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991" w:author="Vo Cuong" w:date="2020-04-04T01:45:00Z">
              <w:tcPr>
                <w:tcW w:w="132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65484" w:rsidRDefault="00465484" w:rsidP="00823C87">
            <w:pPr>
              <w:spacing w:line="360" w:lineRule="auto"/>
              <w:jc w:val="both"/>
              <w:rPr>
                <w:rFonts w:ascii="Times New Roman" w:hAnsi="Times New Roman" w:cs="Times New Roman"/>
                <w:b/>
                <w:sz w:val="24"/>
                <w:szCs w:val="24"/>
              </w:rPr>
            </w:pPr>
            <w:r>
              <w:rPr>
                <w:rFonts w:ascii="Times New Roman" w:hAnsi="Times New Roman" w:cs="Times New Roman"/>
                <w:b/>
                <w:sz w:val="24"/>
                <w:szCs w:val="24"/>
              </w:rPr>
              <w:t>Primary/Foreign Key</w:t>
            </w:r>
          </w:p>
        </w:tc>
        <w:tc>
          <w:tcPr>
            <w:tcW w:w="146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992" w:author="Vo Cuong" w:date="2020-04-04T01:45:00Z">
              <w:tcPr>
                <w:tcW w:w="146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65484" w:rsidRDefault="00465484" w:rsidP="00823C87">
            <w:pPr>
              <w:spacing w:line="360" w:lineRule="auto"/>
              <w:jc w:val="both"/>
              <w:rPr>
                <w:rFonts w:ascii="Times New Roman" w:hAnsi="Times New Roman" w:cs="Times New Roman"/>
                <w:b/>
                <w:sz w:val="24"/>
                <w:szCs w:val="24"/>
              </w:rPr>
            </w:pPr>
            <w:r>
              <w:rPr>
                <w:rFonts w:ascii="Times New Roman" w:hAnsi="Times New Roman" w:cs="Times New Roman"/>
                <w:b/>
                <w:sz w:val="24"/>
                <w:szCs w:val="24"/>
              </w:rPr>
              <w:t>Giá trị mặc định</w:t>
            </w:r>
          </w:p>
        </w:tc>
        <w:tc>
          <w:tcPr>
            <w:tcW w:w="105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993" w:author="Vo Cuong" w:date="2020-04-04T01:45:00Z">
              <w:tcPr>
                <w:tcW w:w="105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65484" w:rsidRDefault="00465484" w:rsidP="00823C87">
            <w:pPr>
              <w:spacing w:line="360" w:lineRule="auto"/>
              <w:jc w:val="both"/>
              <w:rPr>
                <w:rFonts w:ascii="Times New Roman" w:hAnsi="Times New Roman" w:cs="Times New Roman"/>
                <w:b/>
                <w:sz w:val="24"/>
                <w:szCs w:val="24"/>
              </w:rPr>
            </w:pPr>
            <w:r>
              <w:rPr>
                <w:rFonts w:ascii="Times New Roman" w:hAnsi="Times New Roman" w:cs="Times New Roman"/>
                <w:b/>
                <w:sz w:val="24"/>
                <w:szCs w:val="24"/>
              </w:rPr>
              <w:t>Mô tả</w:t>
            </w:r>
          </w:p>
        </w:tc>
      </w:tr>
      <w:tr w:rsidR="00465484" w:rsidTr="00465484">
        <w:trPr>
          <w:trHeight w:val="700"/>
          <w:trPrChange w:id="3994" w:author="Vo Cuong" w:date="2020-04-04T01:45:00Z">
            <w:trPr>
              <w:trHeight w:val="700"/>
            </w:trPr>
          </w:trPrChange>
        </w:trPr>
        <w:tc>
          <w:tcPr>
            <w:tcW w:w="126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995" w:author="Vo Cuong" w:date="2020-04-04T01:45:00Z">
              <w:tcPr>
                <w:tcW w:w="126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65484" w:rsidRDefault="00465484"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554"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996" w:author="Vo Cuong" w:date="2020-04-04T01:45:00Z">
              <w:tcPr>
                <w:tcW w:w="1554"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65484" w:rsidRDefault="00465484">
            <w:pPr>
              <w:spacing w:line="360" w:lineRule="auto"/>
              <w:rPr>
                <w:rFonts w:ascii="Times New Roman" w:hAnsi="Times New Roman" w:cs="Times New Roman"/>
                <w:sz w:val="24"/>
                <w:szCs w:val="24"/>
              </w:rPr>
              <w:pPrChange w:id="3997" w:author="Vo Cuong" w:date="2020-04-04T01:45:00Z">
                <w:pPr>
                  <w:framePr w:hSpace="180" w:wrap="around" w:vAnchor="text" w:hAnchor="margin" w:xAlign="center" w:y="-110"/>
                  <w:spacing w:line="360" w:lineRule="auto"/>
                  <w:suppressOverlap/>
                  <w:jc w:val="both"/>
                </w:pPr>
              </w:pPrChange>
            </w:pPr>
            <w:r>
              <w:rPr>
                <w:rFonts w:ascii="Times New Roman" w:hAnsi="Times New Roman" w:cs="Times New Roman"/>
                <w:sz w:val="24"/>
                <w:szCs w:val="24"/>
              </w:rPr>
              <w:t>Id_</w:t>
            </w:r>
            <w:r>
              <w:rPr>
                <w:rFonts w:ascii="Times New Roman" w:hAnsi="Times New Roman" w:cs="Times New Roman"/>
                <w:sz w:val="24"/>
                <w:szCs w:val="24"/>
                <w:lang w:val="vi-VN"/>
              </w:rPr>
              <w:t>E</w:t>
            </w:r>
            <w:r>
              <w:rPr>
                <w:rFonts w:ascii="Times New Roman" w:hAnsi="Times New Roman" w:cs="Times New Roman"/>
                <w:sz w:val="24"/>
                <w:szCs w:val="24"/>
              </w:rPr>
              <w:t>mployee</w:t>
            </w:r>
          </w:p>
        </w:tc>
        <w:tc>
          <w:tcPr>
            <w:tcW w:w="112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3998" w:author="Vo Cuong" w:date="2020-04-04T01:45:00Z">
              <w:tcPr>
                <w:tcW w:w="112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65484" w:rsidRDefault="00465484" w:rsidP="00823C87">
            <w:pPr>
              <w:spacing w:line="360" w:lineRule="auto"/>
              <w:jc w:val="both"/>
              <w:rPr>
                <w:rFonts w:ascii="Times New Roman" w:hAnsi="Times New Roman" w:cs="Times New Roman"/>
                <w:sz w:val="24"/>
                <w:szCs w:val="24"/>
              </w:rPr>
            </w:pPr>
            <w:ins w:id="3999" w:author="Vo Cuong" w:date="2020-04-04T01:45:00Z">
              <w:r>
                <w:rPr>
                  <w:rFonts w:ascii="Times New Roman" w:hAnsi="Times New Roman" w:cs="Times New Roman"/>
                  <w:sz w:val="24"/>
                  <w:szCs w:val="24"/>
                </w:rPr>
                <w:t>int</w:t>
              </w:r>
            </w:ins>
            <w:del w:id="4000" w:author="Vo Cuong" w:date="2020-04-04T01:45:00Z">
              <w:r w:rsidDel="00465484">
                <w:rPr>
                  <w:rFonts w:ascii="Times New Roman" w:hAnsi="Times New Roman" w:cs="Times New Roman"/>
                  <w:sz w:val="24"/>
                  <w:szCs w:val="24"/>
                </w:rPr>
                <w:delText>Varchar</w:delText>
              </w:r>
            </w:del>
          </w:p>
        </w:tc>
        <w:tc>
          <w:tcPr>
            <w:tcW w:w="84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4001" w:author="Vo Cuong" w:date="2020-04-04T01:45:00Z">
              <w:tcPr>
                <w:tcW w:w="84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65484" w:rsidRDefault="00465484"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9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4002" w:author="Vo Cuong" w:date="2020-04-04T01:45:00Z">
              <w:tcPr>
                <w:tcW w:w="9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65484" w:rsidRDefault="00465484"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Y</w:t>
            </w:r>
          </w:p>
        </w:tc>
        <w:tc>
          <w:tcPr>
            <w:tcW w:w="132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4003" w:author="Vo Cuong" w:date="2020-04-04T01:45:00Z">
              <w:tcPr>
                <w:tcW w:w="132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65484" w:rsidRDefault="00465484"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Y</w:t>
            </w:r>
          </w:p>
        </w:tc>
        <w:tc>
          <w:tcPr>
            <w:tcW w:w="146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4004" w:author="Vo Cuong" w:date="2020-04-04T01:45:00Z">
              <w:tcPr>
                <w:tcW w:w="146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65484" w:rsidRDefault="00465484" w:rsidP="00823C87">
            <w:pPr>
              <w:spacing w:line="360" w:lineRule="auto"/>
              <w:jc w:val="both"/>
              <w:rPr>
                <w:rFonts w:ascii="Times New Roman" w:hAnsi="Times New Roman" w:cs="Times New Roman"/>
                <w:sz w:val="24"/>
                <w:szCs w:val="24"/>
              </w:rPr>
            </w:pPr>
          </w:p>
        </w:tc>
        <w:tc>
          <w:tcPr>
            <w:tcW w:w="105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4005" w:author="Vo Cuong" w:date="2020-04-04T01:45:00Z">
              <w:tcPr>
                <w:tcW w:w="105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65484" w:rsidRDefault="00465484" w:rsidP="00823C87">
            <w:pPr>
              <w:spacing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Mã nhân viên</w:t>
            </w:r>
          </w:p>
        </w:tc>
      </w:tr>
      <w:tr w:rsidR="00465484" w:rsidTr="00465484">
        <w:trPr>
          <w:trHeight w:val="526"/>
          <w:trPrChange w:id="4006" w:author="Vo Cuong" w:date="2020-04-04T01:45:00Z">
            <w:trPr>
              <w:trHeight w:val="526"/>
            </w:trPr>
          </w:trPrChange>
        </w:trPr>
        <w:tc>
          <w:tcPr>
            <w:tcW w:w="126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4007" w:author="Vo Cuong" w:date="2020-04-04T01:45:00Z">
              <w:tcPr>
                <w:tcW w:w="126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65484" w:rsidRDefault="00465484"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554"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4008" w:author="Vo Cuong" w:date="2020-04-04T01:45:00Z">
              <w:tcPr>
                <w:tcW w:w="1554"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65484" w:rsidRDefault="00465484">
            <w:pPr>
              <w:spacing w:line="360" w:lineRule="auto"/>
              <w:rPr>
                <w:rFonts w:ascii="Times New Roman" w:hAnsi="Times New Roman" w:cs="Times New Roman"/>
                <w:sz w:val="24"/>
                <w:szCs w:val="24"/>
                <w:lang w:val="vi-VN"/>
              </w:rPr>
              <w:pPrChange w:id="4009" w:author="Vo Cuong" w:date="2020-04-04T01:45:00Z">
                <w:pPr>
                  <w:framePr w:hSpace="180" w:wrap="around" w:vAnchor="text" w:hAnchor="margin" w:xAlign="center" w:y="-110"/>
                  <w:spacing w:line="360" w:lineRule="auto"/>
                  <w:suppressOverlap/>
                  <w:jc w:val="both"/>
                </w:pPr>
              </w:pPrChange>
            </w:pPr>
            <w:r>
              <w:rPr>
                <w:rFonts w:ascii="Times New Roman" w:hAnsi="Times New Roman" w:cs="Times New Roman"/>
                <w:sz w:val="24"/>
                <w:szCs w:val="24"/>
              </w:rPr>
              <w:t>Id_</w:t>
            </w:r>
            <w:r>
              <w:rPr>
                <w:rFonts w:ascii="Times New Roman" w:hAnsi="Times New Roman" w:cs="Times New Roman"/>
                <w:sz w:val="24"/>
                <w:szCs w:val="24"/>
                <w:lang w:val="vi-VN"/>
              </w:rPr>
              <w:t>Mission</w:t>
            </w:r>
          </w:p>
        </w:tc>
        <w:tc>
          <w:tcPr>
            <w:tcW w:w="112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4010" w:author="Vo Cuong" w:date="2020-04-04T01:45:00Z">
              <w:tcPr>
                <w:tcW w:w="112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65484" w:rsidRDefault="00465484" w:rsidP="00823C87">
            <w:pPr>
              <w:spacing w:line="360" w:lineRule="auto"/>
              <w:jc w:val="both"/>
              <w:rPr>
                <w:rFonts w:ascii="Times New Roman" w:hAnsi="Times New Roman" w:cs="Times New Roman"/>
                <w:sz w:val="24"/>
                <w:szCs w:val="24"/>
              </w:rPr>
            </w:pPr>
            <w:del w:id="4011" w:author="Vo Cuong" w:date="2020-04-04T01:45:00Z">
              <w:r w:rsidDel="00465484">
                <w:rPr>
                  <w:rFonts w:ascii="Times New Roman" w:hAnsi="Times New Roman" w:cs="Times New Roman"/>
                  <w:sz w:val="24"/>
                  <w:szCs w:val="24"/>
                </w:rPr>
                <w:delText>varchar</w:delText>
              </w:r>
            </w:del>
            <w:ins w:id="4012" w:author="Vo Cuong" w:date="2020-04-04T01:45:00Z">
              <w:r>
                <w:rPr>
                  <w:rFonts w:ascii="Times New Roman" w:hAnsi="Times New Roman" w:cs="Times New Roman"/>
                  <w:sz w:val="24"/>
                  <w:szCs w:val="24"/>
                </w:rPr>
                <w:t>int</w:t>
              </w:r>
            </w:ins>
          </w:p>
        </w:tc>
        <w:tc>
          <w:tcPr>
            <w:tcW w:w="84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4013" w:author="Vo Cuong" w:date="2020-04-04T01:45:00Z">
              <w:tcPr>
                <w:tcW w:w="84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65484" w:rsidRDefault="00465484"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9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4014" w:author="Vo Cuong" w:date="2020-04-04T01:45:00Z">
              <w:tcPr>
                <w:tcW w:w="9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65484" w:rsidRDefault="00465484"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132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4015" w:author="Vo Cuong" w:date="2020-04-04T01:45:00Z">
              <w:tcPr>
                <w:tcW w:w="132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65484" w:rsidRDefault="00465484"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Y</w:t>
            </w:r>
          </w:p>
        </w:tc>
        <w:tc>
          <w:tcPr>
            <w:tcW w:w="146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4016" w:author="Vo Cuong" w:date="2020-04-04T01:45:00Z">
              <w:tcPr>
                <w:tcW w:w="146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65484" w:rsidRDefault="00465484" w:rsidP="00823C87">
            <w:pPr>
              <w:spacing w:line="360" w:lineRule="auto"/>
              <w:jc w:val="both"/>
              <w:rPr>
                <w:rFonts w:ascii="Times New Roman" w:hAnsi="Times New Roman" w:cs="Times New Roman"/>
                <w:sz w:val="24"/>
                <w:szCs w:val="24"/>
              </w:rPr>
            </w:pPr>
          </w:p>
        </w:tc>
        <w:tc>
          <w:tcPr>
            <w:tcW w:w="105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4017" w:author="Vo Cuong" w:date="2020-04-04T01:45:00Z">
              <w:tcPr>
                <w:tcW w:w="105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465484" w:rsidRDefault="00465484" w:rsidP="00823C87">
            <w:pPr>
              <w:spacing w:line="360" w:lineRule="auto"/>
              <w:jc w:val="both"/>
              <w:rPr>
                <w:rFonts w:ascii="Times New Roman" w:hAnsi="Times New Roman" w:cs="Times New Roman"/>
                <w:sz w:val="24"/>
                <w:szCs w:val="24"/>
                <w:lang w:val="vi-VN"/>
              </w:rPr>
            </w:pPr>
            <w:r>
              <w:rPr>
                <w:rFonts w:ascii="Times New Roman" w:hAnsi="Times New Roman" w:cs="Times New Roman"/>
                <w:sz w:val="24"/>
                <w:szCs w:val="24"/>
              </w:rPr>
              <w:t>Mã nh</w:t>
            </w:r>
            <w:r>
              <w:rPr>
                <w:rFonts w:ascii="Times New Roman" w:hAnsi="Times New Roman" w:cs="Times New Roman"/>
                <w:sz w:val="24"/>
                <w:szCs w:val="24"/>
                <w:lang w:val="vi-VN"/>
              </w:rPr>
              <w:t>iệm vụ</w:t>
            </w:r>
          </w:p>
        </w:tc>
      </w:tr>
      <w:tr w:rsidR="00465484" w:rsidTr="00465484">
        <w:trPr>
          <w:trHeight w:val="160"/>
          <w:trPrChange w:id="4018" w:author="Vo Cuong" w:date="2020-04-04T01:45:00Z">
            <w:trPr>
              <w:trHeight w:val="160"/>
            </w:trPr>
          </w:trPrChange>
        </w:trPr>
        <w:tc>
          <w:tcPr>
            <w:tcW w:w="1261" w:type="dxa"/>
            <w:tcBorders>
              <w:top w:val="single" w:sz="4" w:space="0" w:color="000001"/>
              <w:left w:val="single" w:sz="4" w:space="0" w:color="000001"/>
              <w:bottom w:val="single" w:sz="4" w:space="0" w:color="00000A"/>
              <w:right w:val="single" w:sz="4" w:space="0" w:color="000001"/>
            </w:tcBorders>
            <w:shd w:val="clear" w:color="auto" w:fill="auto"/>
            <w:tcMar>
              <w:left w:w="108" w:type="dxa"/>
            </w:tcMar>
            <w:tcPrChange w:id="4019" w:author="Vo Cuong" w:date="2020-04-04T01:45:00Z">
              <w:tcPr>
                <w:tcW w:w="1261" w:type="dxa"/>
                <w:tcBorders>
                  <w:top w:val="single" w:sz="4" w:space="0" w:color="000001"/>
                  <w:left w:val="single" w:sz="4" w:space="0" w:color="000001"/>
                  <w:bottom w:val="single" w:sz="4" w:space="0" w:color="00000A"/>
                  <w:right w:val="single" w:sz="4" w:space="0" w:color="000001"/>
                </w:tcBorders>
                <w:shd w:val="clear" w:color="auto" w:fill="auto"/>
                <w:tcMar>
                  <w:left w:w="108" w:type="dxa"/>
                </w:tcMar>
              </w:tcPr>
            </w:tcPrChange>
          </w:tcPr>
          <w:p w:rsidR="00465484" w:rsidRDefault="00465484"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554" w:type="dxa"/>
            <w:tcBorders>
              <w:top w:val="single" w:sz="4" w:space="0" w:color="000001"/>
              <w:left w:val="single" w:sz="4" w:space="0" w:color="000001"/>
              <w:bottom w:val="single" w:sz="4" w:space="0" w:color="00000A"/>
              <w:right w:val="single" w:sz="4" w:space="0" w:color="000001"/>
            </w:tcBorders>
            <w:shd w:val="clear" w:color="auto" w:fill="auto"/>
            <w:tcMar>
              <w:left w:w="108" w:type="dxa"/>
            </w:tcMar>
            <w:tcPrChange w:id="4020" w:author="Vo Cuong" w:date="2020-04-04T01:45:00Z">
              <w:tcPr>
                <w:tcW w:w="1554" w:type="dxa"/>
                <w:tcBorders>
                  <w:top w:val="single" w:sz="4" w:space="0" w:color="000001"/>
                  <w:left w:val="single" w:sz="4" w:space="0" w:color="000001"/>
                  <w:bottom w:val="single" w:sz="4" w:space="0" w:color="00000A"/>
                  <w:right w:val="single" w:sz="4" w:space="0" w:color="000001"/>
                </w:tcBorders>
                <w:shd w:val="clear" w:color="auto" w:fill="auto"/>
                <w:tcMar>
                  <w:left w:w="108" w:type="dxa"/>
                </w:tcMar>
              </w:tcPr>
            </w:tcPrChange>
          </w:tcPr>
          <w:p w:rsidR="00465484" w:rsidRDefault="00465484">
            <w:pPr>
              <w:spacing w:line="360" w:lineRule="auto"/>
              <w:pPrChange w:id="4021" w:author="Vo Cuong" w:date="2020-04-04T01:45:00Z">
                <w:pPr>
                  <w:framePr w:hSpace="180" w:wrap="around" w:vAnchor="text" w:hAnchor="margin" w:xAlign="center" w:y="-110"/>
                  <w:spacing w:line="360" w:lineRule="auto"/>
                  <w:suppressOverlap/>
                  <w:jc w:val="both"/>
                </w:pPr>
              </w:pPrChange>
            </w:pPr>
            <w:r>
              <w:rPr>
                <w:rFonts w:ascii="Times New Roman" w:hAnsi="Times New Roman" w:cs="Times New Roman"/>
                <w:sz w:val="24"/>
                <w:szCs w:val="24"/>
                <w:lang w:val="vi-VN"/>
              </w:rPr>
              <w:t>Status</w:t>
            </w:r>
          </w:p>
        </w:tc>
        <w:tc>
          <w:tcPr>
            <w:tcW w:w="1128" w:type="dxa"/>
            <w:tcBorders>
              <w:top w:val="single" w:sz="4" w:space="0" w:color="000001"/>
              <w:left w:val="single" w:sz="4" w:space="0" w:color="000001"/>
              <w:bottom w:val="single" w:sz="4" w:space="0" w:color="00000A"/>
              <w:right w:val="single" w:sz="4" w:space="0" w:color="000001"/>
            </w:tcBorders>
            <w:shd w:val="clear" w:color="auto" w:fill="auto"/>
            <w:tcMar>
              <w:left w:w="108" w:type="dxa"/>
            </w:tcMar>
            <w:tcPrChange w:id="4022" w:author="Vo Cuong" w:date="2020-04-04T01:45:00Z">
              <w:tcPr>
                <w:tcW w:w="1128" w:type="dxa"/>
                <w:tcBorders>
                  <w:top w:val="single" w:sz="4" w:space="0" w:color="000001"/>
                  <w:left w:val="single" w:sz="4" w:space="0" w:color="000001"/>
                  <w:bottom w:val="single" w:sz="4" w:space="0" w:color="00000A"/>
                  <w:right w:val="single" w:sz="4" w:space="0" w:color="000001"/>
                </w:tcBorders>
                <w:shd w:val="clear" w:color="auto" w:fill="auto"/>
                <w:tcMar>
                  <w:left w:w="108" w:type="dxa"/>
                </w:tcMar>
              </w:tcPr>
            </w:tcPrChange>
          </w:tcPr>
          <w:p w:rsidR="00465484" w:rsidRDefault="00465484" w:rsidP="00823C87">
            <w:pPr>
              <w:spacing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Int</w:t>
            </w:r>
          </w:p>
        </w:tc>
        <w:tc>
          <w:tcPr>
            <w:tcW w:w="840" w:type="dxa"/>
            <w:tcBorders>
              <w:top w:val="single" w:sz="4" w:space="0" w:color="000001"/>
              <w:left w:val="single" w:sz="4" w:space="0" w:color="000001"/>
              <w:bottom w:val="single" w:sz="4" w:space="0" w:color="00000A"/>
              <w:right w:val="single" w:sz="4" w:space="0" w:color="000001"/>
            </w:tcBorders>
            <w:shd w:val="clear" w:color="auto" w:fill="auto"/>
            <w:tcMar>
              <w:left w:w="108" w:type="dxa"/>
            </w:tcMar>
            <w:tcPrChange w:id="4023" w:author="Vo Cuong" w:date="2020-04-04T01:45:00Z">
              <w:tcPr>
                <w:tcW w:w="840" w:type="dxa"/>
                <w:tcBorders>
                  <w:top w:val="single" w:sz="4" w:space="0" w:color="000001"/>
                  <w:left w:val="single" w:sz="4" w:space="0" w:color="000001"/>
                  <w:bottom w:val="single" w:sz="4" w:space="0" w:color="00000A"/>
                  <w:right w:val="single" w:sz="4" w:space="0" w:color="000001"/>
                </w:tcBorders>
                <w:shd w:val="clear" w:color="auto" w:fill="auto"/>
                <w:tcMar>
                  <w:left w:w="108" w:type="dxa"/>
                </w:tcMar>
              </w:tcPr>
            </w:tcPrChange>
          </w:tcPr>
          <w:p w:rsidR="00465484" w:rsidRDefault="00465484"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992" w:type="dxa"/>
            <w:tcBorders>
              <w:top w:val="single" w:sz="4" w:space="0" w:color="000001"/>
              <w:left w:val="single" w:sz="4" w:space="0" w:color="000001"/>
              <w:bottom w:val="single" w:sz="4" w:space="0" w:color="00000A"/>
              <w:right w:val="single" w:sz="4" w:space="0" w:color="000001"/>
            </w:tcBorders>
            <w:shd w:val="clear" w:color="auto" w:fill="auto"/>
            <w:tcMar>
              <w:left w:w="108" w:type="dxa"/>
            </w:tcMar>
            <w:tcPrChange w:id="4024" w:author="Vo Cuong" w:date="2020-04-04T01:45:00Z">
              <w:tcPr>
                <w:tcW w:w="992" w:type="dxa"/>
                <w:tcBorders>
                  <w:top w:val="single" w:sz="4" w:space="0" w:color="000001"/>
                  <w:left w:val="single" w:sz="4" w:space="0" w:color="000001"/>
                  <w:bottom w:val="single" w:sz="4" w:space="0" w:color="00000A"/>
                  <w:right w:val="single" w:sz="4" w:space="0" w:color="000001"/>
                </w:tcBorders>
                <w:shd w:val="clear" w:color="auto" w:fill="auto"/>
                <w:tcMar>
                  <w:left w:w="108" w:type="dxa"/>
                </w:tcMar>
              </w:tcPr>
            </w:tcPrChange>
          </w:tcPr>
          <w:p w:rsidR="00465484" w:rsidRDefault="00465484"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1328" w:type="dxa"/>
            <w:tcBorders>
              <w:top w:val="single" w:sz="4" w:space="0" w:color="000001"/>
              <w:left w:val="single" w:sz="4" w:space="0" w:color="000001"/>
              <w:bottom w:val="single" w:sz="4" w:space="0" w:color="00000A"/>
              <w:right w:val="single" w:sz="4" w:space="0" w:color="000001"/>
            </w:tcBorders>
            <w:shd w:val="clear" w:color="auto" w:fill="auto"/>
            <w:tcMar>
              <w:left w:w="108" w:type="dxa"/>
            </w:tcMar>
            <w:tcPrChange w:id="4025" w:author="Vo Cuong" w:date="2020-04-04T01:45:00Z">
              <w:tcPr>
                <w:tcW w:w="1328" w:type="dxa"/>
                <w:tcBorders>
                  <w:top w:val="single" w:sz="4" w:space="0" w:color="000001"/>
                  <w:left w:val="single" w:sz="4" w:space="0" w:color="000001"/>
                  <w:bottom w:val="single" w:sz="4" w:space="0" w:color="00000A"/>
                  <w:right w:val="single" w:sz="4" w:space="0" w:color="000001"/>
                </w:tcBorders>
                <w:shd w:val="clear" w:color="auto" w:fill="auto"/>
                <w:tcMar>
                  <w:left w:w="108" w:type="dxa"/>
                </w:tcMar>
              </w:tcPr>
            </w:tcPrChange>
          </w:tcPr>
          <w:p w:rsidR="00465484" w:rsidRDefault="00465484" w:rsidP="00823C87">
            <w:pPr>
              <w:spacing w:line="360" w:lineRule="auto"/>
              <w:jc w:val="both"/>
              <w:rPr>
                <w:rFonts w:ascii="Times New Roman" w:hAnsi="Times New Roman" w:cs="Times New Roman"/>
                <w:sz w:val="24"/>
                <w:szCs w:val="24"/>
              </w:rPr>
            </w:pPr>
            <w:ins w:id="4026" w:author="Vo Cuong" w:date="2020-03-23T21:51:00Z">
              <w:r>
                <w:rPr>
                  <w:rFonts w:ascii="Times New Roman" w:hAnsi="Times New Roman" w:cs="Times New Roman"/>
                  <w:sz w:val="24"/>
                  <w:szCs w:val="24"/>
                </w:rPr>
                <w:t>N</w:t>
              </w:r>
            </w:ins>
            <w:del w:id="4027" w:author="Vo Cuong" w:date="2020-03-23T21:51:00Z">
              <w:r w:rsidDel="000706AC">
                <w:rPr>
                  <w:rFonts w:ascii="Times New Roman" w:hAnsi="Times New Roman" w:cs="Times New Roman"/>
                  <w:sz w:val="24"/>
                  <w:szCs w:val="24"/>
                </w:rPr>
                <w:delText>Y</w:delText>
              </w:r>
            </w:del>
          </w:p>
        </w:tc>
        <w:tc>
          <w:tcPr>
            <w:tcW w:w="1465" w:type="dxa"/>
            <w:tcBorders>
              <w:top w:val="single" w:sz="4" w:space="0" w:color="000001"/>
              <w:left w:val="single" w:sz="4" w:space="0" w:color="000001"/>
              <w:bottom w:val="single" w:sz="4" w:space="0" w:color="00000A"/>
              <w:right w:val="single" w:sz="4" w:space="0" w:color="000001"/>
            </w:tcBorders>
            <w:shd w:val="clear" w:color="auto" w:fill="auto"/>
            <w:tcMar>
              <w:left w:w="108" w:type="dxa"/>
            </w:tcMar>
            <w:tcPrChange w:id="4028" w:author="Vo Cuong" w:date="2020-04-04T01:45:00Z">
              <w:tcPr>
                <w:tcW w:w="1465" w:type="dxa"/>
                <w:tcBorders>
                  <w:top w:val="single" w:sz="4" w:space="0" w:color="000001"/>
                  <w:left w:val="single" w:sz="4" w:space="0" w:color="000001"/>
                  <w:bottom w:val="single" w:sz="4" w:space="0" w:color="00000A"/>
                  <w:right w:val="single" w:sz="4" w:space="0" w:color="000001"/>
                </w:tcBorders>
                <w:shd w:val="clear" w:color="auto" w:fill="auto"/>
                <w:tcMar>
                  <w:left w:w="108" w:type="dxa"/>
                </w:tcMar>
              </w:tcPr>
            </w:tcPrChange>
          </w:tcPr>
          <w:p w:rsidR="00465484" w:rsidRDefault="00465484" w:rsidP="00823C87">
            <w:pPr>
              <w:spacing w:line="360" w:lineRule="auto"/>
              <w:jc w:val="both"/>
              <w:rPr>
                <w:rFonts w:ascii="Times New Roman" w:hAnsi="Times New Roman" w:cs="Times New Roman"/>
                <w:sz w:val="24"/>
                <w:szCs w:val="24"/>
              </w:rPr>
            </w:pPr>
          </w:p>
        </w:tc>
        <w:tc>
          <w:tcPr>
            <w:tcW w:w="1055" w:type="dxa"/>
            <w:tcBorders>
              <w:top w:val="single" w:sz="4" w:space="0" w:color="000001"/>
              <w:left w:val="single" w:sz="4" w:space="0" w:color="000001"/>
              <w:bottom w:val="single" w:sz="4" w:space="0" w:color="00000A"/>
              <w:right w:val="single" w:sz="4" w:space="0" w:color="000001"/>
            </w:tcBorders>
            <w:shd w:val="clear" w:color="auto" w:fill="auto"/>
            <w:tcMar>
              <w:left w:w="108" w:type="dxa"/>
            </w:tcMar>
            <w:tcPrChange w:id="4029" w:author="Vo Cuong" w:date="2020-04-04T01:45:00Z">
              <w:tcPr>
                <w:tcW w:w="1055" w:type="dxa"/>
                <w:tcBorders>
                  <w:top w:val="single" w:sz="4" w:space="0" w:color="000001"/>
                  <w:left w:val="single" w:sz="4" w:space="0" w:color="000001"/>
                  <w:bottom w:val="single" w:sz="4" w:space="0" w:color="00000A"/>
                  <w:right w:val="single" w:sz="4" w:space="0" w:color="000001"/>
                </w:tcBorders>
                <w:shd w:val="clear" w:color="auto" w:fill="auto"/>
                <w:tcMar>
                  <w:left w:w="108" w:type="dxa"/>
                </w:tcMar>
              </w:tcPr>
            </w:tcPrChange>
          </w:tcPr>
          <w:p w:rsidR="00465484" w:rsidRDefault="00465484" w:rsidP="00823C87">
            <w:pPr>
              <w:spacing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Trạng thái</w:t>
            </w:r>
          </w:p>
        </w:tc>
      </w:tr>
      <w:tr w:rsidR="00465484" w:rsidTr="00465484">
        <w:trPr>
          <w:trHeight w:val="134"/>
          <w:trPrChange w:id="4030" w:author="Vo Cuong" w:date="2020-04-04T01:45:00Z">
            <w:trPr>
              <w:trHeight w:val="134"/>
            </w:trPr>
          </w:trPrChange>
        </w:trPr>
        <w:tc>
          <w:tcPr>
            <w:tcW w:w="1261"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Change w:id="4031" w:author="Vo Cuong" w:date="2020-04-04T01:45:00Z">
              <w:tcPr>
                <w:tcW w:w="1261"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tcPrChange>
          </w:tcPr>
          <w:p w:rsidR="00465484" w:rsidRDefault="00465484"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554"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Change w:id="4032" w:author="Vo Cuong" w:date="2020-04-04T01:45:00Z">
              <w:tcPr>
                <w:tcW w:w="1554"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tcPrChange>
          </w:tcPr>
          <w:p w:rsidR="00465484" w:rsidRDefault="00465484">
            <w:pPr>
              <w:spacing w:line="360" w:lineRule="auto"/>
              <w:rPr>
                <w:rFonts w:ascii="Times New Roman" w:hAnsi="Times New Roman" w:cs="Times New Roman"/>
                <w:sz w:val="24"/>
                <w:szCs w:val="24"/>
                <w:lang w:val="vi-VN"/>
              </w:rPr>
              <w:pPrChange w:id="4033" w:author="Vo Cuong" w:date="2020-03-23T21:51:00Z">
                <w:pPr>
                  <w:framePr w:hSpace="180" w:wrap="around" w:vAnchor="text" w:hAnchor="margin" w:xAlign="center" w:y="-110"/>
                  <w:spacing w:line="360" w:lineRule="auto"/>
                  <w:suppressOverlap/>
                  <w:jc w:val="both"/>
                </w:pPr>
              </w:pPrChange>
            </w:pPr>
            <w:r>
              <w:rPr>
                <w:rFonts w:ascii="Times New Roman" w:hAnsi="Times New Roman" w:cs="Times New Roman"/>
                <w:sz w:val="24"/>
                <w:szCs w:val="24"/>
              </w:rPr>
              <w:t>Finish</w:t>
            </w:r>
            <w:r>
              <w:rPr>
                <w:rFonts w:ascii="Times New Roman" w:hAnsi="Times New Roman" w:cs="Times New Roman"/>
                <w:sz w:val="24"/>
                <w:szCs w:val="24"/>
                <w:lang w:val="vi-VN"/>
              </w:rPr>
              <w:t>Date</w:t>
            </w:r>
          </w:p>
        </w:tc>
        <w:tc>
          <w:tcPr>
            <w:tcW w:w="1128"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Change w:id="4034" w:author="Vo Cuong" w:date="2020-04-04T01:45:00Z">
              <w:tcPr>
                <w:tcW w:w="1128"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tcPrChange>
          </w:tcPr>
          <w:p w:rsidR="00465484" w:rsidRDefault="00465484" w:rsidP="00823C87">
            <w:pPr>
              <w:spacing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Datetime</w:t>
            </w:r>
          </w:p>
        </w:tc>
        <w:tc>
          <w:tcPr>
            <w:tcW w:w="840"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Change w:id="4035" w:author="Vo Cuong" w:date="2020-04-04T01:45:00Z">
              <w:tcPr>
                <w:tcW w:w="840"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tcPrChange>
          </w:tcPr>
          <w:p w:rsidR="00465484" w:rsidRDefault="00465484"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992"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Change w:id="4036" w:author="Vo Cuong" w:date="2020-04-04T01:45:00Z">
              <w:tcPr>
                <w:tcW w:w="992"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tcPrChange>
          </w:tcPr>
          <w:p w:rsidR="00465484" w:rsidRDefault="00465484"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1328"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Change w:id="4037" w:author="Vo Cuong" w:date="2020-04-04T01:45:00Z">
              <w:tcPr>
                <w:tcW w:w="1328"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tcPrChange>
          </w:tcPr>
          <w:p w:rsidR="00465484" w:rsidRDefault="00465484" w:rsidP="00823C87">
            <w:pPr>
              <w:spacing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1465"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Change w:id="4038" w:author="Vo Cuong" w:date="2020-04-04T01:45:00Z">
              <w:tcPr>
                <w:tcW w:w="1465"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tcPrChange>
          </w:tcPr>
          <w:p w:rsidR="00465484" w:rsidRDefault="00465484" w:rsidP="00823C87">
            <w:pPr>
              <w:spacing w:line="360" w:lineRule="auto"/>
              <w:jc w:val="both"/>
              <w:rPr>
                <w:rFonts w:ascii="Times New Roman" w:hAnsi="Times New Roman" w:cs="Times New Roman"/>
                <w:sz w:val="24"/>
                <w:szCs w:val="24"/>
              </w:rPr>
            </w:pPr>
          </w:p>
        </w:tc>
        <w:tc>
          <w:tcPr>
            <w:tcW w:w="1055"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Change w:id="4039" w:author="Vo Cuong" w:date="2020-04-04T01:45:00Z">
              <w:tcPr>
                <w:tcW w:w="1055" w:type="dxa"/>
                <w:tcBorders>
                  <w:top w:val="single" w:sz="4" w:space="0" w:color="00000A"/>
                  <w:left w:val="single" w:sz="4" w:space="0" w:color="000001"/>
                  <w:bottom w:val="single" w:sz="4" w:space="0" w:color="00000A"/>
                  <w:right w:val="single" w:sz="4" w:space="0" w:color="000001"/>
                </w:tcBorders>
                <w:shd w:val="clear" w:color="auto" w:fill="auto"/>
                <w:tcMar>
                  <w:left w:w="108" w:type="dxa"/>
                </w:tcMar>
              </w:tcPr>
            </w:tcPrChange>
          </w:tcPr>
          <w:p w:rsidR="00465484" w:rsidRDefault="00465484" w:rsidP="00823C87">
            <w:pPr>
              <w:spacing w:line="360" w:lineRule="auto"/>
              <w:ind w:right="467"/>
              <w:jc w:val="both"/>
              <w:rPr>
                <w:rFonts w:ascii="Times New Roman" w:hAnsi="Times New Roman" w:cs="Times New Roman"/>
                <w:sz w:val="24"/>
                <w:szCs w:val="24"/>
                <w:lang w:val="vi-VN"/>
              </w:rPr>
            </w:pPr>
            <w:r>
              <w:rPr>
                <w:rFonts w:ascii="Times New Roman" w:hAnsi="Times New Roman" w:cs="Times New Roman"/>
                <w:sz w:val="24"/>
                <w:szCs w:val="24"/>
                <w:lang w:val="vi-VN"/>
              </w:rPr>
              <w:t>Ngày hoàn thành</w:t>
            </w:r>
          </w:p>
        </w:tc>
      </w:tr>
    </w:tbl>
    <w:p w:rsidR="0073169D" w:rsidRDefault="00D23C38">
      <w:pPr>
        <w:pStyle w:val="Heading5"/>
        <w:rPr>
          <w:ins w:id="4040" w:author="Vo Cuong" w:date="2020-03-23T21:58:00Z"/>
        </w:rPr>
        <w:pPrChange w:id="4041" w:author="Vo Cuong" w:date="2020-03-24T13:11:00Z">
          <w:pPr>
            <w:pStyle w:val="Heading3"/>
            <w:numPr>
              <w:numId w:val="0"/>
            </w:numPr>
            <w:ind w:left="0" w:firstLine="0"/>
          </w:pPr>
        </w:pPrChange>
      </w:pPr>
      <w:ins w:id="4042" w:author="Vo Cuong" w:date="2020-03-23T21:58:00Z">
        <w:r>
          <w:t>Các ràng buộc</w:t>
        </w:r>
      </w:ins>
    </w:p>
    <w:tbl>
      <w:tblPr>
        <w:tblpPr w:leftFromText="180" w:rightFromText="180" w:vertAnchor="text" w:horzAnchor="margin" w:tblpXSpec="center" w:tblpY="26"/>
        <w:tblW w:w="964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Change w:id="4043" w:author="Vo Cuong" w:date="2020-04-04T01:46:00Z">
          <w:tblPr>
            <w:tblpPr w:leftFromText="180" w:rightFromText="180" w:vertAnchor="text" w:horzAnchor="margin" w:tblpXSpec="center" w:tblpY="26"/>
            <w:tblW w:w="1072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PrChange>
      </w:tblPr>
      <w:tblGrid>
        <w:gridCol w:w="1247"/>
        <w:gridCol w:w="3133"/>
        <w:gridCol w:w="1936"/>
        <w:gridCol w:w="3332"/>
        <w:tblGridChange w:id="4044">
          <w:tblGrid>
            <w:gridCol w:w="1247"/>
            <w:gridCol w:w="3133"/>
            <w:gridCol w:w="1936"/>
            <w:gridCol w:w="4232"/>
            <w:gridCol w:w="177"/>
          </w:tblGrid>
        </w:tblGridChange>
      </w:tblGrid>
      <w:tr w:rsidR="00D23C38" w:rsidTr="00465484">
        <w:trPr>
          <w:trHeight w:val="427"/>
          <w:ins w:id="4045" w:author="Vo Cuong" w:date="2020-03-23T21:58:00Z"/>
          <w:trPrChange w:id="4046" w:author="Vo Cuong" w:date="2020-04-04T01:46:00Z">
            <w:trPr>
              <w:trHeight w:val="427"/>
            </w:trPr>
          </w:trPrChange>
        </w:trPr>
        <w:tc>
          <w:tcPr>
            <w:tcW w:w="124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4047" w:author="Vo Cuong" w:date="2020-04-04T01:46:00Z">
              <w:tcPr>
                <w:tcW w:w="124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D23C38" w:rsidRDefault="00D23C38" w:rsidP="002D70CA">
            <w:pPr>
              <w:spacing w:line="360" w:lineRule="auto"/>
              <w:jc w:val="both"/>
              <w:rPr>
                <w:ins w:id="4048" w:author="Vo Cuong" w:date="2020-03-23T21:58:00Z"/>
                <w:rFonts w:ascii="Times New Roman" w:hAnsi="Times New Roman" w:cs="Times New Roman"/>
                <w:b/>
                <w:sz w:val="24"/>
                <w:szCs w:val="24"/>
              </w:rPr>
            </w:pPr>
            <w:ins w:id="4049" w:author="Vo Cuong" w:date="2020-03-23T21:58:00Z">
              <w:r>
                <w:rPr>
                  <w:rFonts w:ascii="Times New Roman" w:hAnsi="Times New Roman" w:cs="Times New Roman"/>
                  <w:b/>
                  <w:sz w:val="24"/>
                  <w:szCs w:val="24"/>
                </w:rPr>
                <w:t>STT</w:t>
              </w:r>
            </w:ins>
          </w:p>
        </w:tc>
        <w:tc>
          <w:tcPr>
            <w:tcW w:w="313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4050" w:author="Vo Cuong" w:date="2020-04-04T01:46:00Z">
              <w:tcPr>
                <w:tcW w:w="313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D23C38" w:rsidRDefault="00D23C38" w:rsidP="002D70CA">
            <w:pPr>
              <w:spacing w:line="360" w:lineRule="auto"/>
              <w:jc w:val="both"/>
              <w:rPr>
                <w:ins w:id="4051" w:author="Vo Cuong" w:date="2020-03-23T21:58:00Z"/>
                <w:rFonts w:ascii="Times New Roman" w:hAnsi="Times New Roman" w:cs="Times New Roman"/>
                <w:b/>
                <w:sz w:val="24"/>
                <w:szCs w:val="24"/>
              </w:rPr>
            </w:pPr>
            <w:ins w:id="4052" w:author="Vo Cuong" w:date="2020-03-23T21:58:00Z">
              <w:r>
                <w:rPr>
                  <w:rFonts w:ascii="Times New Roman" w:hAnsi="Times New Roman" w:cs="Times New Roman"/>
                  <w:b/>
                  <w:sz w:val="24"/>
                  <w:szCs w:val="24"/>
                </w:rPr>
                <w:t>Tên constraint</w:t>
              </w:r>
            </w:ins>
          </w:p>
        </w:tc>
        <w:tc>
          <w:tcPr>
            <w:tcW w:w="19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4053" w:author="Vo Cuong" w:date="2020-04-04T01:46:00Z">
              <w:tcPr>
                <w:tcW w:w="19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D23C38" w:rsidRDefault="00D23C38" w:rsidP="002D70CA">
            <w:pPr>
              <w:spacing w:line="360" w:lineRule="auto"/>
              <w:jc w:val="both"/>
              <w:rPr>
                <w:ins w:id="4054" w:author="Vo Cuong" w:date="2020-03-23T21:58:00Z"/>
                <w:rFonts w:ascii="Times New Roman" w:hAnsi="Times New Roman" w:cs="Times New Roman"/>
                <w:b/>
                <w:sz w:val="24"/>
                <w:szCs w:val="24"/>
              </w:rPr>
            </w:pPr>
            <w:ins w:id="4055" w:author="Vo Cuong" w:date="2020-03-23T21:58:00Z">
              <w:r>
                <w:rPr>
                  <w:rFonts w:ascii="Times New Roman" w:hAnsi="Times New Roman" w:cs="Times New Roman"/>
                  <w:b/>
                  <w:sz w:val="24"/>
                  <w:szCs w:val="24"/>
                </w:rPr>
                <w:t>Loại</w:t>
              </w:r>
            </w:ins>
          </w:p>
        </w:tc>
        <w:tc>
          <w:tcPr>
            <w:tcW w:w="333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4056" w:author="Vo Cuong" w:date="2020-04-04T01:46:00Z">
              <w:tcPr>
                <w:tcW w:w="4409" w:type="dxa"/>
                <w:gridSpan w:val="2"/>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D23C38" w:rsidRDefault="00D23C38" w:rsidP="002D70CA">
            <w:pPr>
              <w:spacing w:line="360" w:lineRule="auto"/>
              <w:jc w:val="both"/>
              <w:rPr>
                <w:ins w:id="4057" w:author="Vo Cuong" w:date="2020-03-23T21:58:00Z"/>
                <w:rFonts w:ascii="Times New Roman" w:hAnsi="Times New Roman" w:cs="Times New Roman"/>
                <w:b/>
                <w:sz w:val="24"/>
                <w:szCs w:val="24"/>
              </w:rPr>
            </w:pPr>
            <w:ins w:id="4058" w:author="Vo Cuong" w:date="2020-03-23T21:58:00Z">
              <w:r>
                <w:rPr>
                  <w:rFonts w:ascii="Times New Roman" w:hAnsi="Times New Roman" w:cs="Times New Roman"/>
                  <w:b/>
                  <w:sz w:val="24"/>
                  <w:szCs w:val="24"/>
                </w:rPr>
                <w:t>Các trường liên quan</w:t>
              </w:r>
            </w:ins>
          </w:p>
        </w:tc>
      </w:tr>
      <w:tr w:rsidR="00D23C38" w:rsidTr="00465484">
        <w:trPr>
          <w:trHeight w:val="427"/>
          <w:ins w:id="4059" w:author="Vo Cuong" w:date="2020-03-23T21:58:00Z"/>
          <w:trPrChange w:id="4060" w:author="Vo Cuong" w:date="2020-04-04T01:46:00Z">
            <w:trPr>
              <w:trHeight w:val="427"/>
            </w:trPr>
          </w:trPrChange>
        </w:trPr>
        <w:tc>
          <w:tcPr>
            <w:tcW w:w="124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4061" w:author="Vo Cuong" w:date="2020-04-04T01:46:00Z">
              <w:tcPr>
                <w:tcW w:w="124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D23C38" w:rsidRDefault="00D23C38" w:rsidP="002D70CA">
            <w:pPr>
              <w:spacing w:line="360" w:lineRule="auto"/>
              <w:jc w:val="both"/>
              <w:rPr>
                <w:ins w:id="4062" w:author="Vo Cuong" w:date="2020-03-23T21:58:00Z"/>
                <w:rFonts w:ascii="Times New Roman" w:hAnsi="Times New Roman" w:cs="Times New Roman"/>
                <w:sz w:val="24"/>
                <w:szCs w:val="24"/>
              </w:rPr>
            </w:pPr>
            <w:ins w:id="4063" w:author="Vo Cuong" w:date="2020-03-23T21:58:00Z">
              <w:r>
                <w:rPr>
                  <w:rFonts w:ascii="Times New Roman" w:hAnsi="Times New Roman" w:cs="Times New Roman"/>
                  <w:sz w:val="24"/>
                  <w:szCs w:val="24"/>
                </w:rPr>
                <w:t>1</w:t>
              </w:r>
            </w:ins>
          </w:p>
        </w:tc>
        <w:tc>
          <w:tcPr>
            <w:tcW w:w="313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4064" w:author="Vo Cuong" w:date="2020-04-04T01:46:00Z">
              <w:tcPr>
                <w:tcW w:w="313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D23C38" w:rsidRDefault="00D23C38" w:rsidP="002D70CA">
            <w:pPr>
              <w:spacing w:line="360" w:lineRule="auto"/>
              <w:jc w:val="both"/>
              <w:rPr>
                <w:ins w:id="4065" w:author="Vo Cuong" w:date="2020-03-23T21:58:00Z"/>
                <w:rFonts w:ascii="Times New Roman" w:hAnsi="Times New Roman" w:cs="Times New Roman"/>
                <w:sz w:val="24"/>
                <w:szCs w:val="24"/>
              </w:rPr>
            </w:pPr>
            <w:ins w:id="4066" w:author="Vo Cuong" w:date="2020-03-23T21:58:00Z">
              <w:r>
                <w:rPr>
                  <w:rFonts w:ascii="Times New Roman" w:hAnsi="Times New Roman" w:cs="Times New Roman"/>
                  <w:sz w:val="24"/>
                  <w:szCs w:val="24"/>
                </w:rPr>
                <w:t>ID_EMPLOYEE</w:t>
              </w:r>
            </w:ins>
          </w:p>
        </w:tc>
        <w:tc>
          <w:tcPr>
            <w:tcW w:w="19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4067" w:author="Vo Cuong" w:date="2020-04-04T01:46:00Z">
              <w:tcPr>
                <w:tcW w:w="19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D23C38" w:rsidRDefault="00D23C38" w:rsidP="002D70CA">
            <w:pPr>
              <w:spacing w:line="360" w:lineRule="auto"/>
              <w:jc w:val="both"/>
              <w:rPr>
                <w:ins w:id="4068" w:author="Vo Cuong" w:date="2020-03-23T21:58:00Z"/>
                <w:rFonts w:ascii="Times New Roman" w:hAnsi="Times New Roman" w:cs="Times New Roman"/>
                <w:sz w:val="24"/>
                <w:szCs w:val="24"/>
              </w:rPr>
            </w:pPr>
            <w:ins w:id="4069" w:author="Vo Cuong" w:date="2020-03-23T21:58:00Z">
              <w:r>
                <w:rPr>
                  <w:rFonts w:ascii="Times New Roman" w:hAnsi="Times New Roman" w:cs="Times New Roman"/>
                  <w:sz w:val="24"/>
                  <w:szCs w:val="24"/>
                </w:rPr>
                <w:t>Primary Key</w:t>
              </w:r>
            </w:ins>
          </w:p>
        </w:tc>
        <w:tc>
          <w:tcPr>
            <w:tcW w:w="333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4070" w:author="Vo Cuong" w:date="2020-04-04T01:46:00Z">
              <w:tcPr>
                <w:tcW w:w="4409" w:type="dxa"/>
                <w:gridSpan w:val="2"/>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D23C38" w:rsidRDefault="00D23C38" w:rsidP="002D70CA">
            <w:pPr>
              <w:spacing w:line="360" w:lineRule="auto"/>
              <w:jc w:val="both"/>
              <w:rPr>
                <w:ins w:id="4071" w:author="Vo Cuong" w:date="2020-03-23T21:58:00Z"/>
                <w:rFonts w:ascii="Times New Roman" w:hAnsi="Times New Roman" w:cs="Times New Roman"/>
                <w:sz w:val="24"/>
                <w:szCs w:val="24"/>
              </w:rPr>
            </w:pPr>
            <w:ins w:id="4072" w:author="Vo Cuong" w:date="2020-03-23T21:58:00Z">
              <w:r>
                <w:rPr>
                  <w:rFonts w:ascii="Times New Roman" w:hAnsi="Times New Roman" w:cs="Times New Roman"/>
                  <w:sz w:val="24"/>
                  <w:szCs w:val="24"/>
                </w:rPr>
                <w:t>Id_Employee</w:t>
              </w:r>
            </w:ins>
          </w:p>
        </w:tc>
      </w:tr>
      <w:tr w:rsidR="00D23C38" w:rsidTr="00465484">
        <w:tblPrEx>
          <w:tblPrExChange w:id="4073" w:author="Vo Cuong" w:date="2020-04-04T01:46:00Z">
            <w:tblPrEx>
              <w:tblW w:w="10548" w:type="dxa"/>
            </w:tblPrEx>
          </w:tblPrExChange>
        </w:tblPrEx>
        <w:trPr>
          <w:trHeight w:val="427"/>
          <w:ins w:id="4074" w:author="Vo Cuong" w:date="2020-03-23T21:59:00Z"/>
          <w:trPrChange w:id="4075" w:author="Vo Cuong" w:date="2020-04-04T01:46:00Z">
            <w:trPr>
              <w:gridAfter w:val="0"/>
              <w:trHeight w:val="427"/>
            </w:trPr>
          </w:trPrChange>
        </w:trPr>
        <w:tc>
          <w:tcPr>
            <w:tcW w:w="124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4076" w:author="Vo Cuong" w:date="2020-04-04T01:46:00Z">
              <w:tcPr>
                <w:tcW w:w="124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D23C38" w:rsidRDefault="00D23C38" w:rsidP="002D70CA">
            <w:pPr>
              <w:spacing w:line="360" w:lineRule="auto"/>
              <w:jc w:val="both"/>
              <w:rPr>
                <w:ins w:id="4077" w:author="Vo Cuong" w:date="2020-03-23T21:59:00Z"/>
                <w:rFonts w:ascii="Times New Roman" w:hAnsi="Times New Roman" w:cs="Times New Roman"/>
                <w:sz w:val="24"/>
                <w:szCs w:val="24"/>
              </w:rPr>
            </w:pPr>
            <w:ins w:id="4078" w:author="Vo Cuong" w:date="2020-03-23T21:59:00Z">
              <w:r>
                <w:rPr>
                  <w:rFonts w:ascii="Times New Roman" w:hAnsi="Times New Roman" w:cs="Times New Roman"/>
                  <w:sz w:val="24"/>
                  <w:szCs w:val="24"/>
                </w:rPr>
                <w:lastRenderedPageBreak/>
                <w:t>2</w:t>
              </w:r>
            </w:ins>
          </w:p>
        </w:tc>
        <w:tc>
          <w:tcPr>
            <w:tcW w:w="313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4079" w:author="Vo Cuong" w:date="2020-04-04T01:46:00Z">
              <w:tcPr>
                <w:tcW w:w="313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D23C38" w:rsidRDefault="00D23C38" w:rsidP="002D70CA">
            <w:pPr>
              <w:spacing w:line="360" w:lineRule="auto"/>
              <w:jc w:val="both"/>
              <w:rPr>
                <w:ins w:id="4080" w:author="Vo Cuong" w:date="2020-03-23T21:59:00Z"/>
                <w:rFonts w:ascii="Times New Roman" w:hAnsi="Times New Roman" w:cs="Times New Roman"/>
                <w:sz w:val="24"/>
                <w:szCs w:val="24"/>
              </w:rPr>
            </w:pPr>
            <w:ins w:id="4081" w:author="Vo Cuong" w:date="2020-03-23T21:59:00Z">
              <w:r>
                <w:rPr>
                  <w:rFonts w:ascii="Times New Roman" w:hAnsi="Times New Roman" w:cs="Times New Roman"/>
                  <w:sz w:val="24"/>
                  <w:szCs w:val="24"/>
                </w:rPr>
                <w:t>ID_MISSION</w:t>
              </w:r>
            </w:ins>
          </w:p>
        </w:tc>
        <w:tc>
          <w:tcPr>
            <w:tcW w:w="19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4082" w:author="Vo Cuong" w:date="2020-04-04T01:46:00Z">
              <w:tcPr>
                <w:tcW w:w="19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D23C38" w:rsidRDefault="00D23C38" w:rsidP="002D70CA">
            <w:pPr>
              <w:spacing w:line="360" w:lineRule="auto"/>
              <w:jc w:val="both"/>
              <w:rPr>
                <w:ins w:id="4083" w:author="Vo Cuong" w:date="2020-03-23T21:59:00Z"/>
                <w:rFonts w:ascii="Times New Roman" w:hAnsi="Times New Roman" w:cs="Times New Roman"/>
                <w:sz w:val="24"/>
                <w:szCs w:val="24"/>
              </w:rPr>
            </w:pPr>
            <w:ins w:id="4084" w:author="Vo Cuong" w:date="2020-03-23T21:59:00Z">
              <w:r>
                <w:rPr>
                  <w:rFonts w:ascii="Times New Roman" w:hAnsi="Times New Roman" w:cs="Times New Roman"/>
                  <w:sz w:val="24"/>
                  <w:szCs w:val="24"/>
                </w:rPr>
                <w:t>Primary Key</w:t>
              </w:r>
            </w:ins>
          </w:p>
        </w:tc>
        <w:tc>
          <w:tcPr>
            <w:tcW w:w="333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Change w:id="4085" w:author="Vo Cuong" w:date="2020-04-04T01:46:00Z">
              <w:tcPr>
                <w:tcW w:w="423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tcPrChange>
          </w:tcPr>
          <w:p w:rsidR="00D23C38" w:rsidRDefault="00D23C38" w:rsidP="002D70CA">
            <w:pPr>
              <w:spacing w:line="360" w:lineRule="auto"/>
              <w:jc w:val="both"/>
              <w:rPr>
                <w:ins w:id="4086" w:author="Vo Cuong" w:date="2020-03-23T21:59:00Z"/>
                <w:rFonts w:ascii="Times New Roman" w:hAnsi="Times New Roman" w:cs="Times New Roman"/>
                <w:sz w:val="24"/>
                <w:szCs w:val="24"/>
              </w:rPr>
            </w:pPr>
            <w:ins w:id="4087" w:author="Vo Cuong" w:date="2020-03-23T21:59:00Z">
              <w:r>
                <w:rPr>
                  <w:rFonts w:ascii="Times New Roman" w:hAnsi="Times New Roman" w:cs="Times New Roman"/>
                  <w:sz w:val="24"/>
                  <w:szCs w:val="24"/>
                </w:rPr>
                <w:t>Id_Mission</w:t>
              </w:r>
            </w:ins>
          </w:p>
        </w:tc>
      </w:tr>
    </w:tbl>
    <w:p w:rsidR="00D23C38" w:rsidRPr="008B2655" w:rsidRDefault="00D23C38">
      <w:pPr>
        <w:pPrChange w:id="4088" w:author="Vo Cuong" w:date="2020-03-23T21:58:00Z">
          <w:pPr>
            <w:pStyle w:val="Heading3"/>
            <w:numPr>
              <w:numId w:val="0"/>
            </w:numPr>
            <w:ind w:left="0" w:firstLine="0"/>
          </w:pPr>
        </w:pPrChange>
      </w:pPr>
    </w:p>
    <w:p w:rsidR="0073169D" w:rsidDel="00A657E7" w:rsidRDefault="0073169D" w:rsidP="00823C87">
      <w:pPr>
        <w:spacing w:line="360" w:lineRule="auto"/>
        <w:jc w:val="both"/>
        <w:rPr>
          <w:del w:id="4089" w:author="Vo Cuong" w:date="2020-03-23T22:04:00Z"/>
          <w:lang w:eastAsia="ja-JP"/>
        </w:rPr>
      </w:pPr>
    </w:p>
    <w:p w:rsidR="0073169D" w:rsidDel="00A657E7" w:rsidRDefault="0073169D" w:rsidP="00823C87">
      <w:pPr>
        <w:spacing w:line="360" w:lineRule="auto"/>
        <w:jc w:val="both"/>
        <w:rPr>
          <w:del w:id="4090" w:author="Vo Cuong" w:date="2020-03-23T22:04:00Z"/>
          <w:lang w:eastAsia="ja-JP"/>
        </w:rPr>
      </w:pPr>
    </w:p>
    <w:p w:rsidR="0073169D" w:rsidDel="00A657E7" w:rsidRDefault="0073169D" w:rsidP="00823C87">
      <w:pPr>
        <w:spacing w:line="360" w:lineRule="auto"/>
        <w:jc w:val="both"/>
        <w:rPr>
          <w:del w:id="4091" w:author="Vo Cuong" w:date="2020-03-23T22:04:00Z"/>
          <w:lang w:eastAsia="ja-JP"/>
        </w:rPr>
      </w:pPr>
    </w:p>
    <w:p w:rsidR="0073169D" w:rsidDel="00A657E7" w:rsidRDefault="0073169D" w:rsidP="00823C87">
      <w:pPr>
        <w:spacing w:line="360" w:lineRule="auto"/>
        <w:jc w:val="both"/>
        <w:rPr>
          <w:del w:id="4092" w:author="Vo Cuong" w:date="2020-03-23T22:04:00Z"/>
          <w:lang w:eastAsia="ja-JP"/>
        </w:rPr>
      </w:pPr>
    </w:p>
    <w:p w:rsidR="0073169D" w:rsidDel="00A657E7" w:rsidRDefault="0073169D" w:rsidP="00823C87">
      <w:pPr>
        <w:spacing w:line="360" w:lineRule="auto"/>
        <w:jc w:val="both"/>
        <w:rPr>
          <w:del w:id="4093" w:author="Vo Cuong" w:date="2020-03-23T22:04:00Z"/>
          <w:lang w:eastAsia="ja-JP"/>
        </w:rPr>
      </w:pPr>
    </w:p>
    <w:p w:rsidR="0073169D" w:rsidDel="00A657E7" w:rsidRDefault="0073169D" w:rsidP="00823C87">
      <w:pPr>
        <w:spacing w:line="360" w:lineRule="auto"/>
        <w:jc w:val="both"/>
        <w:rPr>
          <w:del w:id="4094" w:author="Vo Cuong" w:date="2020-03-23T22:04:00Z"/>
          <w:lang w:eastAsia="ja-JP"/>
        </w:rPr>
      </w:pPr>
    </w:p>
    <w:p w:rsidR="0073169D" w:rsidDel="00A657E7" w:rsidRDefault="0073169D" w:rsidP="00823C87">
      <w:pPr>
        <w:spacing w:line="360" w:lineRule="auto"/>
        <w:jc w:val="both"/>
        <w:rPr>
          <w:del w:id="4095" w:author="Vo Cuong" w:date="2020-03-23T22:04:00Z"/>
          <w:lang w:eastAsia="ja-JP"/>
        </w:rPr>
      </w:pPr>
    </w:p>
    <w:p w:rsidR="0073169D" w:rsidDel="00A657E7" w:rsidRDefault="0073169D" w:rsidP="00823C87">
      <w:pPr>
        <w:spacing w:line="360" w:lineRule="auto"/>
        <w:jc w:val="both"/>
        <w:rPr>
          <w:del w:id="4096" w:author="Vo Cuong" w:date="2020-03-23T22:04:00Z"/>
          <w:lang w:eastAsia="ja-JP"/>
        </w:rPr>
      </w:pPr>
    </w:p>
    <w:p w:rsidR="0073169D" w:rsidRPr="0073169D" w:rsidRDefault="0073169D" w:rsidP="00823C87">
      <w:pPr>
        <w:spacing w:line="360" w:lineRule="auto"/>
        <w:jc w:val="both"/>
        <w:rPr>
          <w:lang w:eastAsia="ja-JP"/>
        </w:rPr>
      </w:pPr>
    </w:p>
    <w:p w:rsidR="003D5FD6" w:rsidRDefault="003D5FD6">
      <w:pPr>
        <w:rPr>
          <w:rFonts w:ascii="Times New Roman" w:hAnsi="Times New Roman" w:cs="Times New Roman"/>
          <w:b/>
          <w:color w:val="FF0000"/>
          <w:sz w:val="26"/>
          <w:szCs w:val="26"/>
        </w:rPr>
      </w:pPr>
      <w:r>
        <w:rPr>
          <w:rFonts w:ascii="Times New Roman" w:hAnsi="Times New Roman" w:cs="Times New Roman"/>
          <w:b/>
          <w:color w:val="FF0000"/>
          <w:sz w:val="26"/>
          <w:szCs w:val="26"/>
        </w:rPr>
        <w:br w:type="page"/>
      </w:r>
    </w:p>
    <w:p w:rsidR="0062615E" w:rsidRPr="00190C57" w:rsidRDefault="00D268FE">
      <w:pPr>
        <w:pStyle w:val="Heading1"/>
        <w:pPrChange w:id="4097" w:author="Vo Cuong" w:date="2020-03-23T21:20:00Z">
          <w:pPr>
            <w:pStyle w:val="ListParagraph"/>
            <w:numPr>
              <w:numId w:val="17"/>
            </w:numPr>
            <w:spacing w:line="360" w:lineRule="auto"/>
            <w:ind w:left="-426" w:firstLine="786"/>
            <w:outlineLvl w:val="0"/>
          </w:pPr>
        </w:pPrChange>
      </w:pPr>
      <w:bookmarkStart w:id="4098" w:name="_Toc36669307"/>
      <w:r w:rsidRPr="00251D7B">
        <w:lastRenderedPageBreak/>
        <w:t>QUAN HỆ</w:t>
      </w:r>
      <w:r w:rsidRPr="00271C7B">
        <w:t xml:space="preserve"> GIỮA CÁC B</w:t>
      </w:r>
      <w:r w:rsidRPr="00190C57">
        <w:t>ẢNG</w:t>
      </w:r>
      <w:bookmarkEnd w:id="4098"/>
    </w:p>
    <w:p w:rsidR="005E1C0B" w:rsidRDefault="00C3147A">
      <w:pPr>
        <w:pStyle w:val="ListParagraph"/>
        <w:spacing w:line="360" w:lineRule="auto"/>
        <w:ind w:hanging="1004"/>
        <w:jc w:val="center"/>
        <w:rPr>
          <w:ins w:id="4099" w:author="Vo Cuong" w:date="2020-03-23T21:20:00Z"/>
          <w:rFonts w:ascii="Times New Roman" w:hAnsi="Times New Roman" w:cs="Times New Roman"/>
          <w:color w:val="FF0000"/>
          <w:sz w:val="26"/>
          <w:szCs w:val="26"/>
        </w:rPr>
        <w:pPrChange w:id="4100" w:author="Vo Cuong" w:date="2020-03-23T21:20:00Z">
          <w:pPr>
            <w:pStyle w:val="ListParagraph"/>
            <w:spacing w:line="360" w:lineRule="auto"/>
            <w:ind w:hanging="1004"/>
            <w:jc w:val="both"/>
          </w:pPr>
        </w:pPrChange>
      </w:pPr>
      <w:del w:id="4101" w:author="Vo Cuong" w:date="2020-03-23T21:19:00Z">
        <w:r w:rsidDel="00190C57">
          <w:rPr>
            <w:rFonts w:ascii="Times New Roman" w:hAnsi="Times New Roman" w:cs="Times New Roman"/>
            <w:noProof/>
            <w:color w:val="FF0000"/>
            <w:sz w:val="26"/>
            <w:szCs w:val="26"/>
          </w:rPr>
          <w:drawing>
            <wp:inline distT="0" distB="0" distL="0" distR="0">
              <wp:extent cx="5761990" cy="3467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message_kvygauth.yzb.png"/>
                      <pic:cNvPicPr/>
                    </pic:nvPicPr>
                    <pic:blipFill>
                      <a:blip r:embed="rId60">
                        <a:extLst>
                          <a:ext uri="{28A0092B-C50C-407E-A947-70E740481C1C}">
                            <a14:useLocalDpi xmlns:a14="http://schemas.microsoft.com/office/drawing/2010/main" val="0"/>
                          </a:ext>
                        </a:extLst>
                      </a:blip>
                      <a:stretch>
                        <a:fillRect/>
                      </a:stretch>
                    </pic:blipFill>
                    <pic:spPr>
                      <a:xfrm>
                        <a:off x="0" y="0"/>
                        <a:ext cx="5761990" cy="3467100"/>
                      </a:xfrm>
                      <a:prstGeom prst="rect">
                        <a:avLst/>
                      </a:prstGeom>
                    </pic:spPr>
                  </pic:pic>
                </a:graphicData>
              </a:graphic>
            </wp:inline>
          </w:drawing>
        </w:r>
      </w:del>
      <w:ins w:id="4102" w:author="Vo Cuong" w:date="2020-03-23T21:19:00Z">
        <w:r w:rsidR="00190C57">
          <w:rPr>
            <w:noProof/>
          </w:rPr>
          <w:drawing>
            <wp:inline distT="0" distB="0" distL="0" distR="0" wp14:anchorId="3B396CED" wp14:editId="3D0D5D9F">
              <wp:extent cx="5761990" cy="52749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1990" cy="5274945"/>
                      </a:xfrm>
                      <a:prstGeom prst="rect">
                        <a:avLst/>
                      </a:prstGeom>
                    </pic:spPr>
                  </pic:pic>
                </a:graphicData>
              </a:graphic>
            </wp:inline>
          </w:drawing>
        </w:r>
      </w:ins>
    </w:p>
    <w:p w:rsidR="00190C57" w:rsidRDefault="00190C57">
      <w:pPr>
        <w:pStyle w:val="Heading1"/>
        <w:rPr>
          <w:ins w:id="4103" w:author="Vo Cuong" w:date="2020-03-23T21:20:00Z"/>
        </w:rPr>
        <w:pPrChange w:id="4104" w:author="Vo Cuong" w:date="2020-03-23T21:20:00Z">
          <w:pPr>
            <w:pStyle w:val="ListParagraph"/>
            <w:spacing w:line="360" w:lineRule="auto"/>
            <w:ind w:hanging="1004"/>
            <w:jc w:val="both"/>
          </w:pPr>
        </w:pPrChange>
      </w:pPr>
      <w:bookmarkStart w:id="4105" w:name="_Toc36669308"/>
      <w:ins w:id="4106" w:author="Vo Cuong" w:date="2020-03-23T21:20:00Z">
        <w:r>
          <w:t>DESIGN UI</w:t>
        </w:r>
        <w:bookmarkEnd w:id="4105"/>
      </w:ins>
    </w:p>
    <w:p w:rsidR="00190C57" w:rsidRDefault="00A40953">
      <w:pPr>
        <w:pStyle w:val="Heading3"/>
        <w:numPr>
          <w:ilvl w:val="0"/>
          <w:numId w:val="57"/>
        </w:numPr>
        <w:rPr>
          <w:ins w:id="4107" w:author="Vo Cuong" w:date="2020-03-23T22:30:00Z"/>
        </w:rPr>
        <w:pPrChange w:id="4108" w:author="Vo Cuong" w:date="2020-03-24T13:13:00Z">
          <w:pPr>
            <w:pStyle w:val="ListParagraph"/>
            <w:spacing w:line="360" w:lineRule="auto"/>
            <w:ind w:hanging="1004"/>
            <w:jc w:val="both"/>
          </w:pPr>
        </w:pPrChange>
      </w:pPr>
      <w:bookmarkStart w:id="4109" w:name="_Toc36669309"/>
      <w:ins w:id="4110" w:author="Vo Cuong" w:date="2020-03-23T22:05:00Z">
        <w:r>
          <w:t>Màn hình đăng nhập</w:t>
        </w:r>
      </w:ins>
      <w:bookmarkEnd w:id="4109"/>
    </w:p>
    <w:p w:rsidR="003E0A5A" w:rsidRPr="003E0A5A" w:rsidRDefault="00271C7B">
      <w:pPr>
        <w:jc w:val="center"/>
        <w:rPr>
          <w:ins w:id="4111" w:author="Vo Cuong" w:date="2020-03-23T22:05:00Z"/>
          <w:lang w:eastAsia="ja-JP"/>
          <w:rPrChange w:id="4112" w:author="Vo Cuong" w:date="2020-03-23T22:30:00Z">
            <w:rPr>
              <w:ins w:id="4113" w:author="Vo Cuong" w:date="2020-03-23T22:05:00Z"/>
            </w:rPr>
          </w:rPrChange>
        </w:rPr>
        <w:pPrChange w:id="4114" w:author="Vo Cuong" w:date="2020-03-23T22:30:00Z">
          <w:pPr>
            <w:pStyle w:val="ListParagraph"/>
            <w:spacing w:line="360" w:lineRule="auto"/>
            <w:ind w:hanging="1004"/>
            <w:jc w:val="both"/>
          </w:pPr>
        </w:pPrChange>
      </w:pPr>
      <w:ins w:id="4115" w:author="Vo Cuong" w:date="2020-03-23T22:45:00Z">
        <w:r>
          <w:rPr>
            <w:noProof/>
          </w:rPr>
          <w:lastRenderedPageBreak/>
          <w:drawing>
            <wp:inline distT="0" distB="0" distL="0" distR="0" wp14:anchorId="6508194E" wp14:editId="458D99CA">
              <wp:extent cx="3248025" cy="53721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48025" cy="5372100"/>
                      </a:xfrm>
                      <a:prstGeom prst="rect">
                        <a:avLst/>
                      </a:prstGeom>
                    </pic:spPr>
                  </pic:pic>
                </a:graphicData>
              </a:graphic>
            </wp:inline>
          </w:drawing>
        </w:r>
      </w:ins>
    </w:p>
    <w:p w:rsidR="00A40953" w:rsidRDefault="00A40953">
      <w:pPr>
        <w:pStyle w:val="Heading3"/>
        <w:rPr>
          <w:ins w:id="4116" w:author="Vo Cuong" w:date="2020-03-23T22:42:00Z"/>
        </w:rPr>
        <w:pPrChange w:id="4117" w:author="Vo Cuong" w:date="2020-03-24T13:13:00Z">
          <w:pPr>
            <w:pStyle w:val="ListParagraph"/>
            <w:spacing w:line="360" w:lineRule="auto"/>
            <w:ind w:hanging="1004"/>
            <w:jc w:val="both"/>
          </w:pPr>
        </w:pPrChange>
      </w:pPr>
      <w:bookmarkStart w:id="4118" w:name="_Toc36669310"/>
      <w:ins w:id="4119" w:author="Vo Cuong" w:date="2020-03-23T22:05:00Z">
        <w:r>
          <w:t xml:space="preserve">Màn hình </w:t>
        </w:r>
      </w:ins>
      <w:ins w:id="4120" w:author="Vo Cuong" w:date="2020-03-23T22:06:00Z">
        <w:r>
          <w:t>lấy lại mật khẩu</w:t>
        </w:r>
      </w:ins>
      <w:bookmarkEnd w:id="4118"/>
    </w:p>
    <w:p w:rsidR="003E0A5A" w:rsidRPr="003E0A5A" w:rsidRDefault="000046C7">
      <w:pPr>
        <w:jc w:val="center"/>
        <w:rPr>
          <w:ins w:id="4121" w:author="Vo Cuong" w:date="2020-03-23T22:06:00Z"/>
          <w:lang w:eastAsia="ja-JP"/>
          <w:rPrChange w:id="4122" w:author="Vo Cuong" w:date="2020-03-23T22:42:00Z">
            <w:rPr>
              <w:ins w:id="4123" w:author="Vo Cuong" w:date="2020-03-23T22:06:00Z"/>
            </w:rPr>
          </w:rPrChange>
        </w:rPr>
        <w:pPrChange w:id="4124" w:author="Vo Cuong" w:date="2020-03-23T22:42:00Z">
          <w:pPr>
            <w:pStyle w:val="ListParagraph"/>
            <w:spacing w:line="360" w:lineRule="auto"/>
            <w:ind w:hanging="1004"/>
            <w:jc w:val="both"/>
          </w:pPr>
        </w:pPrChange>
      </w:pPr>
      <w:ins w:id="4125" w:author="Vo Cuong" w:date="2020-04-01T22:24:00Z">
        <w:r>
          <w:rPr>
            <w:noProof/>
          </w:rPr>
          <w:lastRenderedPageBreak/>
          <w:drawing>
            <wp:inline distT="0" distB="0" distL="0" distR="0" wp14:anchorId="4A69ADD5" wp14:editId="3BC5FFEA">
              <wp:extent cx="3248025" cy="53721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48025" cy="5372100"/>
                      </a:xfrm>
                      <a:prstGeom prst="rect">
                        <a:avLst/>
                      </a:prstGeom>
                    </pic:spPr>
                  </pic:pic>
                </a:graphicData>
              </a:graphic>
            </wp:inline>
          </w:drawing>
        </w:r>
      </w:ins>
    </w:p>
    <w:p w:rsidR="00A40953" w:rsidRDefault="00A40953">
      <w:pPr>
        <w:pStyle w:val="Heading3"/>
        <w:rPr>
          <w:ins w:id="4126" w:author="Vo Cuong" w:date="2020-03-23T22:24:00Z"/>
        </w:rPr>
        <w:pPrChange w:id="4127" w:author="Vo Cuong" w:date="2020-03-24T13:13:00Z">
          <w:pPr>
            <w:pStyle w:val="ListParagraph"/>
            <w:spacing w:line="360" w:lineRule="auto"/>
            <w:ind w:hanging="1004"/>
            <w:jc w:val="both"/>
          </w:pPr>
        </w:pPrChange>
      </w:pPr>
      <w:bookmarkStart w:id="4128" w:name="_Toc36669311"/>
      <w:ins w:id="4129" w:author="Vo Cuong" w:date="2020-03-23T22:06:00Z">
        <w:r>
          <w:t>Màn hình đổi mật khẩu</w:t>
        </w:r>
      </w:ins>
      <w:bookmarkEnd w:id="4128"/>
    </w:p>
    <w:p w:rsidR="00A40953" w:rsidRPr="00A40953" w:rsidRDefault="008F64F4">
      <w:pPr>
        <w:jc w:val="center"/>
        <w:rPr>
          <w:ins w:id="4130" w:author="Vo Cuong" w:date="2020-03-23T22:06:00Z"/>
          <w:lang w:eastAsia="ja-JP"/>
          <w:rPrChange w:id="4131" w:author="Vo Cuong" w:date="2020-03-23T22:24:00Z">
            <w:rPr>
              <w:ins w:id="4132" w:author="Vo Cuong" w:date="2020-03-23T22:06:00Z"/>
            </w:rPr>
          </w:rPrChange>
        </w:rPr>
        <w:pPrChange w:id="4133" w:author="Vo Cuong" w:date="2020-03-24T13:09:00Z">
          <w:pPr>
            <w:pStyle w:val="ListParagraph"/>
            <w:spacing w:line="360" w:lineRule="auto"/>
            <w:ind w:hanging="1004"/>
            <w:jc w:val="both"/>
          </w:pPr>
        </w:pPrChange>
      </w:pPr>
      <w:ins w:id="4134" w:author="Vo Cuong" w:date="2020-03-24T13:09:00Z">
        <w:r>
          <w:rPr>
            <w:noProof/>
          </w:rPr>
          <w:lastRenderedPageBreak/>
          <w:drawing>
            <wp:inline distT="0" distB="0" distL="0" distR="0" wp14:anchorId="5E55F0B7" wp14:editId="5D9EB189">
              <wp:extent cx="3248025" cy="5372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48025" cy="5372100"/>
                      </a:xfrm>
                      <a:prstGeom prst="rect">
                        <a:avLst/>
                      </a:prstGeom>
                    </pic:spPr>
                  </pic:pic>
                </a:graphicData>
              </a:graphic>
            </wp:inline>
          </w:drawing>
        </w:r>
      </w:ins>
    </w:p>
    <w:p w:rsidR="00A40953" w:rsidRDefault="00A40953">
      <w:pPr>
        <w:pStyle w:val="Heading3"/>
        <w:rPr>
          <w:ins w:id="4135" w:author="Vo Cuong" w:date="2020-03-23T22:24:00Z"/>
        </w:rPr>
        <w:pPrChange w:id="4136" w:author="Vo Cuong" w:date="2020-03-24T13:13:00Z">
          <w:pPr>
            <w:pStyle w:val="ListParagraph"/>
            <w:spacing w:line="360" w:lineRule="auto"/>
            <w:ind w:hanging="1004"/>
            <w:jc w:val="both"/>
          </w:pPr>
        </w:pPrChange>
      </w:pPr>
      <w:bookmarkStart w:id="4137" w:name="_Toc36669312"/>
      <w:ins w:id="4138" w:author="Vo Cuong" w:date="2020-03-23T22:06:00Z">
        <w:r>
          <w:t>Màn hình danh sách nhiệm vụ</w:t>
        </w:r>
      </w:ins>
      <w:bookmarkEnd w:id="4137"/>
    </w:p>
    <w:p w:rsidR="00A40953" w:rsidRPr="00A40953" w:rsidRDefault="00AA0645">
      <w:pPr>
        <w:jc w:val="center"/>
        <w:rPr>
          <w:ins w:id="4139" w:author="Vo Cuong" w:date="2020-03-23T22:06:00Z"/>
          <w:lang w:eastAsia="ja-JP"/>
          <w:rPrChange w:id="4140" w:author="Vo Cuong" w:date="2020-03-23T22:24:00Z">
            <w:rPr>
              <w:ins w:id="4141" w:author="Vo Cuong" w:date="2020-03-23T22:06:00Z"/>
            </w:rPr>
          </w:rPrChange>
        </w:rPr>
        <w:pPrChange w:id="4142" w:author="Vo Cuong" w:date="2020-03-23T22:59:00Z">
          <w:pPr>
            <w:pStyle w:val="ListParagraph"/>
            <w:spacing w:line="360" w:lineRule="auto"/>
            <w:ind w:hanging="1004"/>
            <w:jc w:val="both"/>
          </w:pPr>
        </w:pPrChange>
      </w:pPr>
      <w:ins w:id="4143" w:author="Vo Cuong" w:date="2020-04-01T21:24:00Z">
        <w:r>
          <w:rPr>
            <w:noProof/>
          </w:rPr>
          <w:lastRenderedPageBreak/>
          <w:drawing>
            <wp:inline distT="0" distB="0" distL="0" distR="0" wp14:anchorId="78EBF52D" wp14:editId="23EDC642">
              <wp:extent cx="5761990" cy="34137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1990" cy="3413760"/>
                      </a:xfrm>
                      <a:prstGeom prst="rect">
                        <a:avLst/>
                      </a:prstGeom>
                    </pic:spPr>
                  </pic:pic>
                </a:graphicData>
              </a:graphic>
            </wp:inline>
          </w:drawing>
        </w:r>
      </w:ins>
    </w:p>
    <w:p w:rsidR="00A40953" w:rsidRDefault="00A40953">
      <w:pPr>
        <w:pStyle w:val="Heading3"/>
        <w:rPr>
          <w:ins w:id="4144" w:author="Vo Cuong" w:date="2020-03-23T22:48:00Z"/>
        </w:rPr>
        <w:pPrChange w:id="4145" w:author="Vo Cuong" w:date="2020-03-24T13:13:00Z">
          <w:pPr>
            <w:pStyle w:val="ListParagraph"/>
            <w:spacing w:line="360" w:lineRule="auto"/>
            <w:ind w:hanging="1004"/>
            <w:jc w:val="both"/>
          </w:pPr>
        </w:pPrChange>
      </w:pPr>
      <w:bookmarkStart w:id="4146" w:name="_Toc36669313"/>
      <w:ins w:id="4147" w:author="Vo Cuong" w:date="2020-03-23T22:06:00Z">
        <w:r>
          <w:t>Màn hình chi tiết nhiệm vụ</w:t>
        </w:r>
      </w:ins>
      <w:bookmarkEnd w:id="4146"/>
    </w:p>
    <w:p w:rsidR="00271C7B" w:rsidRPr="00271C7B" w:rsidRDefault="00271C7B">
      <w:pPr>
        <w:rPr>
          <w:ins w:id="4148" w:author="Vo Cuong" w:date="2020-03-23T22:06:00Z"/>
          <w:lang w:eastAsia="ja-JP"/>
          <w:rPrChange w:id="4149" w:author="Vo Cuong" w:date="2020-03-23T22:48:00Z">
            <w:rPr>
              <w:ins w:id="4150" w:author="Vo Cuong" w:date="2020-03-23T22:06:00Z"/>
            </w:rPr>
          </w:rPrChange>
        </w:rPr>
        <w:pPrChange w:id="4151" w:author="Vo Cuong" w:date="2020-03-23T22:48:00Z">
          <w:pPr>
            <w:pStyle w:val="ListParagraph"/>
            <w:spacing w:line="360" w:lineRule="auto"/>
            <w:ind w:hanging="1004"/>
            <w:jc w:val="both"/>
          </w:pPr>
        </w:pPrChange>
      </w:pPr>
      <w:ins w:id="4152" w:author="Vo Cuong" w:date="2020-03-23T22:48:00Z">
        <w:r>
          <w:rPr>
            <w:noProof/>
          </w:rPr>
          <w:drawing>
            <wp:inline distT="0" distB="0" distL="0" distR="0" wp14:anchorId="395EA079" wp14:editId="7E3F0CE2">
              <wp:extent cx="5761990" cy="4759798"/>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1990" cy="4759798"/>
                      </a:xfrm>
                      <a:prstGeom prst="rect">
                        <a:avLst/>
                      </a:prstGeom>
                    </pic:spPr>
                  </pic:pic>
                </a:graphicData>
              </a:graphic>
            </wp:inline>
          </w:drawing>
        </w:r>
      </w:ins>
    </w:p>
    <w:p w:rsidR="00A40953" w:rsidRDefault="00A40953">
      <w:pPr>
        <w:pStyle w:val="Heading3"/>
        <w:rPr>
          <w:ins w:id="4153" w:author="Vo Cuong" w:date="2020-03-23T22:24:00Z"/>
        </w:rPr>
        <w:pPrChange w:id="4154" w:author="Vo Cuong" w:date="2020-03-24T13:13:00Z">
          <w:pPr>
            <w:pStyle w:val="ListParagraph"/>
            <w:spacing w:line="360" w:lineRule="auto"/>
            <w:ind w:hanging="1004"/>
            <w:jc w:val="both"/>
          </w:pPr>
        </w:pPrChange>
      </w:pPr>
      <w:bookmarkStart w:id="4155" w:name="_Toc36669314"/>
      <w:ins w:id="4156" w:author="Vo Cuong" w:date="2020-03-23T22:07:00Z">
        <w:r>
          <w:t>Màn hình nhiệm vụ đang làm</w:t>
        </w:r>
      </w:ins>
      <w:bookmarkEnd w:id="4155"/>
    </w:p>
    <w:p w:rsidR="003E0A5A" w:rsidRPr="006E093F" w:rsidRDefault="006E093F">
      <w:pPr>
        <w:jc w:val="center"/>
        <w:rPr>
          <w:ins w:id="4157" w:author="Vo Cuong" w:date="2020-03-23T22:07:00Z"/>
          <w:b/>
          <w:lang w:eastAsia="ja-JP"/>
          <w:rPrChange w:id="4158" w:author="Vo Cuong" w:date="2020-04-01T21:24:00Z">
            <w:rPr>
              <w:ins w:id="4159" w:author="Vo Cuong" w:date="2020-03-23T22:07:00Z"/>
            </w:rPr>
          </w:rPrChange>
        </w:rPr>
        <w:pPrChange w:id="4160" w:author="Vo Cuong" w:date="2020-03-23T22:59:00Z">
          <w:pPr>
            <w:pStyle w:val="ListParagraph"/>
            <w:spacing w:line="360" w:lineRule="auto"/>
            <w:ind w:hanging="1004"/>
            <w:jc w:val="both"/>
          </w:pPr>
        </w:pPrChange>
      </w:pPr>
      <w:ins w:id="4161" w:author="Vo Cuong" w:date="2020-04-01T21:24:00Z">
        <w:r>
          <w:rPr>
            <w:noProof/>
          </w:rPr>
          <w:lastRenderedPageBreak/>
          <w:drawing>
            <wp:inline distT="0" distB="0" distL="0" distR="0" wp14:anchorId="1042527F" wp14:editId="3BDBA896">
              <wp:extent cx="5761990" cy="341376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1990" cy="3413760"/>
                      </a:xfrm>
                      <a:prstGeom prst="rect">
                        <a:avLst/>
                      </a:prstGeom>
                    </pic:spPr>
                  </pic:pic>
                </a:graphicData>
              </a:graphic>
            </wp:inline>
          </w:drawing>
        </w:r>
      </w:ins>
    </w:p>
    <w:p w:rsidR="00A40953" w:rsidRDefault="00A40953">
      <w:pPr>
        <w:pStyle w:val="Heading3"/>
        <w:rPr>
          <w:ins w:id="4162" w:author="Vo Cuong" w:date="2020-03-23T23:00:00Z"/>
        </w:rPr>
        <w:pPrChange w:id="4163" w:author="Vo Cuong" w:date="2020-03-24T13:13:00Z">
          <w:pPr>
            <w:pStyle w:val="ListParagraph"/>
            <w:spacing w:line="360" w:lineRule="auto"/>
            <w:ind w:hanging="1004"/>
            <w:jc w:val="both"/>
          </w:pPr>
        </w:pPrChange>
      </w:pPr>
      <w:bookmarkStart w:id="4164" w:name="_Toc36669315"/>
      <w:ins w:id="4165" w:author="Vo Cuong" w:date="2020-03-23T22:07:00Z">
        <w:r>
          <w:t>Màn hình nhiệm vụ hoàn thành</w:t>
        </w:r>
      </w:ins>
      <w:bookmarkEnd w:id="4164"/>
    </w:p>
    <w:p w:rsidR="00591833" w:rsidRPr="00591833" w:rsidRDefault="00DB19BB">
      <w:pPr>
        <w:rPr>
          <w:ins w:id="4166" w:author="Vo Cuong" w:date="2020-03-23T22:07:00Z"/>
          <w:lang w:eastAsia="ja-JP"/>
          <w:rPrChange w:id="4167" w:author="Vo Cuong" w:date="2020-03-23T23:00:00Z">
            <w:rPr>
              <w:ins w:id="4168" w:author="Vo Cuong" w:date="2020-03-23T22:07:00Z"/>
            </w:rPr>
          </w:rPrChange>
        </w:rPr>
        <w:pPrChange w:id="4169" w:author="Vo Cuong" w:date="2020-03-23T23:00:00Z">
          <w:pPr>
            <w:pStyle w:val="ListParagraph"/>
            <w:spacing w:line="360" w:lineRule="auto"/>
            <w:ind w:hanging="1004"/>
            <w:jc w:val="both"/>
          </w:pPr>
        </w:pPrChange>
      </w:pPr>
      <w:ins w:id="4170" w:author="Vo Cuong" w:date="2020-04-01T21:25:00Z">
        <w:r>
          <w:rPr>
            <w:noProof/>
          </w:rPr>
          <w:drawing>
            <wp:inline distT="0" distB="0" distL="0" distR="0" wp14:anchorId="7F144E5D" wp14:editId="14D1EFF8">
              <wp:extent cx="5761990" cy="34137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1990" cy="3413760"/>
                      </a:xfrm>
                      <a:prstGeom prst="rect">
                        <a:avLst/>
                      </a:prstGeom>
                    </pic:spPr>
                  </pic:pic>
                </a:graphicData>
              </a:graphic>
            </wp:inline>
          </w:drawing>
        </w:r>
      </w:ins>
    </w:p>
    <w:p w:rsidR="00A40953" w:rsidRDefault="00A40953">
      <w:pPr>
        <w:pStyle w:val="Heading3"/>
        <w:rPr>
          <w:ins w:id="4171" w:author="Vo Cuong" w:date="2020-03-23T22:48:00Z"/>
        </w:rPr>
        <w:pPrChange w:id="4172" w:author="Vo Cuong" w:date="2020-03-24T13:13:00Z">
          <w:pPr>
            <w:pStyle w:val="ListParagraph"/>
            <w:spacing w:line="360" w:lineRule="auto"/>
            <w:ind w:hanging="1004"/>
            <w:jc w:val="both"/>
          </w:pPr>
        </w:pPrChange>
      </w:pPr>
      <w:bookmarkStart w:id="4173" w:name="_Toc36669316"/>
      <w:ins w:id="4174" w:author="Vo Cuong" w:date="2020-03-23T22:07:00Z">
        <w:r>
          <w:t>Màn hình thống kê</w:t>
        </w:r>
      </w:ins>
      <w:bookmarkEnd w:id="4173"/>
    </w:p>
    <w:p w:rsidR="00F45CC7" w:rsidRPr="00F45CC7" w:rsidRDefault="001C640B">
      <w:pPr>
        <w:jc w:val="center"/>
        <w:rPr>
          <w:ins w:id="4175" w:author="Vo Cuong" w:date="2020-03-23T22:07:00Z"/>
          <w:lang w:eastAsia="ja-JP"/>
          <w:rPrChange w:id="4176" w:author="Vo Cuong" w:date="2020-03-23T22:48:00Z">
            <w:rPr>
              <w:ins w:id="4177" w:author="Vo Cuong" w:date="2020-03-23T22:07:00Z"/>
            </w:rPr>
          </w:rPrChange>
        </w:rPr>
        <w:pPrChange w:id="4178" w:author="Vo Cuong" w:date="2020-04-01T17:05:00Z">
          <w:pPr>
            <w:pStyle w:val="ListParagraph"/>
            <w:spacing w:line="360" w:lineRule="auto"/>
            <w:ind w:hanging="1004"/>
            <w:jc w:val="both"/>
          </w:pPr>
        </w:pPrChange>
      </w:pPr>
      <w:ins w:id="4179" w:author="Vo Cuong" w:date="2020-04-01T17:05:00Z">
        <w:r>
          <w:rPr>
            <w:noProof/>
          </w:rPr>
          <w:lastRenderedPageBreak/>
          <w:drawing>
            <wp:inline distT="0" distB="0" distL="0" distR="0" wp14:anchorId="07AE363D" wp14:editId="3232C465">
              <wp:extent cx="5761990" cy="33947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1990" cy="3394710"/>
                      </a:xfrm>
                      <a:prstGeom prst="rect">
                        <a:avLst/>
                      </a:prstGeom>
                    </pic:spPr>
                  </pic:pic>
                </a:graphicData>
              </a:graphic>
            </wp:inline>
          </w:drawing>
        </w:r>
      </w:ins>
    </w:p>
    <w:p w:rsidR="00A40953" w:rsidRDefault="00A40953">
      <w:pPr>
        <w:pStyle w:val="Heading3"/>
        <w:rPr>
          <w:ins w:id="4180" w:author="Vo Cuong" w:date="2020-03-23T22:48:00Z"/>
        </w:rPr>
        <w:pPrChange w:id="4181" w:author="Vo Cuong" w:date="2020-03-24T13:13:00Z">
          <w:pPr>
            <w:pStyle w:val="ListParagraph"/>
            <w:spacing w:line="360" w:lineRule="auto"/>
            <w:ind w:hanging="1004"/>
            <w:jc w:val="both"/>
          </w:pPr>
        </w:pPrChange>
      </w:pPr>
      <w:bookmarkStart w:id="4182" w:name="_Toc36669317"/>
      <w:ins w:id="4183" w:author="Vo Cuong" w:date="2020-03-23T22:07:00Z">
        <w:r>
          <w:t>Màn hình CRED nhiệm vụ</w:t>
        </w:r>
      </w:ins>
      <w:bookmarkEnd w:id="4182"/>
    </w:p>
    <w:p w:rsidR="00F45CC7" w:rsidRDefault="00EB28D4">
      <w:pPr>
        <w:rPr>
          <w:ins w:id="4184" w:author="Vo Cuong" w:date="2020-03-23T22:48:00Z"/>
          <w:lang w:eastAsia="ja-JP"/>
        </w:rPr>
        <w:pPrChange w:id="4185" w:author="Vo Cuong" w:date="2020-03-23T22:48:00Z">
          <w:pPr>
            <w:pStyle w:val="ListParagraph"/>
            <w:spacing w:line="360" w:lineRule="auto"/>
            <w:ind w:hanging="1004"/>
            <w:jc w:val="both"/>
          </w:pPr>
        </w:pPrChange>
      </w:pPr>
      <w:ins w:id="4186" w:author="Vo Cuong" w:date="2020-04-01T17:05:00Z">
        <w:r>
          <w:rPr>
            <w:noProof/>
          </w:rPr>
          <w:drawing>
            <wp:inline distT="0" distB="0" distL="0" distR="0" wp14:anchorId="4A5CC57B" wp14:editId="12F0F5E9">
              <wp:extent cx="5761990" cy="339471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1990" cy="3394710"/>
                      </a:xfrm>
                      <a:prstGeom prst="rect">
                        <a:avLst/>
                      </a:prstGeom>
                    </pic:spPr>
                  </pic:pic>
                </a:graphicData>
              </a:graphic>
            </wp:inline>
          </w:drawing>
        </w:r>
      </w:ins>
    </w:p>
    <w:p w:rsidR="00F45CC7" w:rsidRPr="00F45CC7" w:rsidRDefault="00BD5D4D">
      <w:pPr>
        <w:jc w:val="center"/>
        <w:rPr>
          <w:ins w:id="4187" w:author="Vo Cuong" w:date="2020-03-23T22:07:00Z"/>
          <w:lang w:eastAsia="ja-JP"/>
          <w:rPrChange w:id="4188" w:author="Vo Cuong" w:date="2020-03-23T22:48:00Z">
            <w:rPr>
              <w:ins w:id="4189" w:author="Vo Cuong" w:date="2020-03-23T22:07:00Z"/>
            </w:rPr>
          </w:rPrChange>
        </w:rPr>
        <w:pPrChange w:id="4190" w:author="Vo Cuong" w:date="2020-03-23T22:48:00Z">
          <w:pPr>
            <w:pStyle w:val="ListParagraph"/>
            <w:spacing w:line="360" w:lineRule="auto"/>
            <w:ind w:hanging="1004"/>
            <w:jc w:val="both"/>
          </w:pPr>
        </w:pPrChange>
      </w:pPr>
      <w:ins w:id="4191" w:author="Vo Cuong" w:date="2020-04-01T17:05:00Z">
        <w:r>
          <w:rPr>
            <w:noProof/>
          </w:rPr>
          <w:lastRenderedPageBreak/>
          <w:drawing>
            <wp:inline distT="0" distB="0" distL="0" distR="0" wp14:anchorId="192C1706" wp14:editId="19B1F4D4">
              <wp:extent cx="4305300" cy="58959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05300" cy="5895975"/>
                      </a:xfrm>
                      <a:prstGeom prst="rect">
                        <a:avLst/>
                      </a:prstGeom>
                    </pic:spPr>
                  </pic:pic>
                </a:graphicData>
              </a:graphic>
            </wp:inline>
          </w:drawing>
        </w:r>
      </w:ins>
    </w:p>
    <w:p w:rsidR="00A40953" w:rsidRDefault="00A40953">
      <w:pPr>
        <w:pStyle w:val="Heading3"/>
        <w:rPr>
          <w:ins w:id="4192" w:author="Vo Cuong" w:date="2020-03-23T22:49:00Z"/>
        </w:rPr>
        <w:pPrChange w:id="4193" w:author="Vo Cuong" w:date="2020-03-24T13:13:00Z">
          <w:pPr>
            <w:pStyle w:val="ListParagraph"/>
            <w:spacing w:line="360" w:lineRule="auto"/>
            <w:ind w:hanging="1004"/>
            <w:jc w:val="both"/>
          </w:pPr>
        </w:pPrChange>
      </w:pPr>
      <w:bookmarkStart w:id="4194" w:name="_Toc36669318"/>
      <w:ins w:id="4195" w:author="Vo Cuong" w:date="2020-03-23T22:07:00Z">
        <w:r>
          <w:t>Màn hình CRED loại nhiệm vụ</w:t>
        </w:r>
      </w:ins>
      <w:bookmarkEnd w:id="4194"/>
    </w:p>
    <w:p w:rsidR="00F45CC7" w:rsidRPr="00F45CC7" w:rsidRDefault="00BD5D4D">
      <w:pPr>
        <w:rPr>
          <w:ins w:id="4196" w:author="Vo Cuong" w:date="2020-03-23T22:07:00Z"/>
          <w:lang w:eastAsia="ja-JP"/>
          <w:rPrChange w:id="4197" w:author="Vo Cuong" w:date="2020-03-23T22:49:00Z">
            <w:rPr>
              <w:ins w:id="4198" w:author="Vo Cuong" w:date="2020-03-23T22:07:00Z"/>
            </w:rPr>
          </w:rPrChange>
        </w:rPr>
        <w:pPrChange w:id="4199" w:author="Vo Cuong" w:date="2020-03-23T22:49:00Z">
          <w:pPr>
            <w:pStyle w:val="ListParagraph"/>
            <w:spacing w:line="360" w:lineRule="auto"/>
            <w:ind w:hanging="1004"/>
            <w:jc w:val="both"/>
          </w:pPr>
        </w:pPrChange>
      </w:pPr>
      <w:ins w:id="4200" w:author="Vo Cuong" w:date="2020-04-01T17:06:00Z">
        <w:r>
          <w:rPr>
            <w:noProof/>
          </w:rPr>
          <w:lastRenderedPageBreak/>
          <w:drawing>
            <wp:inline distT="0" distB="0" distL="0" distR="0" wp14:anchorId="06E07AF3" wp14:editId="565C6220">
              <wp:extent cx="5761990" cy="33947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1990" cy="3394710"/>
                      </a:xfrm>
                      <a:prstGeom prst="rect">
                        <a:avLst/>
                      </a:prstGeom>
                    </pic:spPr>
                  </pic:pic>
                </a:graphicData>
              </a:graphic>
            </wp:inline>
          </w:drawing>
        </w:r>
      </w:ins>
    </w:p>
    <w:p w:rsidR="00A40953" w:rsidRDefault="00A40953">
      <w:pPr>
        <w:pStyle w:val="Heading3"/>
        <w:rPr>
          <w:ins w:id="4201" w:author="Vo Cuong" w:date="2020-03-23T22:49:00Z"/>
        </w:rPr>
        <w:pPrChange w:id="4202" w:author="Vo Cuong" w:date="2020-03-24T13:13:00Z">
          <w:pPr>
            <w:pStyle w:val="ListParagraph"/>
            <w:spacing w:line="360" w:lineRule="auto"/>
            <w:ind w:hanging="1004"/>
            <w:jc w:val="both"/>
          </w:pPr>
        </w:pPrChange>
      </w:pPr>
      <w:bookmarkStart w:id="4203" w:name="_Toc36669319"/>
      <w:ins w:id="4204" w:author="Vo Cuong" w:date="2020-03-23T22:08:00Z">
        <w:r>
          <w:t>Màn hình quản lý tài khoản</w:t>
        </w:r>
      </w:ins>
      <w:bookmarkEnd w:id="4203"/>
    </w:p>
    <w:p w:rsidR="00F45CC7" w:rsidRPr="00F45CC7" w:rsidRDefault="00815A61">
      <w:pPr>
        <w:rPr>
          <w:ins w:id="4205" w:author="Vo Cuong" w:date="2020-03-23T22:08:00Z"/>
          <w:lang w:eastAsia="ja-JP"/>
          <w:rPrChange w:id="4206" w:author="Vo Cuong" w:date="2020-03-23T22:49:00Z">
            <w:rPr>
              <w:ins w:id="4207" w:author="Vo Cuong" w:date="2020-03-23T22:08:00Z"/>
            </w:rPr>
          </w:rPrChange>
        </w:rPr>
        <w:pPrChange w:id="4208" w:author="Vo Cuong" w:date="2020-03-23T22:49:00Z">
          <w:pPr>
            <w:pStyle w:val="ListParagraph"/>
            <w:spacing w:line="360" w:lineRule="auto"/>
            <w:ind w:hanging="1004"/>
            <w:jc w:val="both"/>
          </w:pPr>
        </w:pPrChange>
      </w:pPr>
      <w:ins w:id="4209" w:author="Vo Cuong" w:date="2020-04-01T17:06:00Z">
        <w:r>
          <w:rPr>
            <w:noProof/>
          </w:rPr>
          <w:drawing>
            <wp:inline distT="0" distB="0" distL="0" distR="0" wp14:anchorId="6AC77111" wp14:editId="58776B5C">
              <wp:extent cx="5761990" cy="339471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1990" cy="3394710"/>
                      </a:xfrm>
                      <a:prstGeom prst="rect">
                        <a:avLst/>
                      </a:prstGeom>
                    </pic:spPr>
                  </pic:pic>
                </a:graphicData>
              </a:graphic>
            </wp:inline>
          </w:drawing>
        </w:r>
      </w:ins>
    </w:p>
    <w:p w:rsidR="00A40953" w:rsidRDefault="00A40953">
      <w:pPr>
        <w:pStyle w:val="Heading3"/>
        <w:rPr>
          <w:ins w:id="4210" w:author="Vo Cuong" w:date="2020-03-23T22:49:00Z"/>
        </w:rPr>
        <w:pPrChange w:id="4211" w:author="Vo Cuong" w:date="2020-03-24T13:13:00Z">
          <w:pPr>
            <w:pStyle w:val="ListParagraph"/>
            <w:spacing w:line="360" w:lineRule="auto"/>
            <w:ind w:hanging="1004"/>
            <w:jc w:val="both"/>
          </w:pPr>
        </w:pPrChange>
      </w:pPr>
      <w:bookmarkStart w:id="4212" w:name="_Toc36669320"/>
      <w:ins w:id="4213" w:author="Vo Cuong" w:date="2020-03-23T22:08:00Z">
        <w:r>
          <w:t>Màn hình tạo tài khoản</w:t>
        </w:r>
      </w:ins>
      <w:bookmarkEnd w:id="4212"/>
    </w:p>
    <w:p w:rsidR="00595464" w:rsidRPr="00595464" w:rsidRDefault="00B358B0">
      <w:pPr>
        <w:jc w:val="center"/>
        <w:rPr>
          <w:ins w:id="4214" w:author="Vo Cuong" w:date="2020-03-23T22:08:00Z"/>
          <w:lang w:eastAsia="ja-JP"/>
          <w:rPrChange w:id="4215" w:author="Vo Cuong" w:date="2020-03-23T22:49:00Z">
            <w:rPr>
              <w:ins w:id="4216" w:author="Vo Cuong" w:date="2020-03-23T22:08:00Z"/>
            </w:rPr>
          </w:rPrChange>
        </w:rPr>
        <w:pPrChange w:id="4217" w:author="Vo Cuong" w:date="2020-03-23T22:49:00Z">
          <w:pPr>
            <w:pStyle w:val="ListParagraph"/>
            <w:spacing w:line="360" w:lineRule="auto"/>
            <w:ind w:hanging="1004"/>
            <w:jc w:val="both"/>
          </w:pPr>
        </w:pPrChange>
      </w:pPr>
      <w:ins w:id="4218" w:author="Vo Cuong" w:date="2020-04-01T17:06:00Z">
        <w:r>
          <w:rPr>
            <w:noProof/>
          </w:rPr>
          <w:lastRenderedPageBreak/>
          <w:drawing>
            <wp:inline distT="0" distB="0" distL="0" distR="0" wp14:anchorId="1835A5E0" wp14:editId="6EA8B204">
              <wp:extent cx="4295775" cy="39243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95775" cy="3924300"/>
                      </a:xfrm>
                      <a:prstGeom prst="rect">
                        <a:avLst/>
                      </a:prstGeom>
                    </pic:spPr>
                  </pic:pic>
                </a:graphicData>
              </a:graphic>
            </wp:inline>
          </w:drawing>
        </w:r>
      </w:ins>
    </w:p>
    <w:p w:rsidR="00A40953" w:rsidRDefault="00A40953">
      <w:pPr>
        <w:pStyle w:val="Heading3"/>
        <w:rPr>
          <w:ins w:id="4219" w:author="Vo Cuong" w:date="2020-03-23T22:49:00Z"/>
        </w:rPr>
        <w:pPrChange w:id="4220" w:author="Vo Cuong" w:date="2020-03-24T13:13:00Z">
          <w:pPr>
            <w:pStyle w:val="ListParagraph"/>
            <w:spacing w:line="360" w:lineRule="auto"/>
            <w:ind w:hanging="1004"/>
            <w:jc w:val="both"/>
          </w:pPr>
        </w:pPrChange>
      </w:pPr>
      <w:bookmarkStart w:id="4221" w:name="_Toc36669321"/>
      <w:ins w:id="4222" w:author="Vo Cuong" w:date="2020-03-23T22:08:00Z">
        <w:r>
          <w:t>Màn hình duyệt nhiệm vụ</w:t>
        </w:r>
      </w:ins>
      <w:bookmarkEnd w:id="4221"/>
    </w:p>
    <w:p w:rsidR="00595464" w:rsidRPr="00595464" w:rsidRDefault="00E301E3">
      <w:pPr>
        <w:rPr>
          <w:lang w:eastAsia="ja-JP"/>
          <w:rPrChange w:id="4223" w:author="Vo Cuong" w:date="2020-03-23T22:49:00Z">
            <w:rPr/>
          </w:rPrChange>
        </w:rPr>
        <w:pPrChange w:id="4224" w:author="Vo Cuong" w:date="2020-03-23T22:49:00Z">
          <w:pPr>
            <w:pStyle w:val="ListParagraph"/>
            <w:spacing w:line="360" w:lineRule="auto"/>
            <w:ind w:hanging="1004"/>
            <w:jc w:val="both"/>
          </w:pPr>
        </w:pPrChange>
      </w:pPr>
      <w:ins w:id="4225" w:author="Vo Cuong" w:date="2020-04-01T17:07:00Z">
        <w:r>
          <w:rPr>
            <w:noProof/>
          </w:rPr>
          <w:drawing>
            <wp:inline distT="0" distB="0" distL="0" distR="0" wp14:anchorId="384747B6" wp14:editId="719573DC">
              <wp:extent cx="5761990" cy="339471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1990" cy="3394710"/>
                      </a:xfrm>
                      <a:prstGeom prst="rect">
                        <a:avLst/>
                      </a:prstGeom>
                    </pic:spPr>
                  </pic:pic>
                </a:graphicData>
              </a:graphic>
            </wp:inline>
          </w:drawing>
        </w:r>
      </w:ins>
    </w:p>
    <w:sectPr w:rsidR="00595464" w:rsidRPr="00595464" w:rsidSect="00B61EEC">
      <w:headerReference w:type="default" r:id="rId76"/>
      <w:footerReference w:type="default" r:id="rId77"/>
      <w:pgSz w:w="11909" w:h="16834"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5ED9" w:rsidRDefault="00F35ED9" w:rsidP="00582D02">
      <w:pPr>
        <w:spacing w:after="0" w:line="240" w:lineRule="auto"/>
      </w:pPr>
      <w:r>
        <w:separator/>
      </w:r>
    </w:p>
  </w:endnote>
  <w:endnote w:type="continuationSeparator" w:id="0">
    <w:p w:rsidR="00F35ED9" w:rsidRDefault="00F35ED9" w:rsidP="00582D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549537"/>
      <w:docPartObj>
        <w:docPartGallery w:val="Page Numbers (Bottom of Page)"/>
        <w:docPartUnique/>
      </w:docPartObj>
    </w:sdtPr>
    <w:sdtEndPr>
      <w:rPr>
        <w:noProof/>
      </w:rPr>
    </w:sdtEndPr>
    <w:sdtContent>
      <w:p w:rsidR="001E27F0" w:rsidRDefault="001E27F0">
        <w:pPr>
          <w:pStyle w:val="Footer"/>
          <w:jc w:val="center"/>
        </w:pPr>
        <w:r>
          <w:fldChar w:fldCharType="begin"/>
        </w:r>
        <w:r>
          <w:instrText xml:space="preserve"> PAGE   \* MERGEFORMAT </w:instrText>
        </w:r>
        <w:r>
          <w:fldChar w:fldCharType="separate"/>
        </w:r>
        <w:r w:rsidR="00C14D6B">
          <w:rPr>
            <w:noProof/>
          </w:rPr>
          <w:t>26</w:t>
        </w:r>
        <w:r>
          <w:rPr>
            <w:noProof/>
          </w:rPr>
          <w:fldChar w:fldCharType="end"/>
        </w:r>
      </w:p>
    </w:sdtContent>
  </w:sdt>
  <w:p w:rsidR="001E27F0" w:rsidRDefault="001E27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5ED9" w:rsidRDefault="00F35ED9" w:rsidP="00582D02">
      <w:pPr>
        <w:spacing w:after="0" w:line="240" w:lineRule="auto"/>
      </w:pPr>
      <w:r>
        <w:separator/>
      </w:r>
    </w:p>
  </w:footnote>
  <w:footnote w:type="continuationSeparator" w:id="0">
    <w:p w:rsidR="00F35ED9" w:rsidRDefault="00F35ED9" w:rsidP="00582D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27F0" w:rsidRDefault="001E27F0">
    <w:pPr>
      <w:pStyle w:val="Header"/>
    </w:pPr>
    <w:r>
      <w:t>Application CTS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61F1F"/>
    <w:multiLevelType w:val="multilevel"/>
    <w:tmpl w:val="264E078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0BA7F94"/>
    <w:multiLevelType w:val="hybridMultilevel"/>
    <w:tmpl w:val="25C68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ED3A74"/>
    <w:multiLevelType w:val="multilevel"/>
    <w:tmpl w:val="7ABE7094"/>
    <w:lvl w:ilvl="0">
      <w:start w:val="1"/>
      <w:numFmt w:val="decimal"/>
      <w:lvlText w:val="%1."/>
      <w:lvlJc w:val="left"/>
      <w:pPr>
        <w:ind w:left="1080" w:hanging="720"/>
      </w:pPr>
    </w:lvl>
    <w:lvl w:ilvl="1">
      <w:start w:val="1"/>
      <w:numFmt w:val="lowerLetter"/>
      <w:lvlText w:val="%2)"/>
      <w:lvlJc w:val="left"/>
      <w:pPr>
        <w:ind w:left="1637"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3" w15:restartNumberingAfterBreak="0">
    <w:nsid w:val="029954BC"/>
    <w:multiLevelType w:val="hybridMultilevel"/>
    <w:tmpl w:val="F1C845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A34FA5"/>
    <w:multiLevelType w:val="hybridMultilevel"/>
    <w:tmpl w:val="E82EE04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F00DCC"/>
    <w:multiLevelType w:val="hybridMultilevel"/>
    <w:tmpl w:val="D5E67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092053"/>
    <w:multiLevelType w:val="hybridMultilevel"/>
    <w:tmpl w:val="7B3C3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4D54C9"/>
    <w:multiLevelType w:val="hybridMultilevel"/>
    <w:tmpl w:val="DA36E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BC1B9D"/>
    <w:multiLevelType w:val="hybridMultilevel"/>
    <w:tmpl w:val="0AB66234"/>
    <w:lvl w:ilvl="0" w:tplc="0409000F">
      <w:start w:val="1"/>
      <w:numFmt w:val="decimal"/>
      <w:lvlText w:val="%1."/>
      <w:lvlJc w:val="left"/>
      <w:pPr>
        <w:ind w:left="759" w:hanging="360"/>
      </w:pPr>
    </w:lvl>
    <w:lvl w:ilvl="1" w:tplc="04090019" w:tentative="1">
      <w:start w:val="1"/>
      <w:numFmt w:val="lowerLetter"/>
      <w:lvlText w:val="%2."/>
      <w:lvlJc w:val="left"/>
      <w:pPr>
        <w:ind w:left="1479" w:hanging="360"/>
      </w:pPr>
    </w:lvl>
    <w:lvl w:ilvl="2" w:tplc="0409001B" w:tentative="1">
      <w:start w:val="1"/>
      <w:numFmt w:val="lowerRoman"/>
      <w:lvlText w:val="%3."/>
      <w:lvlJc w:val="right"/>
      <w:pPr>
        <w:ind w:left="2199" w:hanging="180"/>
      </w:pPr>
    </w:lvl>
    <w:lvl w:ilvl="3" w:tplc="0409000F" w:tentative="1">
      <w:start w:val="1"/>
      <w:numFmt w:val="decimal"/>
      <w:lvlText w:val="%4."/>
      <w:lvlJc w:val="left"/>
      <w:pPr>
        <w:ind w:left="2919" w:hanging="360"/>
      </w:pPr>
    </w:lvl>
    <w:lvl w:ilvl="4" w:tplc="04090019" w:tentative="1">
      <w:start w:val="1"/>
      <w:numFmt w:val="lowerLetter"/>
      <w:lvlText w:val="%5."/>
      <w:lvlJc w:val="left"/>
      <w:pPr>
        <w:ind w:left="3639" w:hanging="360"/>
      </w:pPr>
    </w:lvl>
    <w:lvl w:ilvl="5" w:tplc="0409001B" w:tentative="1">
      <w:start w:val="1"/>
      <w:numFmt w:val="lowerRoman"/>
      <w:lvlText w:val="%6."/>
      <w:lvlJc w:val="right"/>
      <w:pPr>
        <w:ind w:left="4359" w:hanging="180"/>
      </w:pPr>
    </w:lvl>
    <w:lvl w:ilvl="6" w:tplc="0409000F" w:tentative="1">
      <w:start w:val="1"/>
      <w:numFmt w:val="decimal"/>
      <w:lvlText w:val="%7."/>
      <w:lvlJc w:val="left"/>
      <w:pPr>
        <w:ind w:left="5079" w:hanging="360"/>
      </w:pPr>
    </w:lvl>
    <w:lvl w:ilvl="7" w:tplc="04090019" w:tentative="1">
      <w:start w:val="1"/>
      <w:numFmt w:val="lowerLetter"/>
      <w:lvlText w:val="%8."/>
      <w:lvlJc w:val="left"/>
      <w:pPr>
        <w:ind w:left="5799" w:hanging="360"/>
      </w:pPr>
    </w:lvl>
    <w:lvl w:ilvl="8" w:tplc="0409001B" w:tentative="1">
      <w:start w:val="1"/>
      <w:numFmt w:val="lowerRoman"/>
      <w:lvlText w:val="%9."/>
      <w:lvlJc w:val="right"/>
      <w:pPr>
        <w:ind w:left="6519" w:hanging="180"/>
      </w:pPr>
    </w:lvl>
  </w:abstractNum>
  <w:abstractNum w:abstractNumId="9" w15:restartNumberingAfterBreak="0">
    <w:nsid w:val="0BA86BDF"/>
    <w:multiLevelType w:val="hybridMultilevel"/>
    <w:tmpl w:val="92CE6A16"/>
    <w:lvl w:ilvl="0" w:tplc="042A0017">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0" w15:restartNumberingAfterBreak="0">
    <w:nsid w:val="0D2043EF"/>
    <w:multiLevelType w:val="hybridMultilevel"/>
    <w:tmpl w:val="BED0A266"/>
    <w:lvl w:ilvl="0" w:tplc="0409000F">
      <w:start w:val="1"/>
      <w:numFmt w:val="decimal"/>
      <w:lvlText w:val="%1."/>
      <w:lvlJc w:val="left"/>
      <w:pPr>
        <w:ind w:left="749" w:hanging="360"/>
      </w:p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11" w15:restartNumberingAfterBreak="0">
    <w:nsid w:val="0FF31635"/>
    <w:multiLevelType w:val="hybridMultilevel"/>
    <w:tmpl w:val="250E0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284EC5"/>
    <w:multiLevelType w:val="hybridMultilevel"/>
    <w:tmpl w:val="5E706E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5FF0F8D"/>
    <w:multiLevelType w:val="hybridMultilevel"/>
    <w:tmpl w:val="7CECD2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72B07C3"/>
    <w:multiLevelType w:val="hybridMultilevel"/>
    <w:tmpl w:val="48204F8A"/>
    <w:lvl w:ilvl="0" w:tplc="042A0017">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5" w15:restartNumberingAfterBreak="0">
    <w:nsid w:val="17BB287F"/>
    <w:multiLevelType w:val="hybridMultilevel"/>
    <w:tmpl w:val="7CE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D44411"/>
    <w:multiLevelType w:val="hybridMultilevel"/>
    <w:tmpl w:val="EFC4E0FA"/>
    <w:lvl w:ilvl="0" w:tplc="596CE402">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98B254A"/>
    <w:multiLevelType w:val="hybridMultilevel"/>
    <w:tmpl w:val="3B48AF34"/>
    <w:lvl w:ilvl="0" w:tplc="43A0E326">
      <w:start w:val="1"/>
      <w:numFmt w:val="decimal"/>
      <w:lvlText w:val="%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1A4625F6"/>
    <w:multiLevelType w:val="hybridMultilevel"/>
    <w:tmpl w:val="63287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D67FA9"/>
    <w:multiLevelType w:val="hybridMultilevel"/>
    <w:tmpl w:val="88B4C580"/>
    <w:lvl w:ilvl="0" w:tplc="042A0017">
      <w:start w:val="1"/>
      <w:numFmt w:val="lowerLetter"/>
      <w:lvlText w:val="%1)"/>
      <w:lvlJc w:val="left"/>
      <w:pPr>
        <w:ind w:left="1494" w:hanging="360"/>
      </w:pPr>
      <w:rPr>
        <w:rFonts w:hint="default"/>
      </w:r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20" w15:restartNumberingAfterBreak="0">
    <w:nsid w:val="1EE61131"/>
    <w:multiLevelType w:val="hybridMultilevel"/>
    <w:tmpl w:val="36DAA810"/>
    <w:lvl w:ilvl="0" w:tplc="042A0017">
      <w:start w:val="1"/>
      <w:numFmt w:val="lowerLetter"/>
      <w:lvlText w:val="%1)"/>
      <w:lvlJc w:val="left"/>
      <w:pPr>
        <w:ind w:left="1494" w:hanging="360"/>
      </w:pPr>
      <w:rPr>
        <w:rFonts w:hint="default"/>
      </w:r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21" w15:restartNumberingAfterBreak="0">
    <w:nsid w:val="20E069C5"/>
    <w:multiLevelType w:val="hybridMultilevel"/>
    <w:tmpl w:val="9DEA9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31D5857"/>
    <w:multiLevelType w:val="hybridMultilevel"/>
    <w:tmpl w:val="B5EA5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3D02466"/>
    <w:multiLevelType w:val="hybridMultilevel"/>
    <w:tmpl w:val="E4C02AFA"/>
    <w:lvl w:ilvl="0" w:tplc="43A0E326">
      <w:start w:val="1"/>
      <w:numFmt w:val="decimal"/>
      <w:lvlText w:val="%1."/>
      <w:lvlJc w:val="left"/>
      <w:pPr>
        <w:ind w:left="389" w:hanging="360"/>
      </w:pPr>
      <w:rPr>
        <w:rFonts w:hint="default"/>
        <w:color w:val="000000" w:themeColor="text1"/>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24" w15:restartNumberingAfterBreak="0">
    <w:nsid w:val="25C24D99"/>
    <w:multiLevelType w:val="multilevel"/>
    <w:tmpl w:val="622CB398"/>
    <w:lvl w:ilvl="0">
      <w:start w:val="1"/>
      <w:numFmt w:val="decimal"/>
      <w:lvlText w:val="%1."/>
      <w:lvlJc w:val="left"/>
      <w:pPr>
        <w:ind w:left="1080" w:hanging="720"/>
      </w:pPr>
    </w:lvl>
    <w:lvl w:ilvl="1">
      <w:start w:val="1"/>
      <w:numFmt w:val="lowerLetter"/>
      <w:lvlText w:val="%2)"/>
      <w:lvlJc w:val="left"/>
      <w:pPr>
        <w:ind w:left="1637"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25" w15:restartNumberingAfterBreak="0">
    <w:nsid w:val="26B47059"/>
    <w:multiLevelType w:val="hybridMultilevel"/>
    <w:tmpl w:val="7CECD2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281A1C00"/>
    <w:multiLevelType w:val="hybridMultilevel"/>
    <w:tmpl w:val="E39EA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9085393"/>
    <w:multiLevelType w:val="multilevel"/>
    <w:tmpl w:val="F5F2FD58"/>
    <w:lvl w:ilvl="0">
      <w:start w:val="1"/>
      <w:numFmt w:val="decimal"/>
      <w:lvlText w:val="%1."/>
      <w:lvlJc w:val="left"/>
      <w:pPr>
        <w:ind w:left="1080" w:hanging="720"/>
      </w:pPr>
      <w:rPr>
        <w:rFonts w:ascii="Times New Roman" w:eastAsiaTheme="minorHAnsi" w:hAnsi="Times New Roman" w:cs="Times New Roman"/>
      </w:rPr>
    </w:lvl>
    <w:lvl w:ilvl="1">
      <w:start w:val="1"/>
      <w:numFmt w:val="lowerLetter"/>
      <w:lvlText w:val="%2)"/>
      <w:lvlJc w:val="left"/>
      <w:pPr>
        <w:ind w:left="1637"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28" w15:restartNumberingAfterBreak="0">
    <w:nsid w:val="293056B4"/>
    <w:multiLevelType w:val="hybridMultilevel"/>
    <w:tmpl w:val="C1F0B9FE"/>
    <w:lvl w:ilvl="0" w:tplc="1F9AB95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A431748"/>
    <w:multiLevelType w:val="hybridMultilevel"/>
    <w:tmpl w:val="5B506126"/>
    <w:lvl w:ilvl="0" w:tplc="042A0017">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0" w15:restartNumberingAfterBreak="0">
    <w:nsid w:val="2ABE743F"/>
    <w:multiLevelType w:val="multilevel"/>
    <w:tmpl w:val="A0B85352"/>
    <w:lvl w:ilvl="0">
      <w:start w:val="1"/>
      <w:numFmt w:val="decimal"/>
      <w:lvlText w:val="%1."/>
      <w:lvlJc w:val="left"/>
      <w:pPr>
        <w:ind w:left="389" w:hanging="360"/>
      </w:pPr>
    </w:lvl>
    <w:lvl w:ilvl="1">
      <w:start w:val="4"/>
      <w:numFmt w:val="decimal"/>
      <w:isLgl/>
      <w:lvlText w:val="%1.%2"/>
      <w:lvlJc w:val="left"/>
      <w:pPr>
        <w:ind w:left="389" w:hanging="360"/>
      </w:pPr>
      <w:rPr>
        <w:rFonts w:hint="default"/>
      </w:rPr>
    </w:lvl>
    <w:lvl w:ilvl="2">
      <w:start w:val="1"/>
      <w:numFmt w:val="decimal"/>
      <w:isLgl/>
      <w:lvlText w:val="%1.%2.%3"/>
      <w:lvlJc w:val="left"/>
      <w:pPr>
        <w:ind w:left="749" w:hanging="720"/>
      </w:pPr>
      <w:rPr>
        <w:rFonts w:hint="default"/>
      </w:rPr>
    </w:lvl>
    <w:lvl w:ilvl="3">
      <w:start w:val="1"/>
      <w:numFmt w:val="decimal"/>
      <w:isLgl/>
      <w:lvlText w:val="%1.%2.%3.%4"/>
      <w:lvlJc w:val="left"/>
      <w:pPr>
        <w:ind w:left="749" w:hanging="720"/>
      </w:pPr>
      <w:rPr>
        <w:rFonts w:hint="default"/>
      </w:rPr>
    </w:lvl>
    <w:lvl w:ilvl="4">
      <w:start w:val="1"/>
      <w:numFmt w:val="decimal"/>
      <w:isLgl/>
      <w:lvlText w:val="%1.%2.%3.%4.%5"/>
      <w:lvlJc w:val="left"/>
      <w:pPr>
        <w:ind w:left="1109" w:hanging="1080"/>
      </w:pPr>
      <w:rPr>
        <w:rFonts w:hint="default"/>
      </w:rPr>
    </w:lvl>
    <w:lvl w:ilvl="5">
      <w:start w:val="1"/>
      <w:numFmt w:val="decimal"/>
      <w:isLgl/>
      <w:lvlText w:val="%1.%2.%3.%4.%5.%6"/>
      <w:lvlJc w:val="left"/>
      <w:pPr>
        <w:ind w:left="1469" w:hanging="1440"/>
      </w:pPr>
      <w:rPr>
        <w:rFonts w:hint="default"/>
      </w:rPr>
    </w:lvl>
    <w:lvl w:ilvl="6">
      <w:start w:val="1"/>
      <w:numFmt w:val="decimal"/>
      <w:isLgl/>
      <w:lvlText w:val="%1.%2.%3.%4.%5.%6.%7"/>
      <w:lvlJc w:val="left"/>
      <w:pPr>
        <w:ind w:left="1469" w:hanging="1440"/>
      </w:pPr>
      <w:rPr>
        <w:rFonts w:hint="default"/>
      </w:rPr>
    </w:lvl>
    <w:lvl w:ilvl="7">
      <w:start w:val="1"/>
      <w:numFmt w:val="decimal"/>
      <w:isLgl/>
      <w:lvlText w:val="%1.%2.%3.%4.%5.%6.%7.%8"/>
      <w:lvlJc w:val="left"/>
      <w:pPr>
        <w:ind w:left="1829" w:hanging="1800"/>
      </w:pPr>
      <w:rPr>
        <w:rFonts w:hint="default"/>
      </w:rPr>
    </w:lvl>
    <w:lvl w:ilvl="8">
      <w:start w:val="1"/>
      <w:numFmt w:val="decimal"/>
      <w:isLgl/>
      <w:lvlText w:val="%1.%2.%3.%4.%5.%6.%7.%8.%9"/>
      <w:lvlJc w:val="left"/>
      <w:pPr>
        <w:ind w:left="1829" w:hanging="1800"/>
      </w:pPr>
      <w:rPr>
        <w:rFonts w:hint="default"/>
      </w:rPr>
    </w:lvl>
  </w:abstractNum>
  <w:abstractNum w:abstractNumId="31" w15:restartNumberingAfterBreak="0">
    <w:nsid w:val="2C463F9B"/>
    <w:multiLevelType w:val="hybridMultilevel"/>
    <w:tmpl w:val="7CECD2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2E4267D9"/>
    <w:multiLevelType w:val="multilevel"/>
    <w:tmpl w:val="B25ABCDA"/>
    <w:lvl w:ilvl="0">
      <w:start w:val="1"/>
      <w:numFmt w:val="decimal"/>
      <w:lvlText w:val="%1."/>
      <w:lvlJc w:val="left"/>
      <w:pPr>
        <w:ind w:left="389" w:hanging="360"/>
      </w:pPr>
    </w:lvl>
    <w:lvl w:ilvl="1">
      <w:start w:val="1"/>
      <w:numFmt w:val="decimal"/>
      <w:isLgl/>
      <w:lvlText w:val="%1.%2"/>
      <w:lvlJc w:val="left"/>
      <w:pPr>
        <w:ind w:left="749" w:hanging="360"/>
      </w:pPr>
      <w:rPr>
        <w:rFonts w:hint="default"/>
      </w:rPr>
    </w:lvl>
    <w:lvl w:ilvl="2">
      <w:start w:val="1"/>
      <w:numFmt w:val="decimal"/>
      <w:isLgl/>
      <w:lvlText w:val="%1.%2.%3"/>
      <w:lvlJc w:val="left"/>
      <w:pPr>
        <w:ind w:left="1469" w:hanging="720"/>
      </w:pPr>
      <w:rPr>
        <w:rFonts w:hint="default"/>
      </w:rPr>
    </w:lvl>
    <w:lvl w:ilvl="3">
      <w:start w:val="1"/>
      <w:numFmt w:val="decimal"/>
      <w:isLgl/>
      <w:lvlText w:val="%1.%2.%3.%4"/>
      <w:lvlJc w:val="left"/>
      <w:pPr>
        <w:ind w:left="1829" w:hanging="720"/>
      </w:pPr>
      <w:rPr>
        <w:rFonts w:hint="default"/>
      </w:rPr>
    </w:lvl>
    <w:lvl w:ilvl="4">
      <w:start w:val="1"/>
      <w:numFmt w:val="decimal"/>
      <w:isLgl/>
      <w:lvlText w:val="%1.%2.%3.%4.%5"/>
      <w:lvlJc w:val="left"/>
      <w:pPr>
        <w:ind w:left="2549" w:hanging="1080"/>
      </w:pPr>
      <w:rPr>
        <w:rFonts w:hint="default"/>
      </w:rPr>
    </w:lvl>
    <w:lvl w:ilvl="5">
      <w:start w:val="1"/>
      <w:numFmt w:val="decimal"/>
      <w:isLgl/>
      <w:lvlText w:val="%1.%2.%3.%4.%5.%6"/>
      <w:lvlJc w:val="left"/>
      <w:pPr>
        <w:ind w:left="3269" w:hanging="1440"/>
      </w:pPr>
      <w:rPr>
        <w:rFonts w:hint="default"/>
      </w:rPr>
    </w:lvl>
    <w:lvl w:ilvl="6">
      <w:start w:val="1"/>
      <w:numFmt w:val="decimal"/>
      <w:isLgl/>
      <w:lvlText w:val="%1.%2.%3.%4.%5.%6.%7"/>
      <w:lvlJc w:val="left"/>
      <w:pPr>
        <w:ind w:left="3629" w:hanging="1440"/>
      </w:pPr>
      <w:rPr>
        <w:rFonts w:hint="default"/>
      </w:rPr>
    </w:lvl>
    <w:lvl w:ilvl="7">
      <w:start w:val="1"/>
      <w:numFmt w:val="decimal"/>
      <w:isLgl/>
      <w:lvlText w:val="%1.%2.%3.%4.%5.%6.%7.%8"/>
      <w:lvlJc w:val="left"/>
      <w:pPr>
        <w:ind w:left="4349" w:hanging="1800"/>
      </w:pPr>
      <w:rPr>
        <w:rFonts w:hint="default"/>
      </w:rPr>
    </w:lvl>
    <w:lvl w:ilvl="8">
      <w:start w:val="1"/>
      <w:numFmt w:val="decimal"/>
      <w:isLgl/>
      <w:lvlText w:val="%1.%2.%3.%4.%5.%6.%7.%8.%9"/>
      <w:lvlJc w:val="left"/>
      <w:pPr>
        <w:ind w:left="4709" w:hanging="1800"/>
      </w:pPr>
      <w:rPr>
        <w:rFonts w:hint="default"/>
      </w:rPr>
    </w:lvl>
  </w:abstractNum>
  <w:abstractNum w:abstractNumId="33" w15:restartNumberingAfterBreak="0">
    <w:nsid w:val="302C3A4D"/>
    <w:multiLevelType w:val="multilevel"/>
    <w:tmpl w:val="BE6261FE"/>
    <w:lvl w:ilvl="0">
      <w:start w:val="1"/>
      <w:numFmt w:val="decimal"/>
      <w:pStyle w:val="Heading3"/>
      <w:lvlText w:val="%1."/>
      <w:lvlJc w:val="left"/>
      <w:pPr>
        <w:ind w:left="1080" w:hanging="360"/>
      </w:pPr>
    </w:lvl>
    <w:lvl w:ilvl="1">
      <w:start w:val="1"/>
      <w:numFmt w:val="lowerLetter"/>
      <w:pStyle w:val="Heading5"/>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4" w15:restartNumberingAfterBreak="0">
    <w:nsid w:val="30625369"/>
    <w:multiLevelType w:val="multilevel"/>
    <w:tmpl w:val="AAB437A8"/>
    <w:lvl w:ilvl="0">
      <w:start w:val="1"/>
      <w:numFmt w:val="decimal"/>
      <w:lvlText w:val="%1."/>
      <w:lvlJc w:val="left"/>
      <w:pPr>
        <w:ind w:left="720" w:hanging="360"/>
      </w:p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30DF0EE6"/>
    <w:multiLevelType w:val="hybridMultilevel"/>
    <w:tmpl w:val="5E706E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31827774"/>
    <w:multiLevelType w:val="hybridMultilevel"/>
    <w:tmpl w:val="C0BEDB9E"/>
    <w:lvl w:ilvl="0" w:tplc="0409000F">
      <w:start w:val="1"/>
      <w:numFmt w:val="decimal"/>
      <w:lvlText w:val="%1."/>
      <w:lvlJc w:val="left"/>
      <w:pPr>
        <w:ind w:left="749" w:hanging="360"/>
      </w:p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37" w15:restartNumberingAfterBreak="0">
    <w:nsid w:val="31B060FB"/>
    <w:multiLevelType w:val="hybridMultilevel"/>
    <w:tmpl w:val="5E706E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31BB1308"/>
    <w:multiLevelType w:val="hybridMultilevel"/>
    <w:tmpl w:val="137A774A"/>
    <w:lvl w:ilvl="0" w:tplc="042A0017">
      <w:start w:val="1"/>
      <w:numFmt w:val="lowerLetter"/>
      <w:lvlText w:val="%1)"/>
      <w:lvlJc w:val="left"/>
      <w:pPr>
        <w:ind w:left="1494" w:hanging="360"/>
      </w:pPr>
      <w:rPr>
        <w:rFonts w:hint="default"/>
      </w:r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39" w15:restartNumberingAfterBreak="0">
    <w:nsid w:val="31F677CE"/>
    <w:multiLevelType w:val="hybridMultilevel"/>
    <w:tmpl w:val="5E706E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356C2BA2"/>
    <w:multiLevelType w:val="hybridMultilevel"/>
    <w:tmpl w:val="57EA29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5DE45C2"/>
    <w:multiLevelType w:val="multilevel"/>
    <w:tmpl w:val="AAB437A8"/>
    <w:lvl w:ilvl="0">
      <w:start w:val="1"/>
      <w:numFmt w:val="decimal"/>
      <w:lvlText w:val="%1."/>
      <w:lvlJc w:val="left"/>
      <w:pPr>
        <w:ind w:left="360" w:hanging="360"/>
      </w:pPr>
    </w:lvl>
    <w:lvl w:ilvl="1">
      <w:start w:val="7"/>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2" w15:restartNumberingAfterBreak="0">
    <w:nsid w:val="38567562"/>
    <w:multiLevelType w:val="multilevel"/>
    <w:tmpl w:val="AAB437A8"/>
    <w:lvl w:ilvl="0">
      <w:start w:val="1"/>
      <w:numFmt w:val="decimal"/>
      <w:lvlText w:val="%1."/>
      <w:lvlJc w:val="left"/>
      <w:pPr>
        <w:ind w:left="360" w:hanging="360"/>
      </w:pPr>
    </w:lvl>
    <w:lvl w:ilvl="1">
      <w:start w:val="7"/>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3" w15:restartNumberingAfterBreak="0">
    <w:nsid w:val="39BC1C3B"/>
    <w:multiLevelType w:val="hybridMultilevel"/>
    <w:tmpl w:val="93C0A30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9CD2314"/>
    <w:multiLevelType w:val="hybridMultilevel"/>
    <w:tmpl w:val="913E73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3A202FDD"/>
    <w:multiLevelType w:val="multilevel"/>
    <w:tmpl w:val="A0B85352"/>
    <w:lvl w:ilvl="0">
      <w:start w:val="1"/>
      <w:numFmt w:val="decimal"/>
      <w:lvlText w:val="%1."/>
      <w:lvlJc w:val="left"/>
      <w:pPr>
        <w:ind w:left="360" w:hanging="360"/>
      </w:p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6" w15:restartNumberingAfterBreak="0">
    <w:nsid w:val="3ABE5CB2"/>
    <w:multiLevelType w:val="multilevel"/>
    <w:tmpl w:val="BA500110"/>
    <w:lvl w:ilvl="0">
      <w:start w:val="1"/>
      <w:numFmt w:val="decimal"/>
      <w:lvlText w:val="%1."/>
      <w:lvlJc w:val="left"/>
      <w:pPr>
        <w:ind w:left="1080" w:hanging="720"/>
      </w:pPr>
      <w:rPr>
        <w:rFonts w:ascii="Times New Roman" w:eastAsiaTheme="minorHAnsi" w:hAnsi="Times New Roman" w:cs="Times New Roman"/>
      </w:rPr>
    </w:lvl>
    <w:lvl w:ilvl="1">
      <w:start w:val="1"/>
      <w:numFmt w:val="lowerLetter"/>
      <w:lvlText w:val="%2)"/>
      <w:lvlJc w:val="left"/>
      <w:pPr>
        <w:ind w:left="1637"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47" w15:restartNumberingAfterBreak="0">
    <w:nsid w:val="3BDB026F"/>
    <w:multiLevelType w:val="multilevel"/>
    <w:tmpl w:val="A0B85352"/>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41A175EC"/>
    <w:multiLevelType w:val="hybridMultilevel"/>
    <w:tmpl w:val="C0BED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434C7AE2"/>
    <w:multiLevelType w:val="hybridMultilevel"/>
    <w:tmpl w:val="E1CCC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47F707B"/>
    <w:multiLevelType w:val="hybridMultilevel"/>
    <w:tmpl w:val="D8DC1A0A"/>
    <w:lvl w:ilvl="0" w:tplc="0409000F">
      <w:start w:val="1"/>
      <w:numFmt w:val="decimal"/>
      <w:lvlText w:val="%1."/>
      <w:lvlJc w:val="left"/>
      <w:pPr>
        <w:ind w:left="749" w:hanging="360"/>
      </w:p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51" w15:restartNumberingAfterBreak="0">
    <w:nsid w:val="47694165"/>
    <w:multiLevelType w:val="hybridMultilevel"/>
    <w:tmpl w:val="7CECD2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47E0108F"/>
    <w:multiLevelType w:val="multilevel"/>
    <w:tmpl w:val="AAB437A8"/>
    <w:lvl w:ilvl="0">
      <w:start w:val="1"/>
      <w:numFmt w:val="decimal"/>
      <w:lvlText w:val="%1."/>
      <w:lvlJc w:val="left"/>
      <w:pPr>
        <w:ind w:left="360" w:hanging="360"/>
      </w:pPr>
    </w:lvl>
    <w:lvl w:ilvl="1">
      <w:start w:val="7"/>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3" w15:restartNumberingAfterBreak="0">
    <w:nsid w:val="4A1A03D3"/>
    <w:multiLevelType w:val="hybridMultilevel"/>
    <w:tmpl w:val="E0CA3ED2"/>
    <w:lvl w:ilvl="0" w:tplc="0409000F">
      <w:start w:val="1"/>
      <w:numFmt w:val="decimal"/>
      <w:lvlText w:val="%1."/>
      <w:lvlJc w:val="left"/>
      <w:pPr>
        <w:ind w:left="749" w:hanging="360"/>
      </w:p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54" w15:restartNumberingAfterBreak="0">
    <w:nsid w:val="4B6653FB"/>
    <w:multiLevelType w:val="hybridMultilevel"/>
    <w:tmpl w:val="E4C02AFA"/>
    <w:lvl w:ilvl="0" w:tplc="43A0E326">
      <w:start w:val="1"/>
      <w:numFmt w:val="decimal"/>
      <w:lvlText w:val="%1."/>
      <w:lvlJc w:val="left"/>
      <w:pPr>
        <w:ind w:left="389" w:hanging="360"/>
      </w:pPr>
      <w:rPr>
        <w:rFonts w:hint="default"/>
        <w:color w:val="000000" w:themeColor="text1"/>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55" w15:restartNumberingAfterBreak="0">
    <w:nsid w:val="4DCD0150"/>
    <w:multiLevelType w:val="hybridMultilevel"/>
    <w:tmpl w:val="82649632"/>
    <w:lvl w:ilvl="0" w:tplc="042A0017">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56" w15:restartNumberingAfterBreak="0">
    <w:nsid w:val="4E0B305E"/>
    <w:multiLevelType w:val="hybridMultilevel"/>
    <w:tmpl w:val="4D6EE19E"/>
    <w:lvl w:ilvl="0" w:tplc="CD2EF2D4">
      <w:start w:val="3"/>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5156190D"/>
    <w:multiLevelType w:val="multilevel"/>
    <w:tmpl w:val="B25ABCDA"/>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8" w15:restartNumberingAfterBreak="0">
    <w:nsid w:val="53FE0EFC"/>
    <w:multiLevelType w:val="hybridMultilevel"/>
    <w:tmpl w:val="7CECD2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584A5DD6"/>
    <w:multiLevelType w:val="hybridMultilevel"/>
    <w:tmpl w:val="2408CD0A"/>
    <w:lvl w:ilvl="0" w:tplc="0409000F">
      <w:start w:val="1"/>
      <w:numFmt w:val="decimal"/>
      <w:lvlText w:val="%1."/>
      <w:lvlJc w:val="left"/>
      <w:pPr>
        <w:ind w:left="389" w:hanging="360"/>
      </w:p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60" w15:restartNumberingAfterBreak="0">
    <w:nsid w:val="586152A7"/>
    <w:multiLevelType w:val="hybridMultilevel"/>
    <w:tmpl w:val="51082F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590969F1"/>
    <w:multiLevelType w:val="hybridMultilevel"/>
    <w:tmpl w:val="3B48AF34"/>
    <w:lvl w:ilvl="0" w:tplc="43A0E326">
      <w:start w:val="1"/>
      <w:numFmt w:val="decimal"/>
      <w:lvlText w:val="%1."/>
      <w:lvlJc w:val="left"/>
      <w:pPr>
        <w:ind w:left="749" w:hanging="360"/>
      </w:pPr>
      <w:rPr>
        <w:rFonts w:hint="default"/>
        <w:color w:val="000000" w:themeColor="text1"/>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62" w15:restartNumberingAfterBreak="0">
    <w:nsid w:val="5A87236E"/>
    <w:multiLevelType w:val="multilevel"/>
    <w:tmpl w:val="C1021418"/>
    <w:lvl w:ilvl="0">
      <w:start w:val="1"/>
      <w:numFmt w:val="decimal"/>
      <w:lvlText w:val="%1."/>
      <w:lvlJc w:val="left"/>
      <w:pPr>
        <w:ind w:left="623"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5B1860EC"/>
    <w:multiLevelType w:val="hybridMultilevel"/>
    <w:tmpl w:val="FB8CBF26"/>
    <w:lvl w:ilvl="0" w:tplc="0409000F">
      <w:start w:val="1"/>
      <w:numFmt w:val="decimal"/>
      <w:lvlText w:val="%1."/>
      <w:lvlJc w:val="left"/>
      <w:pPr>
        <w:ind w:left="749" w:hanging="360"/>
      </w:p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64" w15:restartNumberingAfterBreak="0">
    <w:nsid w:val="5B3A7AA9"/>
    <w:multiLevelType w:val="hybridMultilevel"/>
    <w:tmpl w:val="7A06A198"/>
    <w:lvl w:ilvl="0" w:tplc="042A0017">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65" w15:restartNumberingAfterBreak="0">
    <w:nsid w:val="5C4B7FCA"/>
    <w:multiLevelType w:val="hybridMultilevel"/>
    <w:tmpl w:val="5AEEDCB4"/>
    <w:lvl w:ilvl="0" w:tplc="042A0017">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6" w15:restartNumberingAfterBreak="0">
    <w:nsid w:val="5F6D2B6E"/>
    <w:multiLevelType w:val="multilevel"/>
    <w:tmpl w:val="FC920D62"/>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7" w15:restartNumberingAfterBreak="0">
    <w:nsid w:val="603B0C23"/>
    <w:multiLevelType w:val="hybridMultilevel"/>
    <w:tmpl w:val="7CECD2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62A80ABC"/>
    <w:multiLevelType w:val="hybridMultilevel"/>
    <w:tmpl w:val="04E2AE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63603482"/>
    <w:multiLevelType w:val="hybridMultilevel"/>
    <w:tmpl w:val="250E01C2"/>
    <w:lvl w:ilvl="0" w:tplc="0409000F">
      <w:start w:val="1"/>
      <w:numFmt w:val="decimal"/>
      <w:lvlText w:val="%1."/>
      <w:lvlJc w:val="left"/>
      <w:pPr>
        <w:ind w:left="389" w:hanging="360"/>
      </w:p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70" w15:restartNumberingAfterBreak="0">
    <w:nsid w:val="671B4BFE"/>
    <w:multiLevelType w:val="hybridMultilevel"/>
    <w:tmpl w:val="7CECD2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68722213"/>
    <w:multiLevelType w:val="multilevel"/>
    <w:tmpl w:val="A0B85352"/>
    <w:lvl w:ilvl="0">
      <w:start w:val="1"/>
      <w:numFmt w:val="decimal"/>
      <w:lvlText w:val="%1."/>
      <w:lvlJc w:val="left"/>
      <w:pPr>
        <w:ind w:left="389" w:hanging="360"/>
      </w:pPr>
    </w:lvl>
    <w:lvl w:ilvl="1">
      <w:start w:val="4"/>
      <w:numFmt w:val="decimal"/>
      <w:isLgl/>
      <w:lvlText w:val="%1.%2"/>
      <w:lvlJc w:val="left"/>
      <w:pPr>
        <w:ind w:left="389" w:hanging="360"/>
      </w:pPr>
      <w:rPr>
        <w:rFonts w:hint="default"/>
      </w:rPr>
    </w:lvl>
    <w:lvl w:ilvl="2">
      <w:start w:val="1"/>
      <w:numFmt w:val="decimal"/>
      <w:isLgl/>
      <w:lvlText w:val="%1.%2.%3"/>
      <w:lvlJc w:val="left"/>
      <w:pPr>
        <w:ind w:left="749" w:hanging="720"/>
      </w:pPr>
      <w:rPr>
        <w:rFonts w:hint="default"/>
      </w:rPr>
    </w:lvl>
    <w:lvl w:ilvl="3">
      <w:start w:val="1"/>
      <w:numFmt w:val="decimal"/>
      <w:isLgl/>
      <w:lvlText w:val="%1.%2.%3.%4"/>
      <w:lvlJc w:val="left"/>
      <w:pPr>
        <w:ind w:left="749" w:hanging="720"/>
      </w:pPr>
      <w:rPr>
        <w:rFonts w:hint="default"/>
      </w:rPr>
    </w:lvl>
    <w:lvl w:ilvl="4">
      <w:start w:val="1"/>
      <w:numFmt w:val="decimal"/>
      <w:isLgl/>
      <w:lvlText w:val="%1.%2.%3.%4.%5"/>
      <w:lvlJc w:val="left"/>
      <w:pPr>
        <w:ind w:left="1109" w:hanging="1080"/>
      </w:pPr>
      <w:rPr>
        <w:rFonts w:hint="default"/>
      </w:rPr>
    </w:lvl>
    <w:lvl w:ilvl="5">
      <w:start w:val="1"/>
      <w:numFmt w:val="decimal"/>
      <w:isLgl/>
      <w:lvlText w:val="%1.%2.%3.%4.%5.%6"/>
      <w:lvlJc w:val="left"/>
      <w:pPr>
        <w:ind w:left="1469" w:hanging="1440"/>
      </w:pPr>
      <w:rPr>
        <w:rFonts w:hint="default"/>
      </w:rPr>
    </w:lvl>
    <w:lvl w:ilvl="6">
      <w:start w:val="1"/>
      <w:numFmt w:val="decimal"/>
      <w:isLgl/>
      <w:lvlText w:val="%1.%2.%3.%4.%5.%6.%7"/>
      <w:lvlJc w:val="left"/>
      <w:pPr>
        <w:ind w:left="1469" w:hanging="1440"/>
      </w:pPr>
      <w:rPr>
        <w:rFonts w:hint="default"/>
      </w:rPr>
    </w:lvl>
    <w:lvl w:ilvl="7">
      <w:start w:val="1"/>
      <w:numFmt w:val="decimal"/>
      <w:isLgl/>
      <w:lvlText w:val="%1.%2.%3.%4.%5.%6.%7.%8"/>
      <w:lvlJc w:val="left"/>
      <w:pPr>
        <w:ind w:left="1829" w:hanging="1800"/>
      </w:pPr>
      <w:rPr>
        <w:rFonts w:hint="default"/>
      </w:rPr>
    </w:lvl>
    <w:lvl w:ilvl="8">
      <w:start w:val="1"/>
      <w:numFmt w:val="decimal"/>
      <w:isLgl/>
      <w:lvlText w:val="%1.%2.%3.%4.%5.%6.%7.%8.%9"/>
      <w:lvlJc w:val="left"/>
      <w:pPr>
        <w:ind w:left="1829" w:hanging="1800"/>
      </w:pPr>
      <w:rPr>
        <w:rFonts w:hint="default"/>
      </w:rPr>
    </w:lvl>
  </w:abstractNum>
  <w:abstractNum w:abstractNumId="72" w15:restartNumberingAfterBreak="0">
    <w:nsid w:val="69F53166"/>
    <w:multiLevelType w:val="hybridMultilevel"/>
    <w:tmpl w:val="A656A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B172B26"/>
    <w:multiLevelType w:val="hybridMultilevel"/>
    <w:tmpl w:val="7CECD2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6C5963DF"/>
    <w:multiLevelType w:val="hybridMultilevel"/>
    <w:tmpl w:val="3B48AF34"/>
    <w:lvl w:ilvl="0" w:tplc="43A0E326">
      <w:start w:val="1"/>
      <w:numFmt w:val="decimal"/>
      <w:lvlText w:val="%1."/>
      <w:lvlJc w:val="left"/>
      <w:pPr>
        <w:ind w:left="749" w:hanging="360"/>
      </w:pPr>
      <w:rPr>
        <w:rFonts w:hint="default"/>
        <w:color w:val="000000" w:themeColor="text1"/>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75" w15:restartNumberingAfterBreak="0">
    <w:nsid w:val="6CD565AF"/>
    <w:multiLevelType w:val="hybridMultilevel"/>
    <w:tmpl w:val="5AEEDCB4"/>
    <w:lvl w:ilvl="0" w:tplc="042A0017">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6" w15:restartNumberingAfterBreak="0">
    <w:nsid w:val="6E591B2D"/>
    <w:multiLevelType w:val="multilevel"/>
    <w:tmpl w:val="AAB437A8"/>
    <w:lvl w:ilvl="0">
      <w:start w:val="1"/>
      <w:numFmt w:val="decimal"/>
      <w:lvlText w:val="%1."/>
      <w:lvlJc w:val="left"/>
      <w:pPr>
        <w:ind w:left="360" w:hanging="360"/>
      </w:pPr>
    </w:lvl>
    <w:lvl w:ilvl="1">
      <w:start w:val="7"/>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7" w15:restartNumberingAfterBreak="0">
    <w:nsid w:val="714A7D18"/>
    <w:multiLevelType w:val="hybridMultilevel"/>
    <w:tmpl w:val="98F43F5E"/>
    <w:lvl w:ilvl="0" w:tplc="042A0017">
      <w:start w:val="1"/>
      <w:numFmt w:val="lowerLetter"/>
      <w:lvlText w:val="%1)"/>
      <w:lvlJc w:val="left"/>
      <w:pPr>
        <w:ind w:left="1353" w:hanging="360"/>
      </w:pPr>
      <w:rPr>
        <w:rFonts w:hint="default"/>
      </w:rPr>
    </w:lvl>
    <w:lvl w:ilvl="1" w:tplc="042A0019" w:tentative="1">
      <w:start w:val="1"/>
      <w:numFmt w:val="lowerLetter"/>
      <w:lvlText w:val="%2."/>
      <w:lvlJc w:val="left"/>
      <w:pPr>
        <w:ind w:left="2073" w:hanging="360"/>
      </w:pPr>
    </w:lvl>
    <w:lvl w:ilvl="2" w:tplc="042A001B" w:tentative="1">
      <w:start w:val="1"/>
      <w:numFmt w:val="lowerRoman"/>
      <w:lvlText w:val="%3."/>
      <w:lvlJc w:val="right"/>
      <w:pPr>
        <w:ind w:left="2793" w:hanging="180"/>
      </w:pPr>
    </w:lvl>
    <w:lvl w:ilvl="3" w:tplc="042A000F" w:tentative="1">
      <w:start w:val="1"/>
      <w:numFmt w:val="decimal"/>
      <w:lvlText w:val="%4."/>
      <w:lvlJc w:val="left"/>
      <w:pPr>
        <w:ind w:left="3513" w:hanging="360"/>
      </w:pPr>
    </w:lvl>
    <w:lvl w:ilvl="4" w:tplc="042A0019" w:tentative="1">
      <w:start w:val="1"/>
      <w:numFmt w:val="lowerLetter"/>
      <w:lvlText w:val="%5."/>
      <w:lvlJc w:val="left"/>
      <w:pPr>
        <w:ind w:left="4233" w:hanging="360"/>
      </w:pPr>
    </w:lvl>
    <w:lvl w:ilvl="5" w:tplc="042A001B" w:tentative="1">
      <w:start w:val="1"/>
      <w:numFmt w:val="lowerRoman"/>
      <w:lvlText w:val="%6."/>
      <w:lvlJc w:val="right"/>
      <w:pPr>
        <w:ind w:left="4953" w:hanging="180"/>
      </w:pPr>
    </w:lvl>
    <w:lvl w:ilvl="6" w:tplc="042A000F" w:tentative="1">
      <w:start w:val="1"/>
      <w:numFmt w:val="decimal"/>
      <w:lvlText w:val="%7."/>
      <w:lvlJc w:val="left"/>
      <w:pPr>
        <w:ind w:left="5673" w:hanging="360"/>
      </w:pPr>
    </w:lvl>
    <w:lvl w:ilvl="7" w:tplc="042A0019" w:tentative="1">
      <w:start w:val="1"/>
      <w:numFmt w:val="lowerLetter"/>
      <w:lvlText w:val="%8."/>
      <w:lvlJc w:val="left"/>
      <w:pPr>
        <w:ind w:left="6393" w:hanging="360"/>
      </w:pPr>
    </w:lvl>
    <w:lvl w:ilvl="8" w:tplc="042A001B" w:tentative="1">
      <w:start w:val="1"/>
      <w:numFmt w:val="lowerRoman"/>
      <w:lvlText w:val="%9."/>
      <w:lvlJc w:val="right"/>
      <w:pPr>
        <w:ind w:left="7113" w:hanging="180"/>
      </w:pPr>
    </w:lvl>
  </w:abstractNum>
  <w:abstractNum w:abstractNumId="78" w15:restartNumberingAfterBreak="0">
    <w:nsid w:val="726C78C0"/>
    <w:multiLevelType w:val="hybridMultilevel"/>
    <w:tmpl w:val="A0EE7644"/>
    <w:lvl w:ilvl="0" w:tplc="042A0017">
      <w:start w:val="1"/>
      <w:numFmt w:val="lowerLetter"/>
      <w:lvlText w:val="%1)"/>
      <w:lvlJc w:val="left"/>
      <w:pPr>
        <w:ind w:left="1494" w:hanging="360"/>
      </w:pPr>
      <w:rPr>
        <w:rFonts w:hint="default"/>
      </w:r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79" w15:restartNumberingAfterBreak="0">
    <w:nsid w:val="731A0497"/>
    <w:multiLevelType w:val="hybridMultilevel"/>
    <w:tmpl w:val="8FEA7A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794B7DB3"/>
    <w:multiLevelType w:val="hybridMultilevel"/>
    <w:tmpl w:val="9DEA95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7B67690A"/>
    <w:multiLevelType w:val="hybridMultilevel"/>
    <w:tmpl w:val="3F5C147E"/>
    <w:lvl w:ilvl="0" w:tplc="042A0017">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82" w15:restartNumberingAfterBreak="0">
    <w:nsid w:val="7B79327E"/>
    <w:multiLevelType w:val="multilevel"/>
    <w:tmpl w:val="A3EC0932"/>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83" w15:restartNumberingAfterBreak="0">
    <w:nsid w:val="7C947AFD"/>
    <w:multiLevelType w:val="multilevel"/>
    <w:tmpl w:val="2264C45C"/>
    <w:lvl w:ilvl="0">
      <w:start w:val="1"/>
      <w:numFmt w:val="decimal"/>
      <w:lvlText w:val="%1."/>
      <w:lvlJc w:val="left"/>
      <w:pPr>
        <w:ind w:left="1080" w:hanging="720"/>
      </w:pPr>
      <w:rPr>
        <w:rFonts w:ascii="Times New Roman" w:eastAsiaTheme="minorHAnsi" w:hAnsi="Times New Roman" w:cs="Times New Roman"/>
      </w:rPr>
    </w:lvl>
    <w:lvl w:ilvl="1">
      <w:start w:val="1"/>
      <w:numFmt w:val="decimal"/>
      <w:isLgl/>
      <w:lvlText w:val="%1.%2"/>
      <w:lvlJc w:val="left"/>
      <w:pPr>
        <w:ind w:left="1637"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84" w15:restartNumberingAfterBreak="0">
    <w:nsid w:val="7D1B3738"/>
    <w:multiLevelType w:val="hybridMultilevel"/>
    <w:tmpl w:val="DF4AAC3E"/>
    <w:lvl w:ilvl="0" w:tplc="042A0017">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85" w15:restartNumberingAfterBreak="0">
    <w:nsid w:val="7D864FEC"/>
    <w:multiLevelType w:val="hybridMultilevel"/>
    <w:tmpl w:val="9AE6DA02"/>
    <w:lvl w:ilvl="0" w:tplc="0409000F">
      <w:start w:val="1"/>
      <w:numFmt w:val="decimal"/>
      <w:lvlText w:val="%1."/>
      <w:lvlJc w:val="left"/>
      <w:pPr>
        <w:ind w:left="749" w:hanging="360"/>
      </w:p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86" w15:restartNumberingAfterBreak="0">
    <w:nsid w:val="7E6406F1"/>
    <w:multiLevelType w:val="hybridMultilevel"/>
    <w:tmpl w:val="3B48AF34"/>
    <w:lvl w:ilvl="0" w:tplc="43A0E326">
      <w:start w:val="1"/>
      <w:numFmt w:val="decimal"/>
      <w:lvlText w:val="%1."/>
      <w:lvlJc w:val="left"/>
      <w:pPr>
        <w:ind w:left="389" w:hanging="360"/>
      </w:pPr>
      <w:rPr>
        <w:rFonts w:hint="default"/>
        <w:color w:val="000000" w:themeColor="text1"/>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87" w15:restartNumberingAfterBreak="0">
    <w:nsid w:val="7FCC1531"/>
    <w:multiLevelType w:val="multilevel"/>
    <w:tmpl w:val="7458BA74"/>
    <w:lvl w:ilvl="0">
      <w:start w:val="1"/>
      <w:numFmt w:val="decimal"/>
      <w:lvlText w:val="%1."/>
      <w:lvlJc w:val="left"/>
      <w:pPr>
        <w:ind w:left="360" w:hanging="360"/>
      </w:pPr>
    </w:lvl>
    <w:lvl w:ilvl="1">
      <w:start w:val="1"/>
      <w:numFmt w:val="decimal"/>
      <w:pStyle w:val="Heading4"/>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num w:numId="1">
    <w:abstractNumId w:val="11"/>
  </w:num>
  <w:num w:numId="2">
    <w:abstractNumId w:val="85"/>
  </w:num>
  <w:num w:numId="3">
    <w:abstractNumId w:val="49"/>
  </w:num>
  <w:num w:numId="4">
    <w:abstractNumId w:val="21"/>
  </w:num>
  <w:num w:numId="5">
    <w:abstractNumId w:val="34"/>
  </w:num>
  <w:num w:numId="6">
    <w:abstractNumId w:val="22"/>
  </w:num>
  <w:num w:numId="7">
    <w:abstractNumId w:val="6"/>
  </w:num>
  <w:num w:numId="8">
    <w:abstractNumId w:val="72"/>
  </w:num>
  <w:num w:numId="9">
    <w:abstractNumId w:val="15"/>
  </w:num>
  <w:num w:numId="10">
    <w:abstractNumId w:val="36"/>
  </w:num>
  <w:num w:numId="11">
    <w:abstractNumId w:val="47"/>
  </w:num>
  <w:num w:numId="12">
    <w:abstractNumId w:val="50"/>
  </w:num>
  <w:num w:numId="13">
    <w:abstractNumId w:val="66"/>
  </w:num>
  <w:num w:numId="14">
    <w:abstractNumId w:val="40"/>
  </w:num>
  <w:num w:numId="15">
    <w:abstractNumId w:val="87"/>
  </w:num>
  <w:num w:numId="16">
    <w:abstractNumId w:val="28"/>
  </w:num>
  <w:num w:numId="17">
    <w:abstractNumId w:val="16"/>
  </w:num>
  <w:num w:numId="18">
    <w:abstractNumId w:val="26"/>
  </w:num>
  <w:num w:numId="19">
    <w:abstractNumId w:val="1"/>
  </w:num>
  <w:num w:numId="20">
    <w:abstractNumId w:val="4"/>
  </w:num>
  <w:num w:numId="21">
    <w:abstractNumId w:val="43"/>
  </w:num>
  <w:num w:numId="22">
    <w:abstractNumId w:val="83"/>
  </w:num>
  <w:num w:numId="23">
    <w:abstractNumId w:val="84"/>
  </w:num>
  <w:num w:numId="24">
    <w:abstractNumId w:val="14"/>
  </w:num>
  <w:num w:numId="25">
    <w:abstractNumId w:val="38"/>
  </w:num>
  <w:num w:numId="26">
    <w:abstractNumId w:val="78"/>
  </w:num>
  <w:num w:numId="27">
    <w:abstractNumId w:val="20"/>
  </w:num>
  <w:num w:numId="28">
    <w:abstractNumId w:val="9"/>
  </w:num>
  <w:num w:numId="29">
    <w:abstractNumId w:val="81"/>
  </w:num>
  <w:num w:numId="30">
    <w:abstractNumId w:val="19"/>
  </w:num>
  <w:num w:numId="31">
    <w:abstractNumId w:val="29"/>
  </w:num>
  <w:num w:numId="32">
    <w:abstractNumId w:val="53"/>
  </w:num>
  <w:num w:numId="33">
    <w:abstractNumId w:val="64"/>
  </w:num>
  <w:num w:numId="34">
    <w:abstractNumId w:val="75"/>
  </w:num>
  <w:num w:numId="35">
    <w:abstractNumId w:val="77"/>
  </w:num>
  <w:num w:numId="36">
    <w:abstractNumId w:val="55"/>
  </w:num>
  <w:num w:numId="37">
    <w:abstractNumId w:val="62"/>
  </w:num>
  <w:num w:numId="38">
    <w:abstractNumId w:val="33"/>
  </w:num>
  <w:num w:numId="39">
    <w:abstractNumId w:val="82"/>
  </w:num>
  <w:num w:numId="40">
    <w:abstractNumId w:val="8"/>
  </w:num>
  <w:num w:numId="41">
    <w:abstractNumId w:val="46"/>
  </w:num>
  <w:num w:numId="42">
    <w:abstractNumId w:val="2"/>
  </w:num>
  <w:num w:numId="43">
    <w:abstractNumId w:val="27"/>
  </w:num>
  <w:num w:numId="44">
    <w:abstractNumId w:val="24"/>
  </w:num>
  <w:num w:numId="45">
    <w:abstractNumId w:val="63"/>
  </w:num>
  <w:num w:numId="46">
    <w:abstractNumId w:val="56"/>
  </w:num>
  <w:num w:numId="47">
    <w:abstractNumId w:val="12"/>
  </w:num>
  <w:num w:numId="48">
    <w:abstractNumId w:val="37"/>
  </w:num>
  <w:num w:numId="49">
    <w:abstractNumId w:val="0"/>
  </w:num>
  <w:num w:numId="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8"/>
  </w:num>
  <w:num w:numId="59">
    <w:abstractNumId w:val="30"/>
  </w:num>
  <w:num w:numId="60">
    <w:abstractNumId w:val="45"/>
  </w:num>
  <w:num w:numId="61">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3"/>
  </w:num>
  <w:num w:numId="69">
    <w:abstractNumId w:val="58"/>
  </w:num>
  <w:num w:numId="70">
    <w:abstractNumId w:val="51"/>
  </w:num>
  <w:num w:numId="71">
    <w:abstractNumId w:val="7"/>
  </w:num>
  <w:num w:numId="72">
    <w:abstractNumId w:val="68"/>
  </w:num>
  <w:num w:numId="73">
    <w:abstractNumId w:val="73"/>
  </w:num>
  <w:num w:numId="74">
    <w:abstractNumId w:val="71"/>
  </w:num>
  <w:num w:numId="75">
    <w:abstractNumId w:val="18"/>
  </w:num>
  <w:num w:numId="76">
    <w:abstractNumId w:val="67"/>
  </w:num>
  <w:num w:numId="77">
    <w:abstractNumId w:val="3"/>
  </w:num>
  <w:num w:numId="78">
    <w:abstractNumId w:val="80"/>
  </w:num>
  <w:num w:numId="79">
    <w:abstractNumId w:val="41"/>
  </w:num>
  <w:num w:numId="80">
    <w:abstractNumId w:val="35"/>
  </w:num>
  <w:num w:numId="81">
    <w:abstractNumId w:val="39"/>
  </w:num>
  <w:num w:numId="82">
    <w:abstractNumId w:val="69"/>
  </w:num>
  <w:num w:numId="83">
    <w:abstractNumId w:val="57"/>
  </w:num>
  <w:num w:numId="84">
    <w:abstractNumId w:val="23"/>
  </w:num>
  <w:num w:numId="85">
    <w:abstractNumId w:val="61"/>
  </w:num>
  <w:num w:numId="86">
    <w:abstractNumId w:val="74"/>
  </w:num>
  <w:num w:numId="87">
    <w:abstractNumId w:val="10"/>
  </w:num>
  <w:num w:numId="88">
    <w:abstractNumId w:val="5"/>
  </w:num>
  <w:num w:numId="89">
    <w:abstractNumId w:val="59"/>
  </w:num>
  <w:num w:numId="90">
    <w:abstractNumId w:val="86"/>
  </w:num>
  <w:num w:numId="91">
    <w:abstractNumId w:val="79"/>
  </w:num>
  <w:num w:numId="92">
    <w:abstractNumId w:val="17"/>
  </w:num>
  <w:num w:numId="93">
    <w:abstractNumId w:val="42"/>
  </w:num>
  <w:num w:numId="94">
    <w:abstractNumId w:val="52"/>
  </w:num>
  <w:num w:numId="95">
    <w:abstractNumId w:val="76"/>
  </w:num>
  <w:num w:numId="96">
    <w:abstractNumId w:val="60"/>
  </w:num>
  <w:num w:numId="97">
    <w:abstractNumId w:val="44"/>
  </w:num>
  <w:num w:numId="98">
    <w:abstractNumId w:val="32"/>
  </w:num>
  <w:num w:numId="99">
    <w:abstractNumId w:val="54"/>
  </w:num>
  <w:num w:numId="100">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65"/>
  </w:num>
  <w:num w:numId="102">
    <w:abstractNumId w:val="31"/>
  </w:num>
  <w:num w:numId="103">
    <w:abstractNumId w:val="70"/>
  </w:num>
  <w:num w:numId="104">
    <w:abstractNumId w:val="25"/>
  </w:num>
  <w:num w:numId="105">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o Cuong">
    <w15:presenceInfo w15:providerId="Windows Live" w15:userId="ad1b8d81faf427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hideSpellingErrors/>
  <w:activeWritingStyle w:appName="MSWord" w:lang="en-US" w:vendorID="64" w:dllVersion="6" w:nlCheck="1" w:checkStyle="0"/>
  <w:activeWritingStyle w:appName="MSWord" w:lang="en-US" w:vendorID="64" w:dllVersion="0" w:nlCheck="1" w:checkStyle="0"/>
  <w:activeWritingStyle w:appName="MSWord" w:lang="en-US" w:vendorID="64" w:dllVersion="131078" w:nlCheck="1" w:checkStyle="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1EEC"/>
    <w:rsid w:val="0000023C"/>
    <w:rsid w:val="00002FBA"/>
    <w:rsid w:val="000046C7"/>
    <w:rsid w:val="00006D5D"/>
    <w:rsid w:val="00006DAB"/>
    <w:rsid w:val="00010ABA"/>
    <w:rsid w:val="00014B16"/>
    <w:rsid w:val="00023A38"/>
    <w:rsid w:val="000255E8"/>
    <w:rsid w:val="00030D4F"/>
    <w:rsid w:val="00030FCD"/>
    <w:rsid w:val="00034761"/>
    <w:rsid w:val="00037F62"/>
    <w:rsid w:val="000445B4"/>
    <w:rsid w:val="00047C16"/>
    <w:rsid w:val="00053C4D"/>
    <w:rsid w:val="00057F8C"/>
    <w:rsid w:val="00066F41"/>
    <w:rsid w:val="000706AC"/>
    <w:rsid w:val="000935F3"/>
    <w:rsid w:val="00094BD5"/>
    <w:rsid w:val="00095C1C"/>
    <w:rsid w:val="000A02CB"/>
    <w:rsid w:val="000A6465"/>
    <w:rsid w:val="000B0CA4"/>
    <w:rsid w:val="000B5757"/>
    <w:rsid w:val="000C43D0"/>
    <w:rsid w:val="000D285D"/>
    <w:rsid w:val="000D545F"/>
    <w:rsid w:val="001013FC"/>
    <w:rsid w:val="0010185E"/>
    <w:rsid w:val="001071B9"/>
    <w:rsid w:val="0010760B"/>
    <w:rsid w:val="00113859"/>
    <w:rsid w:val="00120AFA"/>
    <w:rsid w:val="00126306"/>
    <w:rsid w:val="00137449"/>
    <w:rsid w:val="001403FA"/>
    <w:rsid w:val="00141C36"/>
    <w:rsid w:val="001434C2"/>
    <w:rsid w:val="00155FFF"/>
    <w:rsid w:val="00161BD6"/>
    <w:rsid w:val="00165841"/>
    <w:rsid w:val="00182304"/>
    <w:rsid w:val="00186FEF"/>
    <w:rsid w:val="00190C57"/>
    <w:rsid w:val="001972BF"/>
    <w:rsid w:val="001A1EF2"/>
    <w:rsid w:val="001A26EB"/>
    <w:rsid w:val="001A4DDE"/>
    <w:rsid w:val="001A79A3"/>
    <w:rsid w:val="001A7F60"/>
    <w:rsid w:val="001C640B"/>
    <w:rsid w:val="001C6BFC"/>
    <w:rsid w:val="001D3413"/>
    <w:rsid w:val="001D452B"/>
    <w:rsid w:val="001D7D58"/>
    <w:rsid w:val="001E27F0"/>
    <w:rsid w:val="001E6C05"/>
    <w:rsid w:val="001F1AFD"/>
    <w:rsid w:val="001F43E2"/>
    <w:rsid w:val="001F4EBC"/>
    <w:rsid w:val="002158FD"/>
    <w:rsid w:val="00216F9B"/>
    <w:rsid w:val="00223B65"/>
    <w:rsid w:val="00226849"/>
    <w:rsid w:val="00231D50"/>
    <w:rsid w:val="0024162E"/>
    <w:rsid w:val="00243A7D"/>
    <w:rsid w:val="00244E44"/>
    <w:rsid w:val="00244F53"/>
    <w:rsid w:val="00246122"/>
    <w:rsid w:val="0025093F"/>
    <w:rsid w:val="00251D7B"/>
    <w:rsid w:val="002550CE"/>
    <w:rsid w:val="00257A96"/>
    <w:rsid w:val="00261B9C"/>
    <w:rsid w:val="002674E9"/>
    <w:rsid w:val="00267859"/>
    <w:rsid w:val="00271C7B"/>
    <w:rsid w:val="00271CFD"/>
    <w:rsid w:val="00284776"/>
    <w:rsid w:val="0029111E"/>
    <w:rsid w:val="002921C3"/>
    <w:rsid w:val="00293FCD"/>
    <w:rsid w:val="002A49D6"/>
    <w:rsid w:val="002B106E"/>
    <w:rsid w:val="002B2E6B"/>
    <w:rsid w:val="002B5CB8"/>
    <w:rsid w:val="002C03BB"/>
    <w:rsid w:val="002D4630"/>
    <w:rsid w:val="002D70CA"/>
    <w:rsid w:val="002F1286"/>
    <w:rsid w:val="002F4EFE"/>
    <w:rsid w:val="00303266"/>
    <w:rsid w:val="003063CD"/>
    <w:rsid w:val="00312515"/>
    <w:rsid w:val="00312D84"/>
    <w:rsid w:val="00320E7B"/>
    <w:rsid w:val="00321A0B"/>
    <w:rsid w:val="00322364"/>
    <w:rsid w:val="00327EC4"/>
    <w:rsid w:val="003300E1"/>
    <w:rsid w:val="003322B6"/>
    <w:rsid w:val="00364D37"/>
    <w:rsid w:val="00367A52"/>
    <w:rsid w:val="003752AA"/>
    <w:rsid w:val="00376475"/>
    <w:rsid w:val="00380D92"/>
    <w:rsid w:val="003936C4"/>
    <w:rsid w:val="00393FB6"/>
    <w:rsid w:val="003A5D58"/>
    <w:rsid w:val="003A70C8"/>
    <w:rsid w:val="003B35E6"/>
    <w:rsid w:val="003B3B06"/>
    <w:rsid w:val="003C111B"/>
    <w:rsid w:val="003C4471"/>
    <w:rsid w:val="003D2A51"/>
    <w:rsid w:val="003D5FD6"/>
    <w:rsid w:val="003D70EC"/>
    <w:rsid w:val="003E0A5A"/>
    <w:rsid w:val="003E1D4E"/>
    <w:rsid w:val="003E7CC2"/>
    <w:rsid w:val="003F5ECE"/>
    <w:rsid w:val="00402264"/>
    <w:rsid w:val="00402631"/>
    <w:rsid w:val="00410041"/>
    <w:rsid w:val="00413CD4"/>
    <w:rsid w:val="00415453"/>
    <w:rsid w:val="00420A45"/>
    <w:rsid w:val="0042296A"/>
    <w:rsid w:val="00425DFF"/>
    <w:rsid w:val="00433354"/>
    <w:rsid w:val="00443071"/>
    <w:rsid w:val="0044375F"/>
    <w:rsid w:val="004461E3"/>
    <w:rsid w:val="00450259"/>
    <w:rsid w:val="0045029E"/>
    <w:rsid w:val="0045165B"/>
    <w:rsid w:val="00456DEC"/>
    <w:rsid w:val="00463529"/>
    <w:rsid w:val="00465484"/>
    <w:rsid w:val="004741A9"/>
    <w:rsid w:val="004B6A0D"/>
    <w:rsid w:val="004C3C06"/>
    <w:rsid w:val="004C6637"/>
    <w:rsid w:val="004D23C4"/>
    <w:rsid w:val="004D3346"/>
    <w:rsid w:val="004E0AF1"/>
    <w:rsid w:val="004E17AC"/>
    <w:rsid w:val="004F5DD6"/>
    <w:rsid w:val="004F5EBC"/>
    <w:rsid w:val="00503ACB"/>
    <w:rsid w:val="00506083"/>
    <w:rsid w:val="00514E4A"/>
    <w:rsid w:val="00516488"/>
    <w:rsid w:val="00516C2E"/>
    <w:rsid w:val="005171B5"/>
    <w:rsid w:val="00521A34"/>
    <w:rsid w:val="00522B3B"/>
    <w:rsid w:val="00526F36"/>
    <w:rsid w:val="00530535"/>
    <w:rsid w:val="0053069C"/>
    <w:rsid w:val="005502B7"/>
    <w:rsid w:val="00554C98"/>
    <w:rsid w:val="0055504A"/>
    <w:rsid w:val="00555788"/>
    <w:rsid w:val="005559CF"/>
    <w:rsid w:val="00556898"/>
    <w:rsid w:val="0056213F"/>
    <w:rsid w:val="005635E4"/>
    <w:rsid w:val="0058262C"/>
    <w:rsid w:val="00582D02"/>
    <w:rsid w:val="0058434B"/>
    <w:rsid w:val="00591833"/>
    <w:rsid w:val="00591F96"/>
    <w:rsid w:val="00594D90"/>
    <w:rsid w:val="00595464"/>
    <w:rsid w:val="00597057"/>
    <w:rsid w:val="005A030F"/>
    <w:rsid w:val="005A2736"/>
    <w:rsid w:val="005A5022"/>
    <w:rsid w:val="005A7750"/>
    <w:rsid w:val="005B2312"/>
    <w:rsid w:val="005B5AC0"/>
    <w:rsid w:val="005B5C37"/>
    <w:rsid w:val="005C1A7C"/>
    <w:rsid w:val="005C2126"/>
    <w:rsid w:val="005C2EBE"/>
    <w:rsid w:val="005C2EC1"/>
    <w:rsid w:val="005D5C54"/>
    <w:rsid w:val="005E1C0B"/>
    <w:rsid w:val="005E33E2"/>
    <w:rsid w:val="005F67C3"/>
    <w:rsid w:val="005F7844"/>
    <w:rsid w:val="00607325"/>
    <w:rsid w:val="00611150"/>
    <w:rsid w:val="006177EB"/>
    <w:rsid w:val="00622C62"/>
    <w:rsid w:val="00623520"/>
    <w:rsid w:val="006238F5"/>
    <w:rsid w:val="006248F5"/>
    <w:rsid w:val="006250A6"/>
    <w:rsid w:val="0062615E"/>
    <w:rsid w:val="006269A1"/>
    <w:rsid w:val="00632A6D"/>
    <w:rsid w:val="006337C6"/>
    <w:rsid w:val="00647C1B"/>
    <w:rsid w:val="00647F94"/>
    <w:rsid w:val="006520F5"/>
    <w:rsid w:val="006530EE"/>
    <w:rsid w:val="00653896"/>
    <w:rsid w:val="00661208"/>
    <w:rsid w:val="00671D95"/>
    <w:rsid w:val="00672973"/>
    <w:rsid w:val="00674E89"/>
    <w:rsid w:val="00693181"/>
    <w:rsid w:val="0069426F"/>
    <w:rsid w:val="006A664F"/>
    <w:rsid w:val="006B1D71"/>
    <w:rsid w:val="006B6536"/>
    <w:rsid w:val="006C43D1"/>
    <w:rsid w:val="006C4E95"/>
    <w:rsid w:val="006D3627"/>
    <w:rsid w:val="006E093F"/>
    <w:rsid w:val="006E3EE9"/>
    <w:rsid w:val="006E6E1C"/>
    <w:rsid w:val="006F4705"/>
    <w:rsid w:val="007034F3"/>
    <w:rsid w:val="00705FA0"/>
    <w:rsid w:val="0071295F"/>
    <w:rsid w:val="007143B8"/>
    <w:rsid w:val="00720476"/>
    <w:rsid w:val="00725FD2"/>
    <w:rsid w:val="0073169D"/>
    <w:rsid w:val="00743944"/>
    <w:rsid w:val="00743F23"/>
    <w:rsid w:val="00746626"/>
    <w:rsid w:val="00750468"/>
    <w:rsid w:val="00770D31"/>
    <w:rsid w:val="00781B7C"/>
    <w:rsid w:val="00785BA7"/>
    <w:rsid w:val="00793BDD"/>
    <w:rsid w:val="00797E0C"/>
    <w:rsid w:val="007A31FE"/>
    <w:rsid w:val="007A5817"/>
    <w:rsid w:val="007C302C"/>
    <w:rsid w:val="007D62FB"/>
    <w:rsid w:val="007E1633"/>
    <w:rsid w:val="007E3112"/>
    <w:rsid w:val="007F236A"/>
    <w:rsid w:val="00802513"/>
    <w:rsid w:val="00803E1E"/>
    <w:rsid w:val="00810A8F"/>
    <w:rsid w:val="00815A61"/>
    <w:rsid w:val="00821A7A"/>
    <w:rsid w:val="00821BF9"/>
    <w:rsid w:val="008223CF"/>
    <w:rsid w:val="00823264"/>
    <w:rsid w:val="00823C87"/>
    <w:rsid w:val="00835540"/>
    <w:rsid w:val="008367F1"/>
    <w:rsid w:val="0084042F"/>
    <w:rsid w:val="00840AAF"/>
    <w:rsid w:val="00841FD7"/>
    <w:rsid w:val="00844E6F"/>
    <w:rsid w:val="00851CB4"/>
    <w:rsid w:val="00856D25"/>
    <w:rsid w:val="00861548"/>
    <w:rsid w:val="0086163D"/>
    <w:rsid w:val="00874C97"/>
    <w:rsid w:val="008755D4"/>
    <w:rsid w:val="00893097"/>
    <w:rsid w:val="0089408E"/>
    <w:rsid w:val="008A567F"/>
    <w:rsid w:val="008B1578"/>
    <w:rsid w:val="008B2655"/>
    <w:rsid w:val="008B53F6"/>
    <w:rsid w:val="008C50AC"/>
    <w:rsid w:val="008C66D9"/>
    <w:rsid w:val="008C7FA4"/>
    <w:rsid w:val="008D77E7"/>
    <w:rsid w:val="008F64F4"/>
    <w:rsid w:val="0090077D"/>
    <w:rsid w:val="00910740"/>
    <w:rsid w:val="00910BBB"/>
    <w:rsid w:val="0091135E"/>
    <w:rsid w:val="00912B00"/>
    <w:rsid w:val="0091380F"/>
    <w:rsid w:val="00916450"/>
    <w:rsid w:val="00917D06"/>
    <w:rsid w:val="0092157D"/>
    <w:rsid w:val="0092344B"/>
    <w:rsid w:val="00924478"/>
    <w:rsid w:val="009268B9"/>
    <w:rsid w:val="0092711E"/>
    <w:rsid w:val="009331F6"/>
    <w:rsid w:val="00935EE9"/>
    <w:rsid w:val="009435B0"/>
    <w:rsid w:val="00947913"/>
    <w:rsid w:val="0096220B"/>
    <w:rsid w:val="00971874"/>
    <w:rsid w:val="00972E4B"/>
    <w:rsid w:val="00973B29"/>
    <w:rsid w:val="009805BB"/>
    <w:rsid w:val="00982D62"/>
    <w:rsid w:val="0098322A"/>
    <w:rsid w:val="00983A54"/>
    <w:rsid w:val="00984463"/>
    <w:rsid w:val="00991D0A"/>
    <w:rsid w:val="0099646B"/>
    <w:rsid w:val="009A6A03"/>
    <w:rsid w:val="009B0B38"/>
    <w:rsid w:val="009B36DB"/>
    <w:rsid w:val="009B5D7A"/>
    <w:rsid w:val="009B64DA"/>
    <w:rsid w:val="009C19E3"/>
    <w:rsid w:val="009C4573"/>
    <w:rsid w:val="009C7D45"/>
    <w:rsid w:val="009D00D3"/>
    <w:rsid w:val="009E258E"/>
    <w:rsid w:val="009F25DA"/>
    <w:rsid w:val="009F307F"/>
    <w:rsid w:val="00A152A0"/>
    <w:rsid w:val="00A17E37"/>
    <w:rsid w:val="00A21732"/>
    <w:rsid w:val="00A25452"/>
    <w:rsid w:val="00A25750"/>
    <w:rsid w:val="00A40953"/>
    <w:rsid w:val="00A40FB6"/>
    <w:rsid w:val="00A47E2D"/>
    <w:rsid w:val="00A60EB6"/>
    <w:rsid w:val="00A64185"/>
    <w:rsid w:val="00A645E9"/>
    <w:rsid w:val="00A657E7"/>
    <w:rsid w:val="00A718E7"/>
    <w:rsid w:val="00A73466"/>
    <w:rsid w:val="00A73CC3"/>
    <w:rsid w:val="00A76EBB"/>
    <w:rsid w:val="00A82A5D"/>
    <w:rsid w:val="00A97CCB"/>
    <w:rsid w:val="00AA0645"/>
    <w:rsid w:val="00AA383D"/>
    <w:rsid w:val="00AB24F4"/>
    <w:rsid w:val="00AB4388"/>
    <w:rsid w:val="00AC727D"/>
    <w:rsid w:val="00AD542B"/>
    <w:rsid w:val="00AE2C86"/>
    <w:rsid w:val="00B1257D"/>
    <w:rsid w:val="00B16DA9"/>
    <w:rsid w:val="00B23A2E"/>
    <w:rsid w:val="00B358B0"/>
    <w:rsid w:val="00B372DE"/>
    <w:rsid w:val="00B400C7"/>
    <w:rsid w:val="00B40F5E"/>
    <w:rsid w:val="00B4144B"/>
    <w:rsid w:val="00B41BF5"/>
    <w:rsid w:val="00B5394A"/>
    <w:rsid w:val="00B61EEC"/>
    <w:rsid w:val="00B638C1"/>
    <w:rsid w:val="00B837E8"/>
    <w:rsid w:val="00B91913"/>
    <w:rsid w:val="00B94ADC"/>
    <w:rsid w:val="00B95D57"/>
    <w:rsid w:val="00B96EB4"/>
    <w:rsid w:val="00BA18E6"/>
    <w:rsid w:val="00BB45C0"/>
    <w:rsid w:val="00BB616A"/>
    <w:rsid w:val="00BB7785"/>
    <w:rsid w:val="00BC0C4D"/>
    <w:rsid w:val="00BC4132"/>
    <w:rsid w:val="00BC5D6D"/>
    <w:rsid w:val="00BC7566"/>
    <w:rsid w:val="00BD0E47"/>
    <w:rsid w:val="00BD2A7E"/>
    <w:rsid w:val="00BD5D4D"/>
    <w:rsid w:val="00BE5775"/>
    <w:rsid w:val="00BE7BB6"/>
    <w:rsid w:val="00C050B6"/>
    <w:rsid w:val="00C14D6B"/>
    <w:rsid w:val="00C16627"/>
    <w:rsid w:val="00C22806"/>
    <w:rsid w:val="00C27988"/>
    <w:rsid w:val="00C3147A"/>
    <w:rsid w:val="00C35B51"/>
    <w:rsid w:val="00C36542"/>
    <w:rsid w:val="00C37FFB"/>
    <w:rsid w:val="00C418E7"/>
    <w:rsid w:val="00C43C87"/>
    <w:rsid w:val="00C61934"/>
    <w:rsid w:val="00C64818"/>
    <w:rsid w:val="00C6656A"/>
    <w:rsid w:val="00C67FC1"/>
    <w:rsid w:val="00C73C7F"/>
    <w:rsid w:val="00C76F3F"/>
    <w:rsid w:val="00C82738"/>
    <w:rsid w:val="00C8572F"/>
    <w:rsid w:val="00CA3232"/>
    <w:rsid w:val="00CA5769"/>
    <w:rsid w:val="00CB23E4"/>
    <w:rsid w:val="00CC0ED0"/>
    <w:rsid w:val="00CD2B88"/>
    <w:rsid w:val="00CD3C52"/>
    <w:rsid w:val="00CD6445"/>
    <w:rsid w:val="00CD6825"/>
    <w:rsid w:val="00CE09AC"/>
    <w:rsid w:val="00CE6D64"/>
    <w:rsid w:val="00D12FD8"/>
    <w:rsid w:val="00D14E6E"/>
    <w:rsid w:val="00D15B94"/>
    <w:rsid w:val="00D2191A"/>
    <w:rsid w:val="00D23071"/>
    <w:rsid w:val="00D23C38"/>
    <w:rsid w:val="00D268FE"/>
    <w:rsid w:val="00D32267"/>
    <w:rsid w:val="00D340F8"/>
    <w:rsid w:val="00D3442E"/>
    <w:rsid w:val="00D430F7"/>
    <w:rsid w:val="00D435B6"/>
    <w:rsid w:val="00D479F7"/>
    <w:rsid w:val="00D47E0F"/>
    <w:rsid w:val="00D6210C"/>
    <w:rsid w:val="00D66FCB"/>
    <w:rsid w:val="00D72968"/>
    <w:rsid w:val="00D77FD8"/>
    <w:rsid w:val="00D824ED"/>
    <w:rsid w:val="00D876B4"/>
    <w:rsid w:val="00D91EDF"/>
    <w:rsid w:val="00D93D83"/>
    <w:rsid w:val="00D954F5"/>
    <w:rsid w:val="00D97D22"/>
    <w:rsid w:val="00DB16D2"/>
    <w:rsid w:val="00DB19BB"/>
    <w:rsid w:val="00DB281F"/>
    <w:rsid w:val="00DC1243"/>
    <w:rsid w:val="00DD1C4C"/>
    <w:rsid w:val="00DD417F"/>
    <w:rsid w:val="00DD563A"/>
    <w:rsid w:val="00DD6C21"/>
    <w:rsid w:val="00DD764C"/>
    <w:rsid w:val="00DE0BF8"/>
    <w:rsid w:val="00DE1DFC"/>
    <w:rsid w:val="00DF0F34"/>
    <w:rsid w:val="00DF1BFC"/>
    <w:rsid w:val="00DF1FDD"/>
    <w:rsid w:val="00E069C2"/>
    <w:rsid w:val="00E15B16"/>
    <w:rsid w:val="00E17568"/>
    <w:rsid w:val="00E20865"/>
    <w:rsid w:val="00E301E3"/>
    <w:rsid w:val="00E34119"/>
    <w:rsid w:val="00E34F35"/>
    <w:rsid w:val="00E434A1"/>
    <w:rsid w:val="00E4405B"/>
    <w:rsid w:val="00E47366"/>
    <w:rsid w:val="00E54E31"/>
    <w:rsid w:val="00E6040F"/>
    <w:rsid w:val="00E65E85"/>
    <w:rsid w:val="00E66D9D"/>
    <w:rsid w:val="00E82FE4"/>
    <w:rsid w:val="00E85C83"/>
    <w:rsid w:val="00E87C30"/>
    <w:rsid w:val="00E90AAA"/>
    <w:rsid w:val="00E91B87"/>
    <w:rsid w:val="00E935F3"/>
    <w:rsid w:val="00E97385"/>
    <w:rsid w:val="00EA1E62"/>
    <w:rsid w:val="00EA30EC"/>
    <w:rsid w:val="00EB28D4"/>
    <w:rsid w:val="00EB5BD8"/>
    <w:rsid w:val="00ED4BE2"/>
    <w:rsid w:val="00ED5B90"/>
    <w:rsid w:val="00EE1362"/>
    <w:rsid w:val="00EE45D5"/>
    <w:rsid w:val="00EE7DBB"/>
    <w:rsid w:val="00EF5972"/>
    <w:rsid w:val="00EF5D78"/>
    <w:rsid w:val="00F0039F"/>
    <w:rsid w:val="00F05083"/>
    <w:rsid w:val="00F17B05"/>
    <w:rsid w:val="00F21E74"/>
    <w:rsid w:val="00F32798"/>
    <w:rsid w:val="00F35ED9"/>
    <w:rsid w:val="00F40988"/>
    <w:rsid w:val="00F45CC7"/>
    <w:rsid w:val="00F5052A"/>
    <w:rsid w:val="00F5735B"/>
    <w:rsid w:val="00F61F0B"/>
    <w:rsid w:val="00F71D59"/>
    <w:rsid w:val="00F7390E"/>
    <w:rsid w:val="00F75B90"/>
    <w:rsid w:val="00F7743F"/>
    <w:rsid w:val="00F808AE"/>
    <w:rsid w:val="00F85551"/>
    <w:rsid w:val="00FA6824"/>
    <w:rsid w:val="00FC05FA"/>
    <w:rsid w:val="00FD0CDA"/>
    <w:rsid w:val="00FE244B"/>
    <w:rsid w:val="00FE7079"/>
    <w:rsid w:val="00FE7E5B"/>
    <w:rsid w:val="00FF11EF"/>
    <w:rsid w:val="00FF70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8D4B8"/>
  <w15:docId w15:val="{2F19F03A-E0C1-402C-BACF-70DBA0212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4630"/>
  </w:style>
  <w:style w:type="paragraph" w:styleId="Heading1">
    <w:name w:val="heading 1"/>
    <w:basedOn w:val="ListParagraph"/>
    <w:next w:val="Normal"/>
    <w:link w:val="Heading1Char"/>
    <w:uiPriority w:val="9"/>
    <w:qFormat/>
    <w:rsid w:val="00190C57"/>
    <w:pPr>
      <w:numPr>
        <w:numId w:val="17"/>
      </w:numPr>
      <w:spacing w:line="360" w:lineRule="auto"/>
      <w:ind w:left="-426" w:firstLine="786"/>
      <w:outlineLvl w:val="0"/>
    </w:pPr>
    <w:rPr>
      <w:rFonts w:ascii="Times New Roman" w:hAnsi="Times New Roman" w:cs="Times New Roman"/>
      <w:b/>
      <w:color w:val="FF0000"/>
      <w:sz w:val="26"/>
      <w:szCs w:val="26"/>
    </w:rPr>
  </w:style>
  <w:style w:type="paragraph" w:styleId="Heading2">
    <w:name w:val="heading 2"/>
    <w:basedOn w:val="Normal"/>
    <w:next w:val="Normal"/>
    <w:link w:val="Heading2Char"/>
    <w:uiPriority w:val="9"/>
    <w:semiHidden/>
    <w:unhideWhenUsed/>
    <w:qFormat/>
    <w:rsid w:val="0089309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ListParagraph"/>
    <w:next w:val="Normal"/>
    <w:link w:val="Heading3Char"/>
    <w:autoRedefine/>
    <w:uiPriority w:val="9"/>
    <w:unhideWhenUsed/>
    <w:qFormat/>
    <w:rsid w:val="00647F94"/>
    <w:pPr>
      <w:numPr>
        <w:numId w:val="38"/>
      </w:numPr>
      <w:spacing w:after="200" w:line="360" w:lineRule="auto"/>
      <w:jc w:val="both"/>
      <w:outlineLvl w:val="2"/>
    </w:pPr>
    <w:rPr>
      <w:rFonts w:ascii="Times New Roman" w:hAnsi="Times New Roman" w:cs="Times New Roman"/>
      <w:b/>
      <w:sz w:val="24"/>
      <w:szCs w:val="24"/>
    </w:rPr>
  </w:style>
  <w:style w:type="paragraph" w:styleId="Heading4">
    <w:name w:val="heading 4"/>
    <w:basedOn w:val="ListParagraph"/>
    <w:next w:val="Normal"/>
    <w:link w:val="Heading4Char"/>
    <w:uiPriority w:val="9"/>
    <w:unhideWhenUsed/>
    <w:qFormat/>
    <w:rsid w:val="00874C97"/>
    <w:pPr>
      <w:numPr>
        <w:ilvl w:val="1"/>
        <w:numId w:val="15"/>
      </w:numPr>
      <w:spacing w:after="200" w:line="360" w:lineRule="auto"/>
      <w:jc w:val="both"/>
      <w:outlineLvl w:val="3"/>
    </w:pPr>
    <w:rPr>
      <w:rFonts w:ascii="Times New Roman" w:hAnsi="Times New Roman" w:cs="Times New Roman"/>
      <w:b/>
      <w:sz w:val="26"/>
      <w:szCs w:val="26"/>
    </w:rPr>
  </w:style>
  <w:style w:type="paragraph" w:styleId="Heading5">
    <w:name w:val="heading 5"/>
    <w:basedOn w:val="ListParagraph"/>
    <w:next w:val="Normal"/>
    <w:link w:val="Heading5Char"/>
    <w:uiPriority w:val="9"/>
    <w:unhideWhenUsed/>
    <w:qFormat/>
    <w:rsid w:val="009C19E3"/>
    <w:pPr>
      <w:numPr>
        <w:ilvl w:val="1"/>
        <w:numId w:val="38"/>
      </w:numPr>
      <w:spacing w:after="200" w:line="360" w:lineRule="auto"/>
      <w:jc w:val="both"/>
      <w:outlineLvl w:val="4"/>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61E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61EEC"/>
    <w:pPr>
      <w:ind w:left="720"/>
      <w:contextualSpacing/>
    </w:pPr>
  </w:style>
  <w:style w:type="paragraph" w:styleId="Header">
    <w:name w:val="header"/>
    <w:basedOn w:val="Normal"/>
    <w:link w:val="HeaderChar"/>
    <w:uiPriority w:val="99"/>
    <w:unhideWhenUsed/>
    <w:rsid w:val="00582D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2D02"/>
  </w:style>
  <w:style w:type="paragraph" w:styleId="Footer">
    <w:name w:val="footer"/>
    <w:basedOn w:val="Normal"/>
    <w:link w:val="FooterChar"/>
    <w:uiPriority w:val="99"/>
    <w:unhideWhenUsed/>
    <w:rsid w:val="00582D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2D02"/>
  </w:style>
  <w:style w:type="character" w:customStyle="1" w:styleId="Heading3Char">
    <w:name w:val="Heading 3 Char"/>
    <w:basedOn w:val="DefaultParagraphFont"/>
    <w:link w:val="Heading3"/>
    <w:uiPriority w:val="9"/>
    <w:qFormat/>
    <w:rsid w:val="00647F94"/>
    <w:rPr>
      <w:rFonts w:ascii="Times New Roman" w:hAnsi="Times New Roman" w:cs="Times New Roman"/>
      <w:b/>
      <w:sz w:val="24"/>
      <w:szCs w:val="24"/>
    </w:rPr>
  </w:style>
  <w:style w:type="paragraph" w:styleId="BalloonText">
    <w:name w:val="Balloon Text"/>
    <w:basedOn w:val="Normal"/>
    <w:link w:val="BalloonTextChar"/>
    <w:uiPriority w:val="99"/>
    <w:semiHidden/>
    <w:unhideWhenUsed/>
    <w:rsid w:val="008930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097"/>
    <w:rPr>
      <w:rFonts w:ascii="Segoe UI" w:hAnsi="Segoe UI" w:cs="Segoe UI"/>
      <w:sz w:val="18"/>
      <w:szCs w:val="18"/>
    </w:rPr>
  </w:style>
  <w:style w:type="character" w:customStyle="1" w:styleId="Heading1Char">
    <w:name w:val="Heading 1 Char"/>
    <w:basedOn w:val="DefaultParagraphFont"/>
    <w:link w:val="Heading1"/>
    <w:uiPriority w:val="9"/>
    <w:rsid w:val="00190C57"/>
    <w:rPr>
      <w:rFonts w:ascii="Times New Roman" w:hAnsi="Times New Roman" w:cs="Times New Roman"/>
      <w:b/>
      <w:color w:val="FF0000"/>
      <w:sz w:val="26"/>
      <w:szCs w:val="26"/>
    </w:rPr>
  </w:style>
  <w:style w:type="paragraph" w:styleId="TOCHeading">
    <w:name w:val="TOC Heading"/>
    <w:basedOn w:val="Heading1"/>
    <w:next w:val="Normal"/>
    <w:uiPriority w:val="39"/>
    <w:unhideWhenUsed/>
    <w:qFormat/>
    <w:rsid w:val="00893097"/>
    <w:pPr>
      <w:outlineLvl w:val="9"/>
    </w:pPr>
  </w:style>
  <w:style w:type="paragraph" w:styleId="TOC3">
    <w:name w:val="toc 3"/>
    <w:basedOn w:val="Normal"/>
    <w:next w:val="Normal"/>
    <w:autoRedefine/>
    <w:uiPriority w:val="39"/>
    <w:unhideWhenUsed/>
    <w:rsid w:val="00893097"/>
    <w:pPr>
      <w:spacing w:after="100"/>
      <w:ind w:left="440"/>
    </w:pPr>
  </w:style>
  <w:style w:type="character" w:styleId="Hyperlink">
    <w:name w:val="Hyperlink"/>
    <w:basedOn w:val="DefaultParagraphFont"/>
    <w:uiPriority w:val="99"/>
    <w:unhideWhenUsed/>
    <w:rsid w:val="00893097"/>
    <w:rPr>
      <w:color w:val="0563C1" w:themeColor="hyperlink"/>
      <w:u w:val="single"/>
    </w:rPr>
  </w:style>
  <w:style w:type="paragraph" w:styleId="TOC1">
    <w:name w:val="toc 1"/>
    <w:basedOn w:val="Normal"/>
    <w:next w:val="Normal"/>
    <w:autoRedefine/>
    <w:uiPriority w:val="39"/>
    <w:unhideWhenUsed/>
    <w:rsid w:val="00893097"/>
    <w:pPr>
      <w:spacing w:after="100"/>
    </w:pPr>
  </w:style>
  <w:style w:type="paragraph" w:styleId="TOC2">
    <w:name w:val="toc 2"/>
    <w:basedOn w:val="Normal"/>
    <w:next w:val="Normal"/>
    <w:autoRedefine/>
    <w:uiPriority w:val="39"/>
    <w:unhideWhenUsed/>
    <w:rsid w:val="00893097"/>
    <w:pPr>
      <w:spacing w:after="100"/>
      <w:ind w:left="220"/>
    </w:pPr>
  </w:style>
  <w:style w:type="character" w:customStyle="1" w:styleId="Heading2Char">
    <w:name w:val="Heading 2 Char"/>
    <w:basedOn w:val="DefaultParagraphFont"/>
    <w:link w:val="Heading2"/>
    <w:uiPriority w:val="9"/>
    <w:semiHidden/>
    <w:rsid w:val="00893097"/>
    <w:rPr>
      <w:rFonts w:asciiTheme="majorHAnsi" w:eastAsiaTheme="majorEastAsia" w:hAnsiTheme="majorHAnsi" w:cstheme="majorBidi"/>
      <w:color w:val="2E74B5" w:themeColor="accent1" w:themeShade="BF"/>
      <w:sz w:val="26"/>
      <w:szCs w:val="26"/>
    </w:rPr>
  </w:style>
  <w:style w:type="paragraph" w:styleId="Revision">
    <w:name w:val="Revision"/>
    <w:hidden/>
    <w:uiPriority w:val="99"/>
    <w:semiHidden/>
    <w:rsid w:val="00EE7DBB"/>
    <w:pPr>
      <w:spacing w:after="0" w:line="240" w:lineRule="auto"/>
    </w:pPr>
  </w:style>
  <w:style w:type="character" w:customStyle="1" w:styleId="Heading4Char">
    <w:name w:val="Heading 4 Char"/>
    <w:basedOn w:val="DefaultParagraphFont"/>
    <w:link w:val="Heading4"/>
    <w:uiPriority w:val="9"/>
    <w:rsid w:val="00874C97"/>
    <w:rPr>
      <w:rFonts w:ascii="Times New Roman" w:hAnsi="Times New Roman" w:cs="Times New Roman"/>
      <w:b/>
      <w:sz w:val="26"/>
      <w:szCs w:val="26"/>
    </w:rPr>
  </w:style>
  <w:style w:type="character" w:customStyle="1" w:styleId="Heading5Char">
    <w:name w:val="Heading 5 Char"/>
    <w:basedOn w:val="DefaultParagraphFont"/>
    <w:link w:val="Heading5"/>
    <w:uiPriority w:val="9"/>
    <w:rsid w:val="009C19E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A5CE5-8A2A-47AC-9130-6C1BCA626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1688</TotalTime>
  <Pages>61</Pages>
  <Words>6784</Words>
  <Characters>38672</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TMA</dc:creator>
  <cp:keywords/>
  <dc:description/>
  <cp:lastModifiedBy>Vo Cuong</cp:lastModifiedBy>
  <cp:revision>312</cp:revision>
  <dcterms:created xsi:type="dcterms:W3CDTF">2020-01-16T02:48:00Z</dcterms:created>
  <dcterms:modified xsi:type="dcterms:W3CDTF">2020-04-05T03:00:00Z</dcterms:modified>
</cp:coreProperties>
</file>